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Governance concentration in token economies is not predicted by initial allocation design. A 40-protocol cross-section spanning DePIN, DeFi, infrastructure, and social token categories documents that the percentage of tokens allocated to team and investors at launch is uninformative about post-distribution governance concentration (r = 0.19, p = 0.25, N = 37): protocols with generous community distributions and those with heavy insider allocations produce indistinguishable concentration outcomes. Hyperliquid, the only protocol in the sample with zero venture capital and a 31% community airdrop, produces an HHI of 0.005, yet protocols with comparable concentration allocated two to five times more to insiders. The pattern is consistent with post-distribution market dynamics dominating structural design choices. Protocols with more insider wallets among their top holders exhibit higher concentration even among their non-insider holders (Spearman rho = 0.54, p = 0.001, N = 34),         </w:t>
      </w:r>
      <w:del w:id="9052" w:author="Claude" w:date="2026-04-02T00:00:00Z">
        <w:r><w:delText>suggesting a structural ecosystem effect beyond the mechanical contribution of large insider positions to concentration metrics.</w:delText></w:r>
      </w:del>
      <w:ins w:id="9053" w:author="Claude" w:date="2026-04-02T00:00:00Z">
        <w:r><w:t>indicating that insider-heavy protocols have concentrated governance ecosystems, not merely concentrated insider positions.</w:t></w:r>
      </w:ins>
      <w:r>
        <w:t xml:space="preserve"> DePIN protocols exhibit higher concentration than DeFi protocols (Mann-Whitney p = 0.031, Cohen&#x2019;s d = 1.00), a suggestive result sensitive to sample composition (significant in 23 of 30 leave-one-out iterations; permutation p = 0.029). On-chain subsidy intensity correlates with concentration in levels (Pearson r = 0.58, p = 0.007, N = 20) but this result is driven entirely by Livepeer (88.5x subsidy); excluding it renders the correlation insignificant (r = 0.13, p = 0.59). Token inequality is near-universal (Gini 0.73 to 0.98) but only moderately correlated with concentration (r = 0.54), confirming they capture distinct governance dimensions.</w:t>
      </w:r>
    </w:p>
    <w:p>
      <w:pPr>
        <w:pStyle w:val="Heading 2"/>
        <w:spacing w:before="240"/>
      </w:pPr>
      <w:r>
        <w:rPr>
          <w:b/>
        </w:rPr>
        <w:t xml:space="preserve">JEL Codes: </w:t>
      </w:r>
      <w:r>
        <w:rPr/>
        <w:t>D02, D47, D63, D71, G34, L14, L86, P48</w:t>
      </w:r>
    </w:p>
    <w:p>
      <w:pPr>
        <w:pStyle w:val="Heading 2"/>
        <w:spacing w:before="240"/>
      </w:pPr>
      <w:r>
        <w:rPr>
          <w:b/>
        </w:rPr>
        <w:t>Keywords: tokenomics, institutional design, DePIN, governance concentration, mechanism design, political philosophy, Herfindahl-Hirschman Index, decentralized governance, scoring rubric, blockchain governance, exclusion methodology, delegation amplification; on-chain subsidy ratio; robustness; sample expansion; outlier robustness; non-insider HHI; tautology check; allocation design null.</w:t>
      </w:r>
      <w:r>
        <w:rPr/>
      </w:r>
    </w:p>
    <w:p>
      <w:pPr>
        <w:pStyle w:val="Heading1"/>
      </w:pPr>
      <w:r>
        <w:t>1. Introduction</w:t>
      </w:r>
    </w:p>
    <w:p>
      <w:pPr>
        <w:pStyle w:val="Heading2"/>
      </w:pPr>
      <w:r>
        <w:t>1.1 Motivation</w:t>
      </w:r>
    </w:p>
    <w:p>
      <w:r>
        <w:t xml:space="preserve">Three protocols with subsidy ratios between 0.33x and 0.37x , specifically DIMO, Aethir, and Aave) have governance HHI values of 0.038, 0.171, and 0.020 respectively. If financial sustainability determined governance concentration, these protocols would cluster. Instead, they span the full range of the 40-protocol sample. </w:t>
      </w:r>
      <w:del w:id="9002" w:author="Claude" w:date="2026-04-02T00:00:00Z">
        <w:r><w:delText>Governance concentration is a design outcome, not a financial outcome.</w:delText></w:r>
      </w:del>
      <w:ins w:id="9003" w:author="Claude" w:date="2026-04-02T00:00:00Z">
        <w:r><w:t>Governance concentration is a secondary market outcome, shaped by post-distribution trading and accumulation dynamics that neither allocation design nor protocol financial characteristics predict.</w:t></w:r>
      </w:ins>
      <w:r>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40-protocol governance concentration dataset spanning DePIN and DeFi, develop a Blockscout-verified exclusion methodology to remove 56 protocol-controlled addresses (staking contracts, exchange custodians, vesting locks, and protocol treasuries) from HHI computation, and test every available cross-sectional predictor of concentration using both parametric and rank-based methods.</w:t>
      </w:r>
    </w:p>
    <w:p>
      <w:r>
        <w:t xml:space="preserve">Four findings emerge. </w:t>
      </w:r>
      <w:del w:id="9004" w:author="Claude" w:date="2026-04-02T00:00:00Z">
        <w:r><w:delText>First, protocol-controlled address contamination is a field-wide measurement problem: 56 addresses across 17 protocols were masquerading as governance participants, and removing them changed affected protocols&#x2019; HHI by up to 5x.</w:delText></w:r>
      </w:del>
      <w:ins w:id="9005" w:author="Claude" w:date="2026-04-02T00:00:00Z">
        <w:r><w:t>First, naive token holder lists include addresses that cannot vote: staking contracts, exchange custodians, vesting locks, and protocol treasuries. Across 17 protocols, 56 such addresses were included in prior concentration measurements, inflating affected protocols&#x2019; HHI by up to 5x.</w:t></w:r>
      </w:ins>
      <w:r>
        <w:t xml:space="preserve"> Second, current insider wallet retention predicts governance concentration (Spearman rho = 0.44, p = 0.005), while initial allocation design does not (r = 0.19, p = 0.25, N = 37). Third, DePIN governance concentration is higher than DeFi after exclusion correction (Mann-Whitney p = 0.031, Cohen&#x2019;s d = 1.00), though this finding is sensitive to sample composition. Fourth, delegation amplifies concentration unevenly: DePIN protocols show voting-power HHI 3 to 6 times their holding HHI, while infrastructure protocols show the reverse pattern.</w:t>
      </w:r>
    </w:p>
    <w:p>
      <w:r>
        <w:t xml:space="preserve">These results extend the governance concentration literature (Barbereau et al., 2023; Feichtinger et al., 2023; Cong et al., 2025) in three directions: an exclusion methodology that corrects a systematic measurement artifact in prior work, a cross-sector null </w:t>
      </w:r>
      <w:del w:id="9006" w:author="Claude" w:date="2026-04-02T00:00:00Z">
        <w:r><w:delText>result that challenges financial explanations of concentration</w:delText></w:r>
      </w:del>
      <w:ins w:id="9007" w:author="Claude" w:date="2026-04-02T00:00:00Z">
        <w:r><w:t>documenting that neither revenue, subsidy intensity, token maturity, nor initial allocation predicts governance concentration</w:t></w:r>
      </w:ins>
      <w:r>
        <w:t xml:space="preserve">, and a normative framework translating five political-philosophical traditions into evaluable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replicable scoring rubric.</w:t>
      </w:r>
    </w:p>
    <w:p>
      <w:r>
        <w:t xml:space="preserve">Sections 2 and 3 develop the theoretical framework and design hypotheses. Section 4 operationalizes the framework through a scoring rubric and governance concentration cross-section design. Section 5 presents the empirical analysis. Sections 6 and 7 discuss implications, limitations, and future directions.</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ins w:id="9008" w:author="Claude" w:date="2026-04-02T00:00:00Z">
        <w:r><w:t>In practical terms: every decision about how tokens are distributed, who can vote, what can be changed, and how violations are punished is simultaneously an economic design choice and a political one.</w:t></w:r>
      </w:ins>
    </w:p>
    <w:p>
      <w:r>
        <w:rPr/>
        <w:t xml:space="preserve">Political philosophy asks:</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r>
        <w:rPr>
          <w:b w:val="0"/>
        </w:rPr>
        <w:t>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the nominal Pearson significance (p = 0.011) is entirely attributable to this single data point. The Spearman rank correlation, which downweights extreme values, shows no relationship (p = 0.60).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&#x201C;high-quality governance&#x201D; may correlate with unobserved competence; mitigated via controls, panel designs, and event studies.</w:t>
      </w:r>
    </w:p>
    <w:p>
      <w:r>
        <w:rPr/>
        <w:t>Data limitations: not all social outcomes are observable; capability measures may be available only for subsets of projects.</w:t>
      </w:r>
    </w:p>
    <w:p>
      <w:r>
        <w:rPr>
          <w:b w:val="0"/>
        </w:rPr>
        <w:t>Insider classification and tautology. The insider-concentration correlation has a mechanical component, addressed through a non-insider HHI decomposition (Section 5.4). The count-based measure survives; the balance-based measure does not. Five tokens are excluded from this check due to denominator mismatches or all-insider top-10 compositions. The classification methodology depends on Blockscout contract labels, which have lower coverage for Solana-native protocols; io.net&#x2019;s top-10 holders are all unclassified.</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&#x201C;Token Design&#x201D;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 xml:space="preserve">Token systems </w:t>
      </w:r>
      <w:del w:id="9009" w:author="Claude" w:date="2026-04-02T00:00:00Z">
        <w:r><w:delText>are institution-like: they function as rule-governed systems</w:delText></w:r>
      </w:del>
      <w:ins w:id="9010" w:author="Claude" w:date="2026-04-02T00:00:00Z">
        <w:r><w:t>function as institutions: rule-governed systems</w:t></w:r>
      </w:ins>
      <w:r> with constitutional constraints, fiscal policy, property-like rights, and enforcement procedures. This framing parallels classic traditions in constitutional political economy (e.g., Buchanan and Tullock (1962)) and commons governance (Ostrom), while also drawing from political philosophy&#x2019;s theories of legitimacy, justice, and domination. A key theme is that crypto networks differ from Web2 platforms not because they &#x201C;lack governance,&#x201D;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&#x201C;reverse engineering&#x201D;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Prize&#x2019;s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&#x201C;Sinks&#x201D; as Economic Policy</w:t>
      </w:r>
    </w:p>
    <w:p>
      <w:r>
        <w:rPr/>
        <w:t>Some of the clearest illustrations of tokenomics-as-policy appear in fee mechanism design. Ethereum&#x2019;s EIP-1559 (Buterin et al., 2019), for instance, introduced a base fee adjusted by network demand and burned rather than paid to miners/validators, creating a direct &#x201C;sink&#x201D; linked to usage and shaping the economic properties of the asset. Tim Roughgarden&#x2019;s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&#x201C;set-and-forget&#x201D;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r>
        <w:t>The leading formal model of token adoption (Cong, Li, &amp; Wang, 2021) demonstrates that equilibrium token price is determined by aggregating heterogeneous users&#x2019; transactional demand rather than by initial supply distribution, implying that post-distribution dynamics dominate design-time allocation choices. This theoretical result anticipates the allocation design null documented in Section 5.4.</w:t>
      </w:r>
    </w:p>
    <w:p>
      <w:pPr>
        <w:pStyle w:val="Heading2"/>
      </w:pPr>
      <w:r>
        <w:t>2.3 Incentives, Liquidity Mining, and the &#x201C;Mercenary Capital&#x201D;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&#x201C;mercenary capital&#x201D;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&#x201C;Decentralization Illusion&#x201D;</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&#x201C;whales,&#x201D; delegates, or insiders, leading to outcomes that are formally decentralized but substantively centralized.</w:t>
      </w:r>
      <w:r>
        <w:rPr>
          <w:b/>
        </w:rPr>
      </w:r>
      <w:r>
        <w:rPr/>
      </w:r>
      <w:r>
        <w:rPr>
          <w:b/>
        </w:rPr>
      </w:r>
      <w:r>
        <w:rPr/>
      </w:r>
    </w:p>
    <w:p>
      <w:r>
        <w:rPr/>
        <w:t>The Bank for International Settlements (BIS) argues (Aramonte et al., 2021) that DeFi contains a &#x201C;decentralization illusion,&#x201D; emphasizing </w:t>
      </w:r>
      <w:del w:id="9011" w:author="Claude" w:date="2026-04-02T00:00:00Z">
        <w:r><w:delText>structural tendencies toward concentration due to governance needs and incentive structures.</w:delText></w:r>
      </w:del>
      <w:ins w:id="9012" w:author="Claude" w:date="2026-04-02T00:00:00Z">
        <w:r><w:t>that protocols marketed as decentralized frequently concentrate decision-making power among a small number of token holders, developers, or validators.</w:t></w:r>
      </w:ins>
      <w:r> This critique is significant for this paper because it links governance concentration to systemic risks and questions the legitimacy of &#x201C;decentralized&#x201D;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delegation&#x2019;s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&#x201C;token voting&#x201D; equals democracy.</w:t>
      </w:r>
    </w:p>
    <w:p>
      <w:r>
        <w:rPr/>
        <w:t>Voting power inequality in Compound, Uniswap, and ENS exceeds wealth inequality in real-world economies, with </w:t>
      </w:r>
      <w:del w:id="9013" w:author="Claude" w:date="2026-04-02T00:00:00Z">
        <w:r><w:delText>delegate Gini values approaching 0.99</w:delText></w:r>
      </w:del>
      <w:ins w:id="9014" w:author="Claude" w:date="2026-04-02T00:00:00Z">
        <w:r><w:t>voting power more unequally distributed than income in any country</w:t></w:r>
      </w:ins>
      <w:r>
        <w:t xml:space="preserve"> (Fritsch, Müller, &amp; Wattenhofer, 2024), a pattern consistent with the delegation amplification documented in Section 5.5; notably, these concentrated delegates rarely overturn community-preferred outcomes, suggesting that concentration creates domination risk rather than routine domination. Across 10,639 proposals in 151 DAOs, three or fewer entities exert effective control over most governance decisions (Appel &amp; Grennan, 2023), consistent with the insider dominance this paper documents at the token-holder level.</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&#x201C;hard parameters&#x201D;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chapters&#x2019; distinction between a protocol&#x2019;s &#x201C;constitutional layer&#x201D; (hard-to-change constraints) and &#x201C;policy layer&#x201D; (adjustable parameters).</w:t>
      </w:r>
    </w:p>
    <w:p>
      <w:pPr>
        <w:pStyle w:val="Heading3"/>
      </w:pPr>
      <w:r>
        <w:t>2.6.2 Ostrom and Polycentricity</w:t>
      </w:r>
    </w:p>
    <w:p>
      <w:r>
        <w:rPr/>
        <w:t>Ostrom&#x2019;s (1990) work provides one of the strongest empirical foundations for governance of commons and public service industries. Her concept of polycentric governance emphasizes multiple overlapping decision centers, local experimentation, and rule diversity. Ostrom&#x2019;s AER article explicitly characterizes polycentric systems as alternatives to the binary &#x201C;market vs state&#x201D;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paper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Kant&#x2019;s (1785/1997) political philosophy articulates constraints on legitimate coercion and public law, including the idea that political maxims must be capable of publicity (a &#x201C;transcendental principle of the publicity of public law&#x201D;). The Stanford Encyclopedia notes that the Kantian publicity test functions as a necessary condition for rightness in the political sphere, connecting legitimacy to the ability to publicly avow governing principles.</w:t>
      </w:r>
    </w:p>
    <w:p>
      <w:r>
        <w:rPr/>
        <w:t>Kant&#x2019;s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SEP&#x2019;s entry on republicanism describes non-domination as central to contemporary civic republican theory.</w:t>
        <w:br/>
        <w:t>The SEP&#x2019;s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&#x201C;doings and beings.&#x201D; The SEP entry emphasizes capabilities and functionings as core evaluative concepts, motivating the the call to measure social impact beyond token price and TVL.</w:t>
      </w:r>
    </w:p>
    <w:p>
      <w:pPr>
        <w:pStyle w:val="Heading3"/>
      </w:pPr>
      <w:r>
        <w:t>2.7.4 Hayek and Dispersed Knowledge</w:t>
      </w:r>
    </w:p>
    <w:p>
      <w:r>
        <w:rPr/>
        <w:t>Hayek&#x2019;s (1945) &#x201C;Use of Knowledge in Society&#x201D;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(2010)&#x2019;s &#x201C;privacy as contextual integrity&#x201D;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&#x201C;What makes a rule system legitimate?&#x201D; - therefore becomes an engineering question: &#x201C;What mechanism properties produce legitimacy under adversarial conditions and pluralistic values?&#x201D;</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(&#x201C;tokenomics design&#x201D;)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can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 xml:space="preserve">Sink: </w:t>
      </w:r>
      <w:del w:id="9015" w:author="Claude" w:date="2026-04-02T00:00:00Z">
        <w:r><w:delText>float-reducing mechanisms (burns, buybacks that retire tokens, locks that credibly reduce circulating float over the window).</w:delText></w:r>
      </w:del>
      <w:ins w:id="9016" w:author="Claude" w:date="2026-04-02T00:00:00Z">
        <w:r><w:t>mechanisms that permanently or temporarily remove tokens from circulation (burns, buybacks that retire tokens, locks that reduce tradeable supply).</w:t></w:r>
      </w:ins>
      <w:r>
        <w:br/>
        <w:t>A system exhibits &#x201C;sink before faucet&#x201D;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 xml:space="preserve">A system </w:t>
      </w:r>
      <w:del w:id="9017" w:author="Claude" w:date="2026-04-02T00:00:00Z">
        <w:r><w:delText>is legitimacy-feasible if</w:delText></w:r>
      </w:del>
      <w:ins w:id="9018" w:author="Claude" w:date="2026-04-02T00:00:00Z">
        <w:r><w:t>satisfies its legitimacy constraints if</w:t></w:r>
      </w:ins>
      <w:r>
        <w:t xml:space="preserve">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2"/>
            <a:graphic>
              <a:graphicData uri="http://schemas.openxmlformats.org/drawingml/2006/picture">
                <pic:pic>
                  <pic:nvPicPr>
                    <pic:cNvPr id="2" name="Figure 2"/>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2.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model&#x2019;s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Kant&#x2019;s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Ethereum&#x2019;s base layer exemplifies Kantian publicity in practice. With a hard-coded fee burn mechanism (EIP-1559) and immutable consensus rules, the network processed approximately 383 million transactions in 2023 (CoinGecko, 2026) with zero rollbacks or reversals. Bitcoin&#x2019;s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Tron&#x2019;s Justin Sun used custodial exchange votes to seize governance control of the Steem DAO, the community exercised its ultimate contestability mechanism: forking to Hive and stripping the acquirer&#x2019;s 70 million STEEM stake (Barbereau et al., 2023). Within weeks, HIVE tokens traded at parity with or above STEEM, demonstrating that communities can mobilize credible exit when non-domination norms are breached. Optimism&#x2019;s 2023 bicameral governance structure (Token House plus Citizens&#x2019; House with one-person-one-vote) illustrates institutional contestability by design: the Citizens&#x2019;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Ethereum&#x2019;s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Terra&#x2019;s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S2R reached 0.379 by March 2026, with token burns absorbing 36% of monthly emissions (Dune Analytics) while Helium's annual inflation fell below 2% (Bane &amp; Gala, 2026),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&#x201C;presence/coverage&#x201D; to &#x201C;SLA-verified service delivered&#x201D;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Helium&#x2019;s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and S2R rose to approximately 0.18.</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Ostrom&#x2019;s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&#x201C;code as governance&#x201D;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Picture 1"/>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3.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40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(15 DeFi, 15 DePIN, 8 L1/L2 infrastructure, </w:t>
      </w:r>
      <w:del w:id="9019" w:author="Claude" w:date="2026-04-02T00:00:00Z">
        <w:r><w:delText>2 survivorship-bias controls</w:delText></w:r>
      </w:del>
      <w:ins w:id="9020" w:author="Claude" w:date="2026-04-02T00:00:00Z">
        <w:r><w:t>2 failed or stagnated protocols included to avoid studying only survivors</w:t></w:r>
      </w:ins>
      <w:r>
        <w:t xml:space="preserve">), maturity (2017-2024 launches), and governance model (token-weighted, delegate, futarchy). The expanded 40-protocol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w:t>
      </w:r>
      <w:del w:id="9021" w:author="Claude" w:date="2026-04-02T00:00:00Z">
        <w:r><w:delText>Solana-native tokens (META, DRIFT, GRASS, W) were collected via Helius getTokenAccounts API to address systematic undercounting in Dune's solana_utils.daily_balances table, which returned 29-291 holders versus 5,067-99,980 from direct RPC enumeration.</w:delText></w:r>
      </w:del>
      <w:ins w:id="9022" w:author="Claude" w:date="2026-04-02T00:00:00Z">
        <w:r><w:t>Solana-native tokens (META, DRIFT, GRASS, W) required a separate data collection pipeline (Helius DAS API) because the primary indexer undercounted holders by two orders of magnitude; details are in Supplementary File S6.</w:t></w:r>
      </w:ins>
      <w:r>
        <w:t></w:t>
      </w:r>
    </w:p>
    <w:p>
      <w:r>
        <w:rPr>
          <w:i/>
          <w:sz w:val="18"/>
        </w:rPr>
        <w:t>Figure 4. Holding-based Herfindahl-Hirschman Index (HHI) across 40 governance tokens (March 2026 snapshot, top-1,000 holders, protocol-controlled addresses excluded). Dashed lines indicate category means. Protocols sorted by category then HHI ascending.</w:t>
      </w:r>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 Prior work applying the Gini coefficient to eight major cryptocurrencies found inequality levels comparable to real-world economies (Sai, Buckley, &amp; Le Gear, 2021); because permissionless address creation produces millions of near-zero-balance wallets that inflate Gini toward 1.0 regardless of governance structure, the near-universal inequality this sample documents (Gini 0.45 to 0.99) is a measurement artifact of ledger architecture rather than a governance signal, reinforcing the case for HHI as the primary concentration metric.</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&#x201C;dead&#x201D;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($111M annualized from 150+ enterprise AI and gaming clients), its governance token (ATH) has an HHI of 0.171, the second highest in the DePIN subsample. Aethir's subsidy ratio of 0.36x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 xml:space="preserve">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We cross-validate allocation data against the Tokenomist API for the 10 protocols available under the free-trial catalog. Seven of nine matched protocols agree within three percentage points; two discrepancies (Aave, Lido) reflect Tokenomist&#x2019;s reporting of current vesting state rather than initial allocation design, a distinction that reinforces the separation between design intent and observed holder composition documented in Section 5.4. Two protocols (MetaDAO, Token Engineering Commons) use non-standard allocation models that cannot be mapped to team/investor/community buckets and are excluded from the allocation regression.</w:t>
      </w:r>
      <w:ins w:id="1" w:author="Claude" w:date="2026-04-01T00:00:00Z">
        <w:r>
          <w:rPr/>
          <w:t xml:space="preserve"> Balancer (BAL) is included in the regression analysis but excluded from the concentration summary table; its veBAL vote-escrow mechanism makes raw token HHI non-comparable with one-token-one-vote protocols, so it is omitted from the cross-sectional concentration statistics but retained where covariate coverage is sufficient.</w:t>
        </w:r>
      </w:ins>
      <w:r>
        <w:rPr/>
        <w:t xml:space="preserve">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r>
        <w:rPr>
          <w:b w:val="0"/>
        </w:rPr>
        <w:t>Aave&#x2019;s initial allocation included a substantial team and investor share, but all vesting has completed. Tokenomist reports the current state (0% insider, 100% community), which reflects full distribution rather than the absence of an initial insider allocation. Our regression uses the initial design allocation (from project documentation), not the Tokenomist current-state value.</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on/off-chain, delegation, thresholds, quorums, timelocks, veto/guardian.; Participation costs: </w:t>
      </w:r>
      <w:del w:id="9040" w:author="Claude" w:date="2026-04-02T00:00:00Z">
        <w:r><w:delText>cost-to-meaningful-voice proxies.</w:delText></w:r>
      </w:del>
      <w:ins w:id="9041" w:author="Claude" w:date="2026-04-02T00:00:00Z">
        <w:r><w:t>the minimum token holding or gas expenditure required to submit a governance proposal or cast a meaningful vote.</w:t></w:r>
      </w:ins>
      <w:r>
        <w:t></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protocol&#x2019;s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Cohen&#x2019;s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11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w:t>
      </w:r>
      <w:ins w:id="9023" w:author="Claude" w:date="2026-04-02T00:00:00Z">
        <w:r><w:t>(for reference, a market with four equal competitors has HHI = 0.25)</w:t></w:r>
      </w:ins>
      <w:r>
        <w:t xml:space="preserve">. The Gini coefficient measures inequality in the same distribution, ranging from 0 (perfect equality) to 1 (maximum inequality). Top-N concentration ratios (Top-1, Top-5, Top-10 share) complement HHI by identifying specific whale addresses.</w:t>
      </w:r>
    </w:p>
    <w:p>
      <w:r>
        <w:rPr>
          <w:b w:val="0"/>
        </w:rPr>
        <w:t>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w:t>
      </w:r>
      <w:del w:id="9024" w:author="Claude" w:date="2026-04-02T00:00:00Z">
        <w:r><w:delText>The Index is designed to correlate with governance quality but is not a causal claim: a high Synergy Index reflects that a protocol's institutional design aligns with multiple normative traditions, not that such alignment causes good outcomes.</w:delText></w:r>
      </w:del>
      <w:ins w:id="9025" w:author="Claude" w:date="2026-04-02T00:00:00Z">
        <w:r><w:t>A high Synergy Index indicates that a protocol&#x2019;s institutional design aligns with multiple normative traditions; it measures design intent, not governance effectiveness.</w:t></w:r>
      </w:ins>
      <w:r>
        <w:t xml:space="preserve">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Claims boundary (Table 3): We execute one empirical analysis from the full pipeline specified in Section 4.7: a cross-sectional governance concentration comparison across 40 protocols.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Table 4 reports governance concentration for 40 protocols, computed from Dune Analytics multi-chain queries and Helius DAS API token holder distributions (March 2026 snapshot). We report address-holding concentration after excluding 56 protocol-controlled addresses across 17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$111M annualized revenue),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56 protocol-controlled addresses excluded across 17 protocols). † = futarchy governance. ‡ = survivorship-bias control. Sorted by category then HHI ascending. Balancer and Curve use vote-escrowed governance mechanisms (veBAL, veCRV). Reported HHI values measure raw token holding concentration, not voting power. Vote-escrowed concentration is expected to be higher due to lock-duration multipliers, analogous to the stkAAVE caveat noted above. Hyperliquid is excluded from the subsidy regression because the protocol has no token emissions. Instead, 97% of trading fees are routed to an Assistance Fund that purchases and permanently burns HYPE tokens.</w:t>
      </w:r>
    </w:p>
    <w:p>
      <w:r>
        <w:rPr>
          <w:b w:val="0"/>
        </w:rPr>
        <w:t>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DePIN protocols exhibit higher governance concentration than DeFi protocols in the expanded 40-protocol dataset (Mann-Whitney p = 0.031, Cohen&#x2019;s d = 1.00). DePIN mean HHI (0.088, N=15) exceeds DeFi mean HHI (0.059, N=15). The result is sensitive to sample composition and should be characterized as suggestive rather than robust; the test remains significant in 23 of 30 leave-one-out iterations, with seven protocols individually capable of pushing the p-value above 0.052. A permutation test (10,000 random reassignments of sector labels) yields p = 0.029, confirming the direction is not an artifact of the asymptotic approximation.         </w:t>
      </w:r>
      <w:del w:id="9028" w:author="Claude" w:date="2026-04-02T00:00:00Z">
        <w:r><w:delText>Formal analysis of capital-intensive networks demonstrates that even small asymmetries in operational costs produce highly concentrated market shares (Arnosti &amp; Weinberg, 2022); DePIN protocols, where fleet operators achieve lower per-unit costs than solo participants through scale economies, exhibit this oligopoly structure (Cohen&#x2019;s d = 1.00 relative to DeFi).</w:delText></w:r>
      </w:del>
      <w:ins w:id="9029" w:author="Claude" w:date="2026-04-02T00:00:00Z">
        <w:r><w:t>In capital-intensive networks, even small cost advantages produce concentrated market shares (Arnosti &amp; Weinberg, 2022). DePIN protocols exhibit this pattern: fleet operators who deploy hundreds of devices achieve lower per-unit costs than solo participants, and the resulting scale economies are consistent with the concentration gap observed here (Cohen&#x2019;s d = 1.00 relative to DeFi).</w:t></w:r>
      </w:ins>
      <w:r>
        <w:t></w:t>
      </w:r>
    </w:p>
    <w:p>
      <w:r>
        <w:rPr>
          <w:b w:val="0"/>
        </w:rPr>
        <w:t xml:space="preserve">DePIN governance concentration is also significantly higher than L1/L2 infrastructure protocols (mean HHI 0.036, N=8): Welch t-test p = 0.038, Cohen&#x2019;s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0.19, p = 0.25),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w:t>
      </w:r>
      <w:del w:id="9030" w:author="Claude" w:date="2026-04-02T00:00:00Z">
        <w:r><w:delText>compression</w:delText></w:r>
      </w:del>
      <w:ins w:id="9031" w:author="Claude" w:date="2026-04-02T00:00:00Z">
        <w:r><w:t>distribution-broadening</w:t></w:r>
      </w:ins>
      <w:r>
        <w:t xml:space="preserve"> mechanisms entirely. The governance concentration patterns in Table 4 may reflect distribution mechanism design rather than sector-level differences. However, the regression null on insider allocation (Section 5.4) cautions against treating initial token allocation as a </w:t>
      </w:r>
      <w:del w:id="9032" w:author="Claude" w:date="2026-04-02T00:00:00Z">
        <w:r><w:delText>sufficient statistic for</w:delText></w:r>
      </w:del>
      <w:ins w:id="9033" w:author="Claude" w:date="2026-04-02T00:00:00Z">
        <w:r><w:t>complete measure of</w:t></w:r>
      </w:ins>
      <w:r>
        <w:t xml:space="preserve"> distribution design: compression mechanisms (sub-linear scaling, activity-based caps, delegation incentives) operate through ongoing protocol governance, not through the initial percentage split alone.</w:t>
      </w:r>
    </w:p>
    <w:p>
      <w:pPr>
        <w:pStyle w:val="Heading2"/>
      </w:pPr>
      <w:r>
        <w:t>5.4 Allocation Design and Post-Distribution Dynamics</w:t>
      </w:r>
    </w:p>
    <w:p>
      <w:r>
        <w:rPr>
          <w:b w:val="0"/>
        </w:rPr>
        <w:t>Initial token allocation design does not predict governance concentration. The percentage of total supply allocated to team and investors at launch shows no significant association with post-distribution HHI (Pearson r = 0.19, p = 0.25, N = 37; Spearman rho = 0.07, p = 0.69). This null persists across alternative specifications: token unlock progress, float-adjusted concentration, and the interaction of allocation with protocol maturity all produce coefficients indistinguishable from zero (Table 5, Models 3 through 5; Table 8 summarizes the bivariate battery).</w:t>
      </w:r>
    </w:p>
    <w:tbl>
      <w:tblPr>
        <w:tblStyle w:val="TableGrid"/>
        <w:tblW w:type="dxa" w:w="8640"/>
        <w:tblLook w:firstColumn="1" w:firstRow="1" w:lastColumn="0" w:lastRow="0" w:noHBand="0" w:noVBand="1" w:val="04A0"/>
      </w:tblPr>
      <w:tblGrid>
        <w:gridCol w:w="2520"/>
        <w:gridCol w:w="1080"/>
        <w:gridCol w:w="1080"/>
        <w:gridCol w:w="720"/>
        <w:gridCol w:w="600"/>
        <w:gridCol w:w="2640"/>
      </w:tblGrid>
      <w:tr>
        <w:tc>
          <w:tcPr>
            <w:tcW w:type="dxa" w:w="2520"/>
          </w:tcPr>
          <w:p>
            <w:r>
              <w:rPr>
                <w:b/>
              </w:rPr>
              <w:t xml:space="preserve">Covariate</w:t>
            </w:r>
          </w:p>
        </w:tc>
        <w:tc>
          <w:tcPr>
            <w:tcW w:type="dxa" w:w="1080"/>
          </w:tcPr>
          <w:p>
            <w:r>
              <w:rPr>
                <w:b/>
              </w:rPr>
              <w:t xml:space="preserve">Test</w:t>
            </w:r>
          </w:p>
        </w:tc>
        <w:tc>
          <w:tcPr>
            <w:tcW w:type="dxa" w:w="1080"/>
          </w:tcPr>
          <w:p>
            <w:r>
              <w:rPr>
                <w:b/>
              </w:rPr>
              <w:t xml:space="preserve">Statistic</w:t>
            </w:r>
          </w:p>
        </w:tc>
        <w:tc>
          <w:tcPr>
            <w:tcW w:type="dxa" w:w="720"/>
          </w:tcPr>
          <w:p>
            <w:r>
              <w:rPr>
                <w:b/>
              </w:rPr>
              <w:t xml:space="preserve">p</w:t>
            </w:r>
          </w:p>
        </w:tc>
        <w:tc>
          <w:tcPr>
            <w:tcW w:type="dxa" w:w="600"/>
          </w:tcPr>
          <w:p>
            <w:r>
              <w:rPr>
                <w:b/>
              </w:rPr>
              <w:t xml:space="preserve">N</w:t>
            </w:r>
          </w:p>
        </w:tc>
        <w:tc>
          <w:tcPr>
            <w:tcW w:type="dxa" w:w="2640"/>
          </w:tcPr>
          <w:p>
            <w:r>
              <w:rPr>
                <w:b/>
              </w:rPr>
              <w:t xml:space="preserve">Status</w:t>
            </w:r>
          </w:p>
        </w:tc>
      </w:tr>
      <w:tr>
        <w:tc>
          <w:tcPr>
            <w:tcW w:type="dxa" w:w="2520"/>
          </w:tcPr>
          <w:p>
            <w:r>
              <w:rPr/>
              <w:t xml:space="preserve">Insider allocation (%)</w:t>
            </w:r>
          </w:p>
        </w:tc>
        <w:tc>
          <w:tcPr>
            <w:tcW w:type="dxa" w:w="1080"/>
          </w:tcPr>
          <w:p>
            <w:r>
              <w:rPr/>
              <w:t xml:space="preserve">Pearson r</w:t>
            </w:r>
          </w:p>
        </w:tc>
        <w:tc>
          <w:tcPr>
            <w:tcW w:type="dxa" w:w="1080"/>
          </w:tcPr>
          <w:p>
            <w:r>
              <w:rPr/>
              <w:t xml:space="preserve">+0.19</w:t>
            </w:r>
          </w:p>
        </w:tc>
        <w:tc>
          <w:tcPr>
            <w:tcW w:type="dxa" w:w="720"/>
          </w:tcPr>
          <w:p>
            <w:r>
              <w:rPr/>
              <w:t xml:space="preserve">0.25</w:t>
            </w:r>
          </w:p>
        </w:tc>
        <w:tc>
          <w:tcPr>
            <w:tcW w:type="dxa" w:w="600"/>
          </w:tcPr>
          <w:p>
            <w:r>
              <w:rPr/>
              <w:t xml:space="preserve">37</w:t>
            </w:r>
          </w:p>
        </w:tc>
        <w:tc>
          <w:tcPr>
            <w:tcW w:type="dxa" w:w="2640"/>
          </w:tcPr>
          <w:p>
            <w:r>
              <w:rPr/>
              <w:t xml:space="preserve">Null</w:t>
            </w:r>
          </w:p>
        </w:tc>
      </w:tr>
      <w:tr>
        <w:tc>
          <w:tcPr>
            <w:tcW w:type="dxa" w:w="2520"/>
          </w:tcPr>
          <w:p>
            <w:r>
              <w:rPr/>
              <w:t xml:space="preserve">Team allocation (%)</w:t>
            </w:r>
          </w:p>
        </w:tc>
        <w:tc>
          <w:tcPr>
            <w:tcW w:type="dxa" w:w="1080"/>
          </w:tcPr>
          <w:p>
            <w:r>
              <w:rPr/>
              <w:t xml:space="preserve">Pearson r</w:t>
            </w:r>
          </w:p>
        </w:tc>
        <w:tc>
          <w:tcPr>
            <w:tcW w:type="dxa" w:w="1080"/>
          </w:tcPr>
          <w:p>
            <w:r>
              <w:rPr/>
              <w:t xml:space="preserve">−0.13</w:t>
            </w:r>
          </w:p>
        </w:tc>
        <w:tc>
          <w:tcPr>
            <w:tcW w:type="dxa" w:w="720"/>
          </w:tcPr>
          <w:p>
            <w:r>
              <w:rPr/>
              <w:t xml:space="preserve">0.46</w:t>
            </w:r>
          </w:p>
        </w:tc>
        <w:tc>
          <w:tcPr>
            <w:tcW w:type="dxa" w:w="600"/>
          </w:tcPr>
          <w:p>
            <w:r>
              <w:rPr/>
              <w:t xml:space="preserve">37</w:t>
            </w:r>
          </w:p>
        </w:tc>
        <w:tc>
          <w:tcPr>
            <w:tcW w:type="dxa" w:w="2640"/>
          </w:tcPr>
          <w:p>
            <w:r>
              <w:rPr/>
              <w:t xml:space="preserve">Null</w:t>
            </w:r>
          </w:p>
        </w:tc>
      </w:tr>
      <w:tr>
        <w:tc>
          <w:tcPr>
            <w:tcW w:type="dxa" w:w="2520"/>
          </w:tcPr>
          <w:p>
            <w:r>
              <w:rPr/>
              <w:t xml:space="preserve">Investor allocation (%)</w:t>
            </w:r>
          </w:p>
        </w:tc>
        <w:tc>
          <w:tcPr>
            <w:tcW w:type="dxa" w:w="1080"/>
          </w:tcPr>
          <w:p>
            <w:r>
              <w:rPr/>
              <w:t xml:space="preserve">Pearson r</w:t>
            </w:r>
          </w:p>
        </w:tc>
        <w:tc>
          <w:tcPr>
            <w:tcW w:type="dxa" w:w="1080"/>
          </w:tcPr>
          <w:p>
            <w:r>
              <w:rPr/>
              <w:t xml:space="preserve">+0.26</w:t>
            </w:r>
          </w:p>
        </w:tc>
        <w:tc>
          <w:tcPr>
            <w:tcW w:type="dxa" w:w="720"/>
          </w:tcPr>
          <w:p>
            <w:r>
              <w:rPr/>
              <w:t xml:space="preserve">0.14</w:t>
            </w:r>
          </w:p>
        </w:tc>
        <w:tc>
          <w:tcPr>
            <w:tcW w:type="dxa" w:w="600"/>
          </w:tcPr>
          <w:p>
            <w:r>
              <w:rPr/>
              <w:t xml:space="preserve">37</w:t>
            </w:r>
          </w:p>
        </w:tc>
        <w:tc>
          <w:tcPr>
            <w:tcW w:type="dxa" w:w="2640"/>
          </w:tcPr>
          <w:p>
            <w:r>
              <w:rPr/>
              <w:t xml:space="preserve">Null</w:t>
            </w:r>
          </w:p>
        </w:tc>
      </w:tr>
      <w:tr>
        <w:tc>
          <w:tcPr>
            <w:tcW w:type="dxa" w:w="2520"/>
          </w:tcPr>
          <w:p>
            <w:r>
              <w:rPr/>
              <w:t xml:space="preserve">Protocol maturity (years)</w:t>
            </w:r>
          </w:p>
        </w:tc>
        <w:tc>
          <w:tcPr>
            <w:tcW w:type="dxa" w:w="1080"/>
          </w:tcPr>
          <w:p>
            <w:r>
              <w:rPr/>
              <w:t xml:space="preserve">Pearson r</w:t>
            </w:r>
          </w:p>
        </w:tc>
        <w:tc>
          <w:tcPr>
            <w:tcW w:type="dxa" w:w="1080"/>
          </w:tcPr>
          <w:p>
            <w:r>
              <w:rPr/>
              <w:t xml:space="preserve">+0.12</w:t>
            </w:r>
          </w:p>
        </w:tc>
        <w:tc>
          <w:tcPr>
            <w:tcW w:type="dxa" w:w="720"/>
          </w:tcPr>
          <w:p>
            <w:r>
              <w:rPr/>
              <w:t xml:space="preserve">0.51</w:t>
            </w:r>
          </w:p>
        </w:tc>
        <w:tc>
          <w:tcPr>
            <w:tcW w:type="dxa" w:w="600"/>
          </w:tcPr>
          <w:p>
            <w:r>
              <w:rPr/>
              <w:t xml:space="preserve">37</w:t>
            </w:r>
          </w:p>
        </w:tc>
        <w:tc>
          <w:tcPr>
            <w:tcW w:type="dxa" w:w="2640"/>
          </w:tcPr>
          <w:p>
            <w:r>
              <w:rPr/>
              <w:t xml:space="preserve">Null</w:t>
            </w:r>
          </w:p>
        </w:tc>
      </w:tr>
      <w:tr>
        <w:tc>
          <w:tcPr>
            <w:tcW w:type="dxa" w:w="2520"/>
          </w:tcPr>
          <w:p>
            <w:r>
              <w:rPr/>
              <w:t xml:space="preserve">Circ/total supply ratio</w:t>
            </w:r>
          </w:p>
        </w:tc>
        <w:tc>
          <w:tcPr>
            <w:tcW w:type="dxa" w:w="1080"/>
          </w:tcPr>
          <w:p>
            <w:r>
              <w:rPr/>
              <w:t xml:space="preserve">Pearson r</w:t>
            </w:r>
          </w:p>
        </w:tc>
        <w:tc>
          <w:tcPr>
            <w:tcW w:type="dxa" w:w="1080"/>
          </w:tcPr>
          <w:p>
            <w:r>
              <w:rPr/>
              <w:t xml:space="preserve">+0.03</w:t>
            </w:r>
          </w:p>
        </w:tc>
        <w:tc>
          <w:tcPr>
            <w:tcW w:type="dxa" w:w="720"/>
          </w:tcPr>
          <w:p>
            <w:r>
              <w:rPr/>
              <w:t xml:space="preserve">0.86</w:t>
            </w:r>
          </w:p>
        </w:tc>
        <w:tc>
          <w:tcPr>
            <w:tcW w:type="dxa" w:w="600"/>
          </w:tcPr>
          <w:p>
            <w:r>
              <w:rPr/>
              <w:t xml:space="preserve">31</w:t>
            </w:r>
          </w:p>
        </w:tc>
        <w:tc>
          <w:tcPr>
            <w:tcW w:type="dxa" w:w="2640"/>
          </w:tcPr>
          <w:p>
            <w:r>
              <w:rPr/>
              <w:t xml:space="preserve">Null</w:t>
            </w:r>
          </w:p>
        </w:tc>
      </w:tr>
      <w:tr>
        <w:tc>
          <w:tcPr>
            <w:tcW w:type="dxa" w:w="2520"/>
          </w:tcPr>
          <w:p>
            <w:r>
              <w:rPr/>
              <w:t xml:space="preserve">MCap/FDV ratio</w:t>
            </w:r>
          </w:p>
        </w:tc>
        <w:tc>
          <w:tcPr>
            <w:tcW w:type="dxa" w:w="1080"/>
          </w:tcPr>
          <w:p>
            <w:r>
              <w:rPr/>
              <w:t xml:space="preserve">Pearson r</w:t>
            </w:r>
          </w:p>
        </w:tc>
        <w:tc>
          <w:tcPr>
            <w:tcW w:type="dxa" w:w="1080"/>
          </w:tcPr>
          <w:p>
            <w:r>
              <w:rPr/>
              <w:t xml:space="preserve">+0.01</w:t>
            </w:r>
          </w:p>
        </w:tc>
        <w:tc>
          <w:tcPr>
            <w:tcW w:type="dxa" w:w="720"/>
          </w:tcPr>
          <w:p>
            <w:r>
              <w:rPr/>
              <w:t xml:space="preserve">0.96</w:t>
            </w:r>
          </w:p>
        </w:tc>
        <w:tc>
          <w:tcPr>
            <w:tcW w:type="dxa" w:w="600"/>
          </w:tcPr>
          <w:p>
            <w:r>
              <w:rPr/>
              <w:t xml:space="preserve">30</w:t>
            </w:r>
          </w:p>
        </w:tc>
        <w:tc>
          <w:tcPr>
            <w:tcW w:type="dxa" w:w="2640"/>
          </w:tcPr>
          <w:p>
            <w:r>
              <w:rPr/>
              <w:t xml:space="preserve">Null</w:t>
            </w:r>
          </w:p>
        </w:tc>
      </w:tr>
      <w:tr>
        <w:tc>
          <w:tcPr>
            <w:tcW w:type="dxa" w:w="2520"/>
          </w:tcPr>
          <w:p>
            <w:r>
              <w:rPr/>
              <w:t xml:space="preserve">Exclusion-adjusted float</w:t>
            </w:r>
          </w:p>
        </w:tc>
        <w:tc>
          <w:tcPr>
            <w:tcW w:type="dxa" w:w="1080"/>
          </w:tcPr>
          <w:p>
            <w:r>
              <w:rPr/>
              <w:t xml:space="preserve">Pearson r</w:t>
            </w:r>
          </w:p>
        </w:tc>
        <w:tc>
          <w:tcPr>
            <w:tcW w:type="dxa" w:w="1080"/>
          </w:tcPr>
          <w:p>
            <w:r>
              <w:rPr/>
              <w:t xml:space="preserve">−0.003</w:t>
            </w:r>
          </w:p>
        </w:tc>
        <w:tc>
          <w:tcPr>
            <w:tcW w:type="dxa" w:w="720"/>
          </w:tcPr>
          <w:p>
            <w:r>
              <w:rPr/>
              <w:t xml:space="preserve">0.99</w:t>
            </w:r>
          </w:p>
        </w:tc>
        <w:tc>
          <w:tcPr>
            <w:tcW w:type="dxa" w:w="600"/>
          </w:tcPr>
          <w:p>
            <w:r>
              <w:rPr/>
              <w:t xml:space="preserve">30</w:t>
            </w:r>
          </w:p>
        </w:tc>
        <w:tc>
          <w:tcPr>
            <w:tcW w:type="dxa" w:w="2640"/>
          </w:tcPr>
          <w:p>
            <w:r>
              <w:rPr/>
              <w:t xml:space="preserve">Null</w:t>
            </w:r>
          </w:p>
        </w:tc>
      </w:tr>
      <w:tr>
        <w:tc>
          <w:tcPr>
            <w:tcW w:type="dxa" w:w="2520"/>
          </w:tcPr>
          <w:p>
            <w:r>
              <w:rPr/>
              <w:t xml:space="preserve">Insider count fraction (top-10)</w:t>
            </w:r>
          </w:p>
        </w:tc>
        <w:tc>
          <w:tcPr>
            <w:tcW w:type="dxa" w:w="1080"/>
          </w:tcPr>
          <w:p>
            <w:r>
              <w:rPr/>
              <w:t xml:space="preserve">Spearman ρ</w:t>
            </w:r>
          </w:p>
        </w:tc>
        <w:tc>
          <w:tcPr>
            <w:tcW w:type="dxa" w:w="1080"/>
          </w:tcPr>
          <w:p>
            <w:r>
              <w:rPr/>
              <w:t xml:space="preserve">+0.44</w:t>
            </w:r>
          </w:p>
        </w:tc>
        <w:tc>
          <w:tcPr>
            <w:tcW w:type="dxa" w:w="720"/>
          </w:tcPr>
          <w:p>
            <w:r>
              <w:rPr/>
              <w:t xml:space="preserve">0.005</w:t>
            </w:r>
          </w:p>
        </w:tc>
        <w:tc>
          <w:tcPr>
            <w:tcW w:type="dxa" w:w="600"/>
          </w:tcPr>
          <w:p>
            <w:r>
              <w:rPr/>
              <w:t xml:space="preserve">39</w:t>
            </w:r>
          </w:p>
        </w:tc>
        <w:tc>
          <w:tcPr>
            <w:tcW w:type="dxa" w:w="2640"/>
          </w:tcPr>
          <w:p>
            <w:r>
              <w:rPr/>
              <w:t xml:space="preserve">Significant*</w:t>
            </w:r>
          </w:p>
        </w:tc>
      </w:tr>
      <w:tr>
        <w:tc>
          <w:tcPr>
            <w:tcW w:type="dxa" w:w="2520"/>
          </w:tcPr>
          <w:p>
            <w:r>
              <w:rPr/>
              <w:t xml:space="preserve">Non-insider HHI, V1 (count)</w:t>
            </w:r>
          </w:p>
        </w:tc>
        <w:tc>
          <w:tcPr>
            <w:tcW w:type="dxa" w:w="1080"/>
          </w:tcPr>
          <w:p>
            <w:r>
              <w:rPr/>
              <w:t xml:space="preserve">Spearman ρ</w:t>
            </w:r>
          </w:p>
        </w:tc>
        <w:tc>
          <w:tcPr>
            <w:tcW w:type="dxa" w:w="1080"/>
          </w:tcPr>
          <w:p>
            <w:r>
              <w:rPr/>
              <w:t xml:space="preserve">+0.54</w:t>
            </w:r>
          </w:p>
        </w:tc>
        <w:tc>
          <w:tcPr>
            <w:tcW w:type="dxa" w:w="720"/>
          </w:tcPr>
          <w:p>
            <w:r>
              <w:rPr/>
              <w:t xml:space="preserve">0.001</w:t>
            </w:r>
          </w:p>
        </w:tc>
        <w:tc>
          <w:tcPr>
            <w:tcW w:type="dxa" w:w="600"/>
          </w:tcPr>
          <w:p>
            <w:r>
              <w:rPr/>
              <w:t xml:space="preserve">34</w:t>
            </w:r>
          </w:p>
        </w:tc>
        <w:tc>
          <w:tcPr>
            <w:tcW w:type="dxa" w:w="2640"/>
          </w:tcPr>
          <w:p>
            <w:r>
              <w:rPr/>
              <w:t xml:space="preserve">Tautology-checked</w:t>
            </w:r>
          </w:p>
        </w:tc>
      </w:tr>
      <w:tr>
        <w:tc>
          <w:tcPr>
            <w:tcW w:type="dxa" w:w="2520"/>
          </w:tcPr>
          <w:p>
            <w:r>
              <w:rPr/>
              <w:t xml:space="preserve">Non-insider HHI, V2 (balance)</w:t>
            </w:r>
          </w:p>
        </w:tc>
        <w:tc>
          <w:tcPr>
            <w:tcW w:type="dxa" w:w="1080"/>
          </w:tcPr>
          <w:p>
            <w:r>
              <w:rPr/>
              <w:t xml:space="preserve">Spearman ρ</w:t>
            </w:r>
          </w:p>
        </w:tc>
        <w:tc>
          <w:tcPr>
            <w:tcW w:type="dxa" w:w="1080"/>
          </w:tcPr>
          <w:p>
            <w:r>
              <w:rPr/>
              <w:t xml:space="preserve">+0.33</w:t>
            </w:r>
          </w:p>
        </w:tc>
        <w:tc>
          <w:tcPr>
            <w:tcW w:type="dxa" w:w="720"/>
          </w:tcPr>
          <w:p>
            <w:r>
              <w:rPr/>
              <w:t xml:space="preserve">0.060</w:t>
            </w:r>
          </w:p>
        </w:tc>
        <w:tc>
          <w:tcPr>
            <w:tcW w:type="dxa" w:w="600"/>
          </w:tcPr>
          <w:p>
            <w:r>
              <w:rPr/>
              <w:t xml:space="preserve">34</w:t>
            </w:r>
          </w:p>
        </w:tc>
        <w:tc>
          <w:tcPr>
            <w:tcW w:type="dxa" w:w="2640"/>
          </w:tcPr>
          <w:p>
            <w:r>
              <w:rPr/>
              <w:t xml:space="preserve">Does not survive</w:t>
            </w:r>
          </w:p>
        </w:tc>
      </w:tr>
      <w:tr>
        <w:tc>
          <w:tcPr>
            <w:tcW w:type="dxa" w:w="2520"/>
          </w:tcPr>
          <w:p>
            <w:r>
              <w:rPr/>
              <w:t xml:space="preserve">Subsidy ratio (cross-sector)</w:t>
            </w:r>
          </w:p>
        </w:tc>
        <w:tc>
          <w:tcPr>
            <w:tcW w:type="dxa" w:w="1080"/>
          </w:tcPr>
          <w:p>
            <w:r>
              <w:rPr/>
              <w:t xml:space="preserve">Pearson r</w:t>
            </w:r>
          </w:p>
        </w:tc>
        <w:tc>
          <w:tcPr>
            <w:tcW w:type="dxa" w:w="1080"/>
          </w:tcPr>
          <w:p>
            <w:r>
              <w:rPr/>
              <w:t xml:space="preserve">+0.58</w:t>
            </w:r>
          </w:p>
        </w:tc>
        <w:tc>
          <w:tcPr>
            <w:tcW w:type="dxa" w:w="720"/>
          </w:tcPr>
          <w:p>
            <w:r>
              <w:rPr/>
              <w:t xml:space="preserve">0.007</w:t>
            </w:r>
          </w:p>
        </w:tc>
        <w:tc>
          <w:tcPr>
            <w:tcW w:type="dxa" w:w="600"/>
          </w:tcPr>
          <w:p>
            <w:r>
              <w:rPr/>
              <w:t xml:space="preserve">20</w:t>
            </w:r>
          </w:p>
        </w:tc>
        <w:tc>
          <w:tcPr>
            <w:tcW w:type="dxa" w:w="2640"/>
          </w:tcPr>
          <w:p>
            <w:r>
              <w:rPr/>
              <w:t xml:space="preserve">Fragile (LPT-driven)</w:t>
            </w:r>
          </w:p>
        </w:tc>
      </w:tr>
      <w:tr>
        <w:tc>
          <w:tcPr>
            <w:tcW w:type="dxa" w:w="2520"/>
          </w:tcPr>
          <w:p>
            <w:r>
              <w:rPr/>
              <w:t xml:space="preserve">Subsidy ratio (excl. Livepeer)</w:t>
            </w:r>
          </w:p>
        </w:tc>
        <w:tc>
          <w:tcPr>
            <w:tcW w:type="dxa" w:w="1080"/>
          </w:tcPr>
          <w:p>
            <w:r>
              <w:rPr/>
              <w:t xml:space="preserve">Pearson r</w:t>
            </w:r>
          </w:p>
        </w:tc>
        <w:tc>
          <w:tcPr>
            <w:tcW w:type="dxa" w:w="1080"/>
          </w:tcPr>
          <w:p>
            <w:r>
              <w:rPr/>
              <w:t xml:space="preserve">+0.13</w:t>
            </w:r>
          </w:p>
        </w:tc>
        <w:tc>
          <w:tcPr>
            <w:tcW w:type="dxa" w:w="720"/>
          </w:tcPr>
          <w:p>
            <w:r>
              <w:rPr/>
              <w:t xml:space="preserve">0.59</w:t>
            </w:r>
          </w:p>
        </w:tc>
        <w:tc>
          <w:tcPr>
            <w:tcW w:type="dxa" w:w="600"/>
          </w:tcPr>
          <w:p>
            <w:r>
              <w:rPr/>
              <w:t xml:space="preserve">19</w:t>
            </w:r>
          </w:p>
        </w:tc>
        <w:tc>
          <w:tcPr>
            <w:tcW w:type="dxa" w:w="2640"/>
          </w:tcPr>
          <w:p>
            <w:r>
              <w:rPr/>
              <w:t xml:space="preserve">Null</w:t>
            </w:r>
          </w:p>
        </w:tc>
      </w:tr>
      <w:tr>
        <w:tc>
          <w:tcPr>
            <w:tcW w:type="dxa" w:w="2520"/>
          </w:tcPr>
          <w:p>
            <w:r>
              <w:rPr/>
              <w:t xml:space="preserve">DePIN sector (dummy)</w:t>
            </w:r>
          </w:p>
        </w:tc>
        <w:tc>
          <w:tcPr>
            <w:tcW w:type="dxa" w:w="1080"/>
          </w:tcPr>
          <w:p>
            <w:r>
              <w:rPr/>
              <w:t xml:space="preserve">Mann-Whitney</w:t>
            </w:r>
          </w:p>
        </w:tc>
        <w:tc>
          <w:tcPr>
            <w:tcW w:type="dxa" w:w="1080"/>
          </w:tcPr>
          <w:p>
            <w:r>
              <w:rPr/>
              <w:t xml:space="preserve">U=165</w:t>
            </w:r>
          </w:p>
        </w:tc>
        <w:tc>
          <w:tcPr>
            <w:tcW w:type="dxa" w:w="720"/>
          </w:tcPr>
          <w:p>
            <w:r>
              <w:rPr/>
              <w:t xml:space="preserve">0.031</w:t>
            </w:r>
          </w:p>
        </w:tc>
        <w:tc>
          <w:tcPr>
            <w:tcW w:type="dxa" w:w="600"/>
          </w:tcPr>
          <w:p>
            <w:r>
              <w:rPr/>
              <w:t xml:space="preserve">30</w:t>
            </w:r>
          </w:p>
        </w:tc>
        <w:tc>
          <w:tcPr>
            <w:tcW w:type="dxa" w:w="2640"/>
          </w:tcPr>
          <w:p>
            <w:r>
              <w:rPr/>
              <w:t xml:space="preserve">Sensitive (23/30 LOO)</w:t>
            </w:r>
          </w:p>
        </w:tc>
      </w:tr>
      <w:tr>
        <w:tc>
          <w:tcPr>
            <w:tcW w:type="dxa" w:w="2520"/>
          </w:tcPr>
          <w:p>
            <w:r>
              <w:rPr/>
              <w:t xml:space="preserve">HHI-Gini</w:t>
            </w:r>
          </w:p>
        </w:tc>
        <w:tc>
          <w:tcPr>
            <w:tcW w:type="dxa" w:w="1080"/>
          </w:tcPr>
          <w:p>
            <w:r>
              <w:rPr/>
              <w:t xml:space="preserve">Pearson r</w:t>
            </w:r>
          </w:p>
        </w:tc>
        <w:tc>
          <w:tcPr>
            <w:tcW w:type="dxa" w:w="1080"/>
          </w:tcPr>
          <w:p>
            <w:r>
              <w:rPr/>
              <w:t xml:space="preserve">+0.54</w:t>
            </w:r>
          </w:p>
        </w:tc>
        <w:tc>
          <w:tcPr>
            <w:tcW w:type="dxa" w:w="720"/>
          </w:tcPr>
          <w:p>
            <w:r>
              <w:rPr/>
              <w:t xml:space="preserve">&lt;0.001</w:t>
            </w:r>
          </w:p>
        </w:tc>
        <w:tc>
          <w:tcPr>
            <w:tcW w:type="dxa" w:w="600"/>
          </w:tcPr>
          <w:p>
            <w:r>
              <w:rPr/>
              <w:t xml:space="preserve">40</w:t>
            </w:r>
          </w:p>
        </w:tc>
        <w:tc>
          <w:tcPr>
            <w:tcW w:type="dxa" w:w="2640"/>
          </w:tcPr>
          <w:p>
            <w:r>
              <w:rPr/>
              <w:t xml:space="preserve">Significant</w:t>
            </w:r>
          </w:p>
        </w:tc>
      </w:tr>
    </w:tbl>
    <w:p>
      <w:r>
        <w:rPr>
          <w:i/>
          <w:b w:val="0"/>
        </w:rPr>
        <w:t xml:space="preserve">Table 8. Bivariate associations between protocol characteristics and governance concentration (HHI). Allocation, maturity, and float specifications are null. Insider wallet presence is significant but the balance-based measure does not survive a tautology check (Section 5.4). Subsidy is significant in levels but driven entirely by Livepeer (Section 5.7). * LOO-robust (39/39).</w:t>
      </w:r>
    </w:p>
    <w:p>
      <w:r>
        <w:rPr>
          <w:b w:val="0"/>
        </w:rPr>
        <w:t>To understand why allocation is uninformative, we classify each protocol&#x2019;s top-10 post-exclusion holders using a three-tier methodology: Tier 1 identifies addresses via Blockscout labels and Dune exchange tags; Tier 2 inspects contract bytecode (SafeProxy, GnosisSafe, vesting contracts) via Blockscout&#x2019;s implementation field; Tier 3 applies Etherscan named-address matching. Of 390 addresses classified across 39 tokens, 119 (30.5%) are identifiable as insider wallets (team, foundation, or investor multisigs), 67 (17.2%) are exchange addresses, 78 (20.0%) are protocol contracts, and 126 (32.3%) remain unclassified.</w:t>
      </w:r>
    </w:p>
    <w:p>
      <w:r>
        <w:rPr>
          <w:b w:val="0"/>
        </w:rPr>
        <w:t>Protocols whose insider wallets retain top-holder positions tend to exhibit higher governance concentration (Spearman rho = 0.44, p = 0.005, N = 39), robust across all 39 leave-one-out iterations (rho range: 0.41 to 0.50). However, this association has a mechanical component: insider wallets with large balances contribute directly to HHI through the squared-share calculation. To verify that the relationship is not a tautological artifact, we recomputed concentration after excluding insider addresses and renormalizing remaining shares. The count-based measure survives: non-insider HHI remains significantly correlated with the fraction of top-10 holders that are insiders (Spearman rho = 0.54, p = 0.001, N = 34), indicating that insider-heavy protocols have concentrated governance ecosystems, not merely concentrated insider positions. The balance-based measure loses significance (rho = 0.33, p = 0.060), consistent with it capturing the mechanical contribution of large insider stakes rather than a structural relationship. The informative finding is not the insider correlation per se but its contrast with allocation design: what matters is not how tokens were designed to be distributed, but whether the recipients retained or sold their positions.</w:t>
      </w:r>
    </w:p>
    <w:p>
      <w:r>
        <w:rPr>
          <w:b w:val="0"/>
        </w:rPr>
        <w:t>The divergence between allocation design (null) and current insider presence (descriptive mechanism) carries a design implication. Governance concentration is not determined at launch; it emerges from post-distribution dynamics. Protocols whose insiders retain their positions produce more concentrated governance outcomes, regardless of how generously the initial allocation was designed. The count-based tautology check (rho = 0.54 on non-insider HHI) suggests this is not merely arithmetic: insider-heavy protocols attract or retain concentrated non-insider holders as well, consistent with </w:t>
      </w:r>
      <w:del w:id="9034" w:author="Claude" w:date="2026-04-02T00:00:00Z">
        <w:r><w:delText>an ecosystem-level concentration effect rather than a purely mechanical one.</w:delText></w:r>
      </w:del>
      <w:ins w:id="9035" w:author="Claude" w:date="2026-04-02T00:00:00Z">
        <w:r><w:t>a pattern where concentrated insider presence attracts or coexists with concentrated non-insider holders, rather than insider balances alone inflating the metric.</w:t></w:r>
      </w:ins>
      <w:r>
        <w:t></w:t>
      </w:r>
    </w:p>
    <w:p>
      <w:pPr>
        <w:jc w:val="center"/>
      </w:pPr>
      <w:r>
        <w:drawing xmlns:a="http://schemas.openxmlformats.org/drawingml/2006/main" xmlns:pic="http://schemas.openxmlformats.org/drawingml/2006/picture">
          <wp:inline distT="0" distB="0" distL="0" distR="0">
            <wp:extent cx="5029200" cy="3017520"/>
            <wp:docPr id="104" name="Figure 4"/>
            <a:graphic>
              <a:graphicData uri="http://schemas.openxmlformats.org/drawingml/2006/picture">
                <pic:pic>
                  <pic:nvPicPr>
                    <pic:cNvPr id="104" name="Figure 4"/>
                    <pic:cNvPicPr/>
                  </pic:nvPicPr>
                  <pic:blipFill>
                    <a:blip r:embed="rId12"/>
                    <a:stretch>
                      <a:fillRect/>
                    </a:stretch>
                  </pic:blipFill>
                  <pic:spPr>
                    <a:xfrm>
                      <a:off x="0" y="0"/>
                      <a:ext cx="5029200" cy="3017520"/>
                    </a:xfrm>
                    <a:prstGeom prst="rect">
                      <a:avLst/>
                    </a:prstGeom>
                  </pic:spPr>
                </pic:pic>
              </a:graphicData>
            </a:graphic>
          </wp:inline>
        </w:drawing>
      </w:r>
    </w:p>
    <w:p>
      <w:pPr>
        <w:jc w:val="center"/>
      </w:pPr>
      <w:r>
        <w:rPr>
          <w:i/>
          <w:sz w:val="20"/>
        </w:rPr>
        <w:t xml:space="preserve">Figure 1. Insider allocation (%) vs. corrected holding HHI for 37 regression-ready protocols. The null relationship (r = 0.19, p = 0.25) is the paper&#x2019;s lead finding: initial allocation design does not predict post-distribution governance concentration.</w:t>
      </w:r>
    </w:p>
    <w:p>
      <w:ins w:id="9001" w:author="Claude" w:date="2026-04-01T00:00:00Z">
        <w:r>
          <w:rPr>
            <w:b w:val="0"/>
          </w:rPr>
          <w:t>Hyperliquid provides the strongest available test of the allocation design hypothesis. The protocol accepted zero venture capital, distributed 31% of total supply via a single community airdrop (the largest in crypto history by dollar value), and operates a deflationary model where 97% of trading fees purchase and burn the native token; it has no ongoing emissions. Five protocol-controlled addresses were excluded from the HHI computation: the Assistance Fund system address (confirmed in Hyperliquid documentation), the burn address, the community rewards treasury (241 million tokens, matching the published allocation), the Foundation treasury (60 million tokens, exactly 6% of total supply), and the staking manager contract (confirmed via Hypurrscan). The resulting HHI of 0.005 is the second-lowest in the DeFi subsample, after Compound (0.003). Despite the most community-favorable distribution architecture in the sample, Hyperliquid&#x2019;s governance concentration is indistinguishable from the DeFi mean (0.043), consistent with the finding that allocation design does not predict post-distribution concentration.</w:t>
        </w:r>
      </w:ins>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5.5 Voting Power vs Holding Concentration</w:t>
      </w:r>
    </w:p>
    <w:p>
      <w:pPr>
        <w:pStyle w:val="Normal"/>
      </w:pPr>
      <w:r>
        <w:t xml:space="preserve">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DIMO&#x2019;s voting HHI (0.228) is 6.0 times its holding HHI (0.038), though this ratio is based on only 10 Snapshot voters and should be interpreted with caution, and WeatherXM&#x2019;s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2514600"/>
            <wp:docPr id="105" name="Figure 5"/>
            <a:graphic>
              <a:graphicData uri="http://schemas.openxmlformats.org/drawingml/2006/picture">
                <pic:pic>
                  <pic:nvPicPr>
                    <pic:cNvPr id="105" name="Figure 5"/>
                    <pic:cNvPicPr/>
                  </pic:nvPicPr>
                  <pic:blipFill>
                    <a:blip r:embed="rId13"/>
                    <a:stretch>
                      <a:fillRect/>
                    </a:stretch>
                  </pic:blipFill>
                  <pic:spPr>
                    <a:xfrm>
                      <a:off x="0" y="0"/>
                      <a:ext cx="5029200" cy="2514600"/>
                    </a:xfrm>
                    <a:prstGeom prst="rect">
                      <a:avLst/>
                    </a:prstGeom>
                  </pic:spPr>
                </pic:pic>
              </a:graphicData>
            </a:graphic>
          </wp:inline>
        </w:drawing>
      </w:r>
    </w:p>
    <w:p>
      <w:pPr>
        <w:jc w:val="center"/>
      </w:pPr>
      <w:r>
        <w:rPr>
          <w:i/>
          <w:sz w:val="20"/>
        </w:rPr>
        <w:t xml:space="preserve">Figure 5. Raw holding HHI vs. delegation-adjusted HHI for five Tally-sourced protocols.</w:t>
      </w:r>
    </w:p>
    <w:p>
      <w:pPr>
        <w:pStyle w:val="Normal"/>
      </w:pPr>
      <w:r>
        <w:t xml:space="preserve">Figure 5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Optimism&#x2019;s voting HHI (0.033) is 0.27 times its holding HHI (0.121), and Arbitrum&#x2019;s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5.6 Hypothesis Evidence Status</w:t>
      </w:r>
    </w:p>
    <w:p>
      <w:r>
        <w:rPr>
          <w:b w:val="0"/>
        </w:rPr>
        <w:t>Most design hypotheses find at least partial empirical support in the governance data (Table 5). Additional case evidence for the hypotheses marked &quot;not tested in this paper.&quot;</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5.7 Robustness: Leave-One-Out Sensitivity</w:t>
      </w:r>
    </w:p>
    <w:p>
      <w:r>
        <w:rPr>
          <w:b w:val="0"/>
        </w:rPr>
        <w:t>We assess the stability of each significant finding through leave-one-out analysis, sequentially dropping each protocol and recomputing the test statistic.</w:t>
      </w:r>
    </w:p>
    <w:p>
      <w:r>
        <w:rPr>
          <w:b w:val="0"/>
        </w:rPr>
        <w:t>The insider concentration relationship (Spearman rho = 0.44, p = 0.005) is robust: it remains significant across all 39 single-protocol exclusions, with rho ranging from 0.41 to 0.50 and p-values from 0.001 to 0.011. Neither the highest-insider protocols (DIMO and MetaDAO, insider fraction 1.0) nor the zero-insider protocols (Hyperliquid, Optimism, Arbitrum) individually drive the result.</w:t>
      </w:r>
    </w:p>
    <w:p>
      <w:r>
        <w:rPr>
          <w:b w:val="0"/>
        </w:rPr>
        <w:t>A separate tautology check addresses the concern that insider wallets contribute mechanically to HHI through the squared-share calculation. After excluding insider addresses and renormalizing, the count-based insider measure retains significance against non-insider HHI (Spearman rho = 0.54, p = 0.001, N = 34), while the balance-based measure becomes marginal (rho = 0.33, p = 0.060). This distinction indicates that the number of insider wallets, rather than their aggregate stake, captures the structural relationship.</w:t>
      </w:r>
    </w:p>
    <w:p>
      <w:r>
        <w:rPr>
          <w:b w:val="0"/>
        </w:rPr>
        <w:t>The DePIN-versus-DeFi sector difference (Mann-Whitney p = 0.031, Cohen&#x2019;s d = 1.00) is sensitive to sample composition. The test remains significant in 23 of 30 leave-one-out iterations. Seven protocols, when individually dropped, push the p-value to 0.052: Hyperliquid, Aethir, Lido, POKT Network, GEODNET, Livepeer, and WeatherXM. No single protocol uniquely drives the result; rather, the test sits near the 5% threshold and is sensitive to the exact composition of both sector subsamples. A permutation test (10,000 random reassignments of sector labels) yields p = 0.029, confirming the direction is not an artifact of the asymptotic approximation. We characterize this finding as suggestive rather than robust.</w:t>
      </w:r>
    </w:p>
    <w:p>
      <w:r>
        <w:rPr>
          <w:b w:val="0"/>
        </w:rPr>
        <w:t>The subsidy-to-concentration correlation (Pearson r = 0.58, p = 0.007, N = 20) is driven by a single protocol. Livepeer&#x2019;s subsidy ratio of 88.5x is a 3.5-sigma outlier on the subsidy axis, and its HHI (0.20) is the second-highest in the subsidy subsample. Excluding Livepeer alone reduces the correlation to r = 0.13 (p = 0.59). The remaining 19 protocols show no significant linear association. The Spearman rank correlation on the full subsidy sample is also insignificant (rho = 0.16, p = 0.51), and a log transformation eliminates the linear relationship (r = 0.27, p = 0.28). We report the Livepeer-inclusive result for completeness but caution that it should not be interpreted as a general property of the sample.</w:t>
      </w:r>
    </w:p>
    <w:p>
      <w:r>
        <w:rPr>
          <w:b w:val="0"/>
        </w:rPr>
        <w:t>Across all three findings, no single protocol drives more than one result. Livepeer appears in both the sector-test flipper set and as the sole subsidy flipper, but its sector influence is shared equally among seven protocols, whereas its subsidy influence is singular.</w:t>
      </w:r>
    </w:p>
    <w:p>
      <w:pPr>
        <w:jc w:val="center"/>
      </w:pPr>
      <w:r>
        <w:drawing xmlns:a="http://schemas.openxmlformats.org/drawingml/2006/main" xmlns:pic="http://schemas.openxmlformats.org/drawingml/2006/picture">
          <wp:inline distT="0" distB="0" distL="0" distR="0">
            <wp:extent cx="5029200" cy="3017520"/>
            <wp:docPr id="106" name="Figure 6"/>
            <a:graphic>
              <a:graphicData uri="http://schemas.openxmlformats.org/drawingml/2006/picture">
                <pic:pic>
                  <pic:nvPicPr>
                    <pic:cNvPr id="106" name="Figure 6"/>
                    <pic:cNvPicPr/>
                  </pic:nvPicPr>
                  <pic:blipFill>
                    <a:blip r:embed="rId15"/>
                    <a:stretch>
                      <a:fillRect/>
                    </a:stretch>
                  </pic:blipFill>
                  <pic:spPr>
                    <a:xfrm>
                      <a:off x="0" y="0"/>
                      <a:ext cx="5029200" cy="3017520"/>
                    </a:xfrm>
                    <a:prstGeom prst="rect">
                      <a:avLst/>
                    </a:prstGeom>
                  </pic:spPr>
                </pic:pic>
              </a:graphicData>
            </a:graphic>
          </wp:inline>
        </w:drawing>
      </w:r>
    </w:p>
    <w:p>
      <w:pPr>
        <w:jc w:val="center"/>
      </w:pPr>
      <w:r>
        <w:rPr>
          <w:i/>
          <w:sz w:val="20"/>
        </w:rPr>
        <w:t xml:space="preserve">Figure 6. HHI vs. voter participation rate for protocols with governance data.</w:t>
      </w:r>
    </w:p>
    <w:p>
      <w:pPr>
        <w:pStyle w:val="Heading1"/>
      </w:pPr>
      <w:r>
        <w:t>6. Discussion</w:t>
      </w:r>
    </w:p>
    <w:p>
      <w:pPr>
        <w:pStyle w:val="Heading2"/>
      </w:pPr>
      <w:r>
        <w:t>6.1 Design Hypotheses</w:t>
      </w:r>
    </w:p>
    <w:p>
      <w:r>
        <w:t xml:space="preserve">Rather than evaluating each hypothesis in isolation, we organize the evidence thematically: what the governance data directly demonstrate, what they constrain but cannot confirm,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these governance concentration patterns as follows: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holders&#x2019; preferences, making &#x201C;public justification&#x201D;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Compound&#x2019;s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w:t>
      </w:r>
      <w:del w:id="9036" w:author="Claude" w:date="2026-04-02T00:00:00Z">
        <w:r><w:delText>edge-participant voice is suppressed when holdings are concentrated.</w:delText></w:r>
      </w:del>
      <w:ins w:id="9037" w:author="Claude" w:date="2026-04-02T00:00:00Z">
        <w:r><w:t>the operators and users closest to the service (those with the most relevant operational knowledge) cannot influence governance decisions if they hold small token positions.</w:t></w:r>
      </w:ins>
      <w:r>
        <w:t></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Helium&#x2019;s governance process channeled edge-operator input despite concentrated holdings.</w:t>
        <w:br/>
        <w:t>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documents that </w:t>
      </w:r>
      <w:del w:id="9038" w:author="Claude" w:date="2026-04-02T00:00:00Z">
        <w:r><w:delText>PID-controlled emission compresses node-count variance by sixfold across a 240-run Monte Carlo ensemble, raising the 5th-percentile node count from 1,049 (static emission) to 8,880 (PID-controlled). The mechanism&#x2019;s primary value is floor-raising: it prevents the worst outcomes rather than improving averages, consistent with the Rawlsian fairness lens&#x2019;s emphasis on protecting the least advantaged.</w:delText></w:r>
      </w:del>
      <w:ins w:id="9039" w:author="Claude" w:date="2026-04-02T00:00:00Z">
        <w:r><w:t>an adaptive emission controller (calibrated to Helium parameters in a 240-run simulation) reduces the spread of network size outcomes by sixfold compared to fixed emission schedules, raising the worst-case network size from approximately 1,000 nodes to approximately 9,000. The mechanism&#x2019;s primary value is preventing collapse rather than improving averages, consistent with the Rawlsian fairness principle of protecting the least advantaged.</w:t></w:r>
      </w:ins>
      <w:r>
        <w:t></w:t>
      </w:r>
    </w:p>
    <w:p>
      <w:r>
        <w:rPr/>
        <w:t>A companion study (Zukowski, 2026b) documents a related concentration risk in DePIN fiscal sustainability: Helium&#x2019;s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motivates specific institutional design questions.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40 protocols with valid data (Gini 0.45–0.99; Table 4; Livepeer excluded </w:t>
      </w:r>
      <w:del w:id="9026" w:author="Claude" w:date="2026-04-02T00:00:00Z">
        <w:r><w:delText>due to bridge-schema measurement failure</w:delText></w:r>
      </w:del>
      <w:ins w:id="9027" w:author="Claude" w:date="2026-04-02T00:00:00Z">
        <w:r><w:t>because its cross-chain bridge architecture prevents accurate Gini computation from single-chain holder data</w:t></w:r>
      </w:ins>
      <w:r>
        <w:t xml:space="preserv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Optimism&#x2019;s Citizens&#x2019;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Pettit&#x2019;s non-domination principle requires that no single actor can exercise unchecked power. The concentration cross-section (Table 4) shows that some tokens sit in the &#x201C;highly concentrated&#x201D;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Optimism&#x2019;s bicameral Token House / Citizens&#x2019;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HIP-147&#x2019;s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Ostrom&#x2019;s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firm&#x2019;s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w:t>
      </w:r>
      <w:del w:id="9042" w:author="Claude" w:date="2026-04-02T00:00:00Z">
        <w:r><w:delText>structured signals, not verdicts.</w:delText></w:r>
      </w:del>
      <w:ins w:id="9043" w:author="Claude" w:date="2026-04-02T00:00:00Z">
        <w:r><w:t>comparable indicators, not definitive judgments.</w:t></w:r>
      </w:ins>
      <w:r>
        <w:t></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is empirically uninformative about long-term governance concentration (r = 0.19, p = 0.25, N = 37). This finding, anticipated as a risk, is confirmed by the cross-sectional evidence and reinforced by the Hyperliquid natural experiment (0% VC, HHI = 0.005). The practical consequence is that governance audits should focus on current holder composition rather than initial allocation documentation.</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w:t>
      </w:r>
      <w:del w:id="9044" w:author="Claude" w:date="2026-04-02T00:00:00Z">
        <w:r><w:delText>the parameter-setting legitimacy deficit that the framework diagnoses under Hypotheses 3.1 and 3.2.</w:delText></w:r>
      </w:del>
      <w:ins w:id="9045" w:author="Claude" w:date="2026-04-02T00:00:00Z">
        <w:r><w:t>the tension between centralized operational decisions and decentralized governance that Hypotheses 3.1 (transparency) and 3.2 (contestability) are designed to address.</w:t></w:r>
      </w:ins>
      <w:r>
        <w:t></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paper&#x2019;s contribution is not a new philosophical theory but a new application: translating established normative frameworks (Kant, Rawls, Pettit, Ostrom, Hayek) into actionable design criteria for programmable institutions. It extends Werbach&#x2019;s (2018) blockchain governance taxonomy, de Filippi &amp; Wright&#x2019;s (2018) code-as-law analysis, and Reijers &amp; Coeckelbergh&#x2019;s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Ostrom&#x2019;s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paper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illustrates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Governance concentration in token economies is not predicted by how tokens are distributed at launch. Across 40 protocols, initial allocation design is uninformative (r = 0.19, p = 0.25): protocols with generous community distributions and those with heavy insider allocations produce indistinguishable concentration outcomes. Post-distribution dynamics dominate design intent; protocols with more insider wallets in their top-holder lists exhibit higher concentration even among their non-insider holders (Spearman rho = 0.54, p = 0.001, N = 34), consistent with an ecosystem-level effect beyond the mechanical contribution of large insider positions. DePIN protocols exhibit suggestively higher concentration than DeFi protocols (Mann-Whitney p = 0.031, d = 1.00), a pattern consistent with hardware network economics concentrating governance power among infrastructure operators.</w:t>
      </w:r>
    </w:p>
    <w:p>
      <w:r>
        <w:t xml:space="preserve">        </w:t>
      </w:r>
      <w:del w:id="9046" w:author="Claude" w:date="2026-04-02T00:00:00Z">
        <w:r><w:delText>DePIN protocols span a 268-fold subsidy range, from DIMO (0.33x, revenue-dominant) to Livepeer (88.5x, heavily subsidized).</w:delText></w:r>
      </w:del>
      <w:ins w:id="9047" w:author="Claude" w:date="2026-04-02T00:00:00Z">
        <w:r><w:t>DePIN protocols vary enormously in their dependence on token subsidies: DIMO earns three times more in revenue than it pays in token rewards (subsidy ratio 0.33x), while Livepeer pays 88 times more in rewards than it earns (88.5x).</w:t></w:r>
      </w:ins>
      <w:r>
        <w:t xml:space="preserve"> Despite this range, concentration does not track subsidy in any robust specification. Two pattern-breaking protocols are instructive: Aethir generates the highest DePIN revenue ($111M annualized) yet has the second-highest HHI (0.171),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w:t>
      </w:r>
      <w:del w:id="9048" w:author="Claude" w:date="2026-04-02T00:00:00Z">
        <w:r><w:delText>underpowered for multivariate inference;</w:delText></w:r>
      </w:del>
      <w:ins w:id="9049" w:author="Claude" w:date="2026-04-02T00:00:00Z">
        <w:r><w:t>too small to reliably estimate the independent effect of each variable when controlling for the others;</w:t></w:r>
      </w:ins>
      <w:r>
        <w:t xml:space="preserv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This paper makes three contributions. First, a systematic exclusion methodology identifies 56 protocol-controlled addresses across 17 protocols that contaminate naive holder-list analysis, changing affected protocols&#x2019; HHI by up to 5x. Every prior study computing token HHI without this correction measured protocol architecture, not governance concentration. Second, a cross-sector null result documents that no measured covariate robustly predicts governance concentration: not sector membership, not initial token allocation (r = 0.19, p = 0.25, N = 37), not protocol maturity, not subsidy structure, and not token unlock progress (three float specifications, all |r| &lt; 0.05). Three protocols with subsidy ratios between 0.33x and 0.37x (DIMO, Aethir, Aave) have governance HHI values of 0.038, 0.171, and 0.020; financial sustainability is neither necessary nor sufficient for governance decentralization. Third, a normative framework translates five political-philosophical traditions into evaluable design criteria for tokenized institutions, bridging political philosophy and token engineering through a replicable scoring rubric.</w:t>
      </w:r>
    </w:p>
    <w:p>
      <w:pPr>
        <w:pStyle w:val="Heading2"/>
      </w:pPr>
      <w:r>
        <w:t>7.3 Limitations</w:t>
      </w:r>
    </w:p>
    <w:p>
      <w:r>
        <w:rPr>
          <w:b w:val="0"/>
        </w:rPr>
        <w:t>The evidence carries several limitations. The governance concentration analysis is a March 2026 snapshot:         </w:t>
      </w:r>
      <w:del w:id="9050" w:author="Claude" w:date="2026-04-02T00:00:00Z">
        <w:r><w:delText>concentration trajectories over time would enable deconcentration analysis and strengthen causal claims.</w:delText></w:r>
      </w:del>
      <w:ins w:id="9051" w:author="Claude" w:date="2026-04-02T00:00:00Z">
        <w:r><w:t>tracking concentration over time would reveal whether protocols are becoming more or less concentrated and strengthen causal claims.</w:t></w:r>
      </w:ins>
      <w:r>
        <w:t xml:space="preserve"> A single scorer has applied the scoring rubric; inter-rater reliability testing with independent scorers is needed before the rubric can claim measurement validity beyond its current proof-of-concept status. The sample of 40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A companion panel analysis of quarterly HHI trajectories for 14 governance tokens (Supplementary File S7) documents that 11 of 14 protocols exhibit monotonic governance HHI decay over 24 months post-token-generation event, with vote-escrow (CRV), reservoir-drip (COMP), and claim-window (ENS) designs as exceptions; this longitudinal pattern is consistent with the cross-sectional allocation null reported in Section 5.4.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11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 Supplementary File S7: Quarterly HHI panel for 14 governance tokens (8 quarters post-token-generation event). Exhibit S7 plots HHI trajectories; 11 of 14 protocols exhibit monotonic decay, with CRV (vote-escrow), COMP (reservoir-drip), and ENS (claim-window) as mechanism-specific exceptions.</w:t>
      </w:r>
    </w:p>
    <w:p>
      <w:r>
        <w:t xml:space="preserve">Replication data: https://github.com/Research-Publications-and-Data/Tokenomics-As-Institutional_Design</w:t>
      </w:r>
    </w:p>
    <w:p>
      <w:pPr>
        <w:pStyle w:val="Heading1"/>
      </w:pPr>
      <w:r>
        <w:t>References</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Appel, I., &amp; Grennan, J. (2023). Control of decentralized autonomous organizations. AEA Papers and Proceedings, 113, 182–185. https://doi.org/10.1257/pandp.20231119</w:t>
      </w:r>
    </w:p>
    <w:p>
      <w:r>
        <w:t>Arnosti, N., &amp; Weinberg, S. M. (2022). Bitcoin: A natural oligopoly. Management Science, 68(7), 4755–4771. https://doi.org/10.1287/mnsc.2021.4095</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Li, Y., &amp; Wang, N. (2021). Tokenomics: Dynamic adoption and valuation. Review of Financial Studies, 34(3), 1105–1155. https://doi.org/10.1093/rfs/hhaa089</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Fritsch, R., Müller, M., &amp; Wattenhofer, R. (2024). Analyzing voting power in decentralized governance: Who controls DAOs? Blockchain: Research and Applications, 5(3), 100208. https://doi.org/10.1016/j.bcra.2024.100208</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Citizens&#x2019; House. https://community.optimism.io/docs/governance/</w:t>
      </w:r>
    </w:p>
    <w:p>
      <w:r>
        <w:t>Pettit, P. (1997). Republicanism: A theory of freedom and government. Oxford University Press.</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Sai, A. R., Buckley, J., &amp; Le Gear, A. (2021). Characterizing wealth inequality in cryptocurrencies. Frontiers in Blockchain, 4, 730122. https://doi.org/10.3389/fbloc.2021.730122</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Dollar&#x2019;s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exhibit_initial_allocation.png"/>
  <Relationship Id="rId13" Type="http://schemas.openxmlformats.org/officeDocument/2006/relationships/image" Target="media/exhibit_delegation_adjusted.png"/>
  <Relationship Id="rId14" Type="http://schemas.openxmlformats.org/officeDocument/2006/relationships/image" Target="media/exhibit_concentration_participation.png"/>
  <Relationship Id="rId15" Type="http://schemas.openxmlformats.org/officeDocument/2006/relationships/image" Target="media/exhibit_concentration_participation.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