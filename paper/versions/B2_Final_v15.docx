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Governance concentration in token economies is not predicted by initial allocation design. A 40-protocol cross-section spanning DePIN, DeFi, infrastructure, and social token categories documents that the percentage of tokens allocated to team and investors at launch is uninformative about post-distribution governance concentration (r = 0.19, p = 0.25, N = 37): protocols with generous community distributions and those with heavy insider allocations produce indistinguishable concentration outcomes. Hyperliquid, the only protocol in the sample with zero venture capital and a 31% community airdrop, produces an HHI of 0.005, yet protocols with comparable concentration allocated two to five times more to insiders. The pattern is consistent with post-distribution market dynamics dominating structural design choices. Protocols with more insider wallets among their top holders exhibit higher concentration even among their non-insider holders (Spearman rho = 0.54, p = 0.001, N = 34),         </w:t>
      </w:r>
      <w:del w:id="9052" w:author="Claude" w:date="2026-04-02T00:00:00Z">
        <w:r>
          <w:delText>suggesting a structural ecosystem effect beyond the mechanical contribution of large insider positions to concentration metrics.</w:delText>
        </w:r>
      </w:del>
      <w:ins w:id="9053" w:author="Claude" w:date="2026-04-02T00:00:00Z">
        <w:r>
          <w:t>indicating that insider-heavy protocols have concentrated governance ecosystems, not merely concentrated insider positions.</w:t>
        </w:r>
      </w:ins>
      <w:r>
        <w:t xml:space="preserve"> DePIN protocols exhibit higher concentration than DeFi protocols (Mann-Whitney p = 0.031, Cohen’s d = 1.00), a suggestive result sensitive to sample composition (significant in 23 of 30 leave-one-out iterations; permutation p = 0.029). On-chain subsidy intensity correlates with concentration in levels (Pearson r = 0.58, p = 0.007, N = 20) but this result is driven entirely by Livepeer (88.5x subsidy); excluding it renders the correlation insignificant (r = 0.13, p = 0.59). Token inequality is near-universal (Gini 0.73 to 0.98) but only moderately correlated with concentration (r = 0.54), confirming they capture distinct governance dimensions.</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on-chain subsidy ratio; robustness; sample expansion; outlier robustness; non-insider HHI; tautology check; allocation design null.</w:t>
      </w:r>
      <w:r>
        <w:rPr/>
      </w:r>
    </w:p>
    <w:p>
      <w:pPr>
        <w:pStyle w:val="Heading1"/>
      </w:pPr>
      <w:r>
        <w:t>1. Introduction</w:t>
      </w:r>
    </w:p>
    <w:p>
      <w:pPr>
        <w:pStyle w:val="Heading2"/>
      </w:pPr>
      <w:r>
        <w:t>1.1 Motivation</w:t>
      </w:r>
    </w:p>
    <w:p>
      <w:r>
        <w:t xml:space="preserve">Three protocols with nearly identical subsidy ratios (DIMO at 0.33x, Aethir at 0.36x, and Aave at 0.37x) have governance HHI values of 0.038, 0.171, and 0.020 respectively. All three are revenue-dominant, yet their concentration spans the full range of the 40-protocol sample.</w:t>
      </w:r>
      <w:del w:id="9002" w:author="Claude" w:date="2026-04-02T00:00:00Z">
        <w:r>
          <w:delText>Governance concentration is a design outcome, not a financial outcome.</w:delText>
        </w:r>
      </w:del>
      <w:ins w:id="9003" w:author="Claude" w:date="2026-04-02T00:00:00Z">
        <w:r>
          <w:t>Governance concentration is a secondary market outcome, shaped by post-distribution trading and accumulation dynamics that neither allocation design nor protocol financial characteristics predict.</w:t>
        </w:r>
      </w:ins>
      <w:r>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exclusion methodology to remove 69 protocol-controlled addresses (staking contracts, exchange custodians, vesting locks, and protocol treasuries) from HHI computation, and test every available cross-sectional predictor of concentration using both parametric and rank-based methods.</w:t>
      </w:r>
    </w:p>
    <w:p>
      <w:r>
        <w:t xml:space="preserve">Four findings emerge. </w:t>
      </w:r>
      <w:del w:id="9004" w:author="Claude" w:date="2026-04-02T00:00:00Z">
        <w:r>
          <w:delText>First, protocol-controlled address contamination is a field-wide measurement problem: 56 addresses across 17 protocols were masquerading as governance participants, and removing them changed affected protocols’ HHI by up to 5x.</w:delText>
        </w:r>
      </w:del>
      <w:ins w:id="9005" w:author="Claude" w:date="2026-04-02T00:00:00Z">
        <w:r>
          <w:t>First, naive token holder lists include addresses that cannot vote: staking contracts, exchange custodians, vesting locks, and protocol treasuries. Across 20 protocols, 69 such addresses were included in prior concentration measurements, inflating affected protocols’ HHI by up to 5x.</w:t>
        </w:r>
      </w:ins>
      <w:r>
        <w:t xml:space="preserve"> Second, current insider wallet retention predicts governance concentration (Spearman rho = 0.44, p = 0.005), while initial allocation design does not (r = 0.19, p = 0.25, N = 37). Third, DePIN governance concentration is higher than DeFi after exclusion correction (Mann-Whitney p = 0.031, Cohen’s d = 1.00), though this finding is sensitive to sample composition.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w:t>
      </w:r>
      <w:del w:id="9006" w:author="Claude" w:date="2026-04-02T00:00:00Z">
        <w:r>
          <w:delText>result that challenges financial explanations of concentration</w:delText>
        </w:r>
      </w:del>
      <w:ins w:id="9007" w:author="Claude" w:date="2026-04-02T00:00:00Z">
        <w:r>
          <w:t>documenting that neither revenue, subsidy intensity, token maturity, nor initial allocation predicts governance concentration</w:t>
        </w:r>
      </w:ins>
      <w:r>
        <w:t xml:space="preserve">,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r>
        <w:t xml:space="preserve">Sections 2 and 3 develop the theoretical framework and design hypotheses. Section 4 operationalizes the framework through a scoring rubric and governance concentration cross-section design. Section 5 presents the empirical analysis. Sections 6 and 7 discuss implications, limitations, and future directions.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ins w:id="9008" w:author="Claude" w:date="2026-04-02T00:00:00Z">
        <w:r>
          <w:t>In practical terms: every decision about how tokens are distributed, who can vote, what can be changed, and how violations are punished is simultaneously an economic design choice and a political one.</w:t>
        </w:r>
      </w:ins>
    </w:p>
    <w:p>
      <w:r>
        <w:rPr/>
        <w:t xml:space="preserve">Political philosophy asks:</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r>
        <w:rPr>
          <w:b w:val="0"/>
        </w:rP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r>
        <w:rPr>
          <w:b w:val="0"/>
        </w:rPr>
        <w:t>Insider classification and tautology. The insider-concentration correlation has a mechanical component, addressed through a non-insider HHI decomposition (Section 5.4). The count-based measure survives; the balance-based measure does not. Five tokens are excluded from this check due to denominator mismatches or all-insider top-10 compositions. The classification methodology depends on Blockscout contract labels, which have lower coverage for Solana-native protocols; io.net’s top-10 holders are all unclassified.</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del w:id="9009" w:author="Claude" w:date="2026-04-02T00:00:00Z">
        <w:r>
          <w:delText>are institution-like: they function as rule-governed systems</w:delText>
        </w:r>
      </w:del>
      <w:ins w:id="9010" w:author="Claude" w:date="2026-04-02T00:00:00Z">
        <w:r>
          <w:t>function as institutions: rule-governed systems</w:t>
        </w:r>
      </w:ins>
      <w:r>
        <w:t xml:space="preserve">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 transactional demand rather than by initial supply distribution, implying that post-distribution dynamics dominate design-time allocation choices. This theoretical result anticipates the allocation design null documented in Section 5.4.</w:t>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w:t>
      </w:r>
      <w:del w:id="9011" w:author="Claude" w:date="2026-04-02T00:00:00Z">
        <w:r>
          <w:delText>structural tendencies toward concentration due to governance needs and incentive structures.</w:delText>
        </w:r>
      </w:del>
      <w:ins w:id="9012" w:author="Claude" w:date="2026-04-02T00:00:00Z">
        <w:r>
          <w:t>that protocols marketed as decentralized frequently concentrate decision-making power among a small number of token holders, developers, or validators.</w:t>
        </w:r>
      </w:ins>
      <w:r>
        <w:t xml:space="preserve">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Voting power inequality in Compound, Uniswap, and ENS exceeds wealth inequality in real-world economies, with </w:t>
      </w:r>
      <w:del w:id="9013" w:author="Claude" w:date="2026-04-02T00:00:00Z">
        <w:r>
          <w:delText>delegate Gini values approaching 0.99</w:delText>
        </w:r>
      </w:del>
      <w:ins w:id="9014" w:author="Claude" w:date="2026-04-02T00:00:00Z">
        <w:r>
          <w:t>voting power more unequally distributed than income in any country</w:t>
        </w:r>
      </w:ins>
      <w:r>
        <w:t xml:space="preserve"> (Fritsch, Müller, &amp; Wattenhofer, 2024), a pattern consistent with the delegation amplification documented in Section 5.5;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the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 xml:space="preserve">Sink: </w:t>
      </w:r>
      <w:del w:id="9015" w:author="Claude" w:date="2026-04-02T00:00:00Z">
        <w:r>
          <w:delText>float-reducing mechanisms (burns, buybacks that retire tokens, locks that credibly reduce circulating float over the window).</w:delText>
        </w:r>
      </w:del>
      <w:ins w:id="9016" w:author="Claude" w:date="2026-04-02T00:00:00Z">
        <w:r>
          <w:t>mechanisms that permanently or temporarily remove tokens from circulation (burns, buybacks that retire tokens, locks that reduce tradeable supply).</w:t>
        </w:r>
      </w:ins>
      <w:r>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 xml:space="preserve">A system </w:t>
      </w:r>
      <w:del w:id="9017" w:author="Claude" w:date="2026-04-02T00:00:00Z">
        <w:r>
          <w:delText>is legitimacy-feasible if</w:delText>
        </w:r>
      </w:del>
      <w:ins w:id="9018" w:author="Claude" w:date="2026-04-02T00:00:00Z">
        <w:r>
          <w:t>satisfies its legitimacy constraints if</w:t>
        </w:r>
      </w:ins>
      <w:r>
        <w:t xml:space="preserve">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2.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burn absorption rate accelerated from approximately 15% of emissions in mid-2024 to over 60% by early 2026 (Blockworks, 2026; Dune Analytics) while Helium's annual inflation fell below 2% (Zukowski, 2026b),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Zukowski, 2026b), and the trailing three-month S2R reached 0.18 by mid-2025.</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3.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(15 DeFi, 15 DePIN, 8 L1/L2 infrastructure, </w:t>
      </w:r>
      <w:del w:id="9019" w:author="Claude" w:date="2026-04-02T00:00:00Z">
        <w:r>
          <w:delText>2 survivorship-bias controls</w:delText>
        </w:r>
      </w:del>
      <w:ins w:id="9020" w:author="Claude" w:date="2026-04-02T00:00:00Z">
        <w:r>
          <w:t>2 failed or stagnated protocols included to avoid studying only survivors</w:t>
        </w:r>
      </w:ins>
      <w:r>
        <w:t xml:space="preserve">),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w:t>
      </w:r>
      <w:del w:id="9021" w:author="Claude" w:date="2026-04-02T00:00:00Z">
        <w:r>
          <w:delText>Solana-native tokens (META, DRIFT, GRASS, W) were collected via Helius getTokenAccounts API to address systematic undercounting in Dune's solana_utils.daily_balances table, which returned 29-291 holders versus 5,067-99,980 from direct RPC enumeration.</w:delText>
        </w:r>
      </w:del>
      <w:ins w:id="9022" w:author="Claude" w:date="2026-04-02T00:00:00Z">
        <w:r>
          <w:t>Solana-native tokens (META, DRIFT, GRASS, W) required a separate data collection pipeline (Helius DAS API) because the primary indexer undercounted holders by two orders of magnitude; details are in Supplementary File S6.</w:t>
        </w:r>
      </w:ins>
      <w:r>
        <w:t/>
      </w:r>
    </w:p>
    <w:p>
      <w:r>
        <w:rPr>
          <w:i/>
          <w:sz w:val="18"/>
        </w:rPr>
        <w:t>Figure 4. Holding-based Herfindahl-Hirschman Index (HHI) across 40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($156M annualized (Token Terminal, April 2026) from 150+ enterprise AI and gaming clients), its governance token (ATH) has an HHI of 0.171,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We cross-validate allocation data against the Tokenomist API for the 10 protocols available under the free-trial catalog. Seven of nine matched protocols agree within three percentage points; two discrepancies (Aave, Lido) reflect Tokenomist’s reporting of current vesting state rather than initial allocation design, a distinction that reinforces the separation between design intent and observed holder composition documented in Section 5.4. Two protocols (MetaDAO, Token Engineering Commons) use non-standard allocation models that cannot be mapped to team/investor/community buckets and are excluded from the allocation regression.</w:t>
      </w:r>
      <w:ins w:id="1" w:author="Claude" w:date="2026-04-01T00:00:00Z">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ins>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r>
        <w:rPr>
          <w:b w:val="0"/>
        </w:rPr>
        <w:t>Aave’s initial allocation included a substantial team and investor share, but all vesting has completed. Tokenomist reports the current state (0% insider, 100% community), which reflects full distribution rather than the absence of an initial insider allocation. Our regression uses the initial design allocation (from project documentation), not the Tokenomist current-state value.</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w:t>
      </w:r>
      <w:del w:id="9040" w:author="Claude" w:date="2026-04-02T00:00:00Z">
        <w:r>
          <w:delText>cost-to-meaningful-voice proxies.</w:delText>
        </w:r>
      </w:del>
      <w:ins w:id="9041" w:author="Claude" w:date="2026-04-02T00:00:00Z">
        <w:r>
          <w:t>the minimum token holding or gas expenditure required to submit a governance proposal or cast a meaningful vote.</w:t>
        </w:r>
      </w:ins>
      <w:r>
        <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12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w:t>
      </w:r>
      <w:ins w:id="9023" w:author="Claude" w:date="2026-04-02T00:00:00Z">
        <w:r>
          <w:t>(for reference, a market with four equal competitors has HHI = 0.25)</w:t>
        </w:r>
      </w:ins>
      <w:r>
        <w:t xml:space="preserve">.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w:t>
      </w:r>
      <w:del w:id="9024" w:author="Claude" w:date="2026-04-02T00:00:00Z">
        <w:r>
          <w:delText>The Index is designed to correlate with governance quality but is not a causal claim: a high Synergy Index reflects that a protocol's institutional design aligns with multiple normative traditions, not that such alignment causes good outcomes.</w:delText>
        </w:r>
      </w:del>
      <w:ins w:id="9025" w:author="Claude" w:date="2026-04-02T00:00:00Z">
        <w:r>
          <w:t>A high Synergy Index indicates that a protocol’s institutional design aligns with multiple normative traditions; it measures design intent, not governance effectiveness.</w:t>
        </w:r>
      </w:ins>
      <w:r>
        <w:t xml:space="preserve">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40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40 protocols, computed from Dune Analytics multi-chain queries and Helius DAS API token holder distributions (March 2026 snapshot) Subsidy-to-Revenue ratios for DePIN protocols were computed from protocol-native burn and emission events using the compute_s2r.py script in the replication package; input files include helium_s2r_cleaned.csv (34 months), geodnet_monthly_burns.csv, and geodnet_monthly_emissions.csv.. We report address-holding concentration after excluding 69 protocol-controlled addresses across 20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$156M annualized revenue (Token Terminal, April 2026)),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69 protocol-controlled addresses excluded across 20 protocols). † = futarchy governance. ‡ = survivorship-bias control.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excluded from the subsidy regression because the protocol has no token emissions. Instead, 97% of trading fees are routed to an Assistance Fund that purchases and permanently burns HYPE tokens.</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protocols exhibit higher governance concentration than DeFi protocols in the expanded 40-protocol dataset (Mann-Whitney p = 0.031, Cohen’s d = 1.00). DePIN mean HHI (0.088, N=15) exceeds DeFi mean HHI (0.059, N=15). The result is sensitive to sample composition and should be characterized as suggestive rather than robust; the test remains significant in 23 of 30 leave-one-out iterations, with seven protocols individually capable of pushing the p-value above 0.052. A permutation test (10,000 random reassignments of sector labels) yields p = 0.029, confirming the direction is not an artifact of the asymptotic approximation.         </w:t>
      </w:r>
      <w:del w:id="9028" w:author="Claude" w:date="2026-04-02T00:00:00Z">
        <w:r>
          <w:delText>Formal analysis of capital-intensive networks demonstrates that even small asymmetries in operational costs produce highly concentrated market shares (Arnosti &amp; Weinberg, 2022); DePIN protocols, where fleet operators achieve lower per-unit costs than solo participants through scale economies, exhibit this oligopoly structure (Cohen’s d = 1.00 relative to DeFi).</w:delText>
        </w:r>
      </w:del>
      <w:ins w:id="9029" w:author="Claude" w:date="2026-04-02T00:00:00Z">
        <w:r>
          <w:t>In capital-intensive networks, even small cost advantages produce concentrated market shares (Arnosti &amp; Weinberg, 2022). DePIN protocols exhibit this pattern: fleet operators who deploy hundreds of devices achieve lower per-unit costs than solo participants, and the resulting scale economies are consistent with the concentration gap observed here (Cohen’s d = 1.00 relative to DeFi).</w:t>
        </w:r>
      </w:ins>
      <w:r>
        <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0.19, p = 0.25),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del w:id="9030" w:author="Claude" w:date="2026-04-02T00:00:00Z">
        <w:r>
          <w:delText>compression</w:delText>
        </w:r>
      </w:del>
      <w:ins w:id="9031" w:author="Claude" w:date="2026-04-02T00:00:00Z">
        <w:r>
          <w:t>distribution-broadening</w:t>
        </w:r>
      </w:ins>
      <w:r>
        <w:t xml:space="preserve"> mechanisms entirely. The governance concentration patterns in Table 4 may reflect distribution mechanism design rather than sector-level differences. However, the regression null on insider allocation (Section 5.4) cautions against treating initial token allocation as a </w:t>
      </w:r>
      <w:del w:id="9032" w:author="Claude" w:date="2026-04-02T00:00:00Z">
        <w:r>
          <w:delText>sufficient statistic for</w:delText>
        </w:r>
      </w:del>
      <w:ins w:id="9033" w:author="Claude" w:date="2026-04-02T00:00:00Z">
        <w:r>
          <w:t>complete measure of</w:t>
        </w:r>
      </w:ins>
      <w:r>
        <w:t xml:space="preserve"> distribution design: compression mechanisms (sub-linear scaling, activity-based caps, delegation incentives) operate through ongoing protocol governance, not through the initial percentage split alone.</w:t>
      </w:r>
    </w:p>
    <w:p>
      <w:pPr>
        <w:pStyle w:val="Heading2"/>
      </w:pPr>
      <w:r>
        <w:t>5.4 Allocation Design and Post-Distribution Dynamics</w:t>
      </w:r>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5, Models 3 through 5; Table 8 summarizes the bivariate battery).</w:t>
      </w:r>
    </w:p>
    <w:tbl>
      <w:tblPr>
        <w:tblStyle w:val="TableGrid"/>
        <w:tblW w:type="dxa" w:w="8640"/>
        <w:tblLook w:firstColumn="1" w:firstRow="1" w:lastColumn="0" w:lastRow="0" w:noHBand="0" w:noVBand="1" w:val="04A0"/>
      </w:tblPr>
      <w:tblGrid>
        <w:gridCol w:w="2520"/>
        <w:gridCol w:w="1080"/>
        <w:gridCol w:w="1080"/>
        <w:gridCol w:w="720"/>
        <w:gridCol w:w="600"/>
        <w:gridCol w:w="2640"/>
      </w:tblGrid>
      <w:tr>
        <w:tc>
          <w:tcPr>
            <w:tcW w:type="dxa" w:w="2520"/>
          </w:tcPr>
          <w:p>
            <w:r>
              <w:rPr>
                <w:b/>
              </w:rPr>
              <w:t xml:space="preserve">Covariate</w:t>
            </w:r>
          </w:p>
        </w:tc>
        <w:tc>
          <w:tcPr>
            <w:tcW w:type="dxa" w:w="1080"/>
          </w:tcPr>
          <w:p>
            <w:r>
              <w:rPr>
                <w:b/>
              </w:rPr>
              <w:t xml:space="preserve">Test</w:t>
            </w:r>
          </w:p>
        </w:tc>
        <w:tc>
          <w:tcPr>
            <w:tcW w:type="dxa" w:w="1080"/>
          </w:tcPr>
          <w:p>
            <w:r>
              <w:rPr>
                <w:b/>
              </w:rPr>
              <w:t xml:space="preserve">Statistic</w:t>
            </w:r>
          </w:p>
        </w:tc>
        <w:tc>
          <w:tcPr>
            <w:tcW w:type="dxa" w:w="720"/>
          </w:tcPr>
          <w:p>
            <w:r>
              <w:rPr>
                <w:b/>
              </w:rPr>
              <w:t xml:space="preserve">p</w:t>
            </w:r>
          </w:p>
        </w:tc>
        <w:tc>
          <w:tcPr>
            <w:tcW w:type="dxa" w:w="600"/>
          </w:tcPr>
          <w:p>
            <w:r>
              <w:rPr>
                <w:b/>
              </w:rPr>
              <w:t xml:space="preserve">N</w:t>
            </w:r>
          </w:p>
        </w:tc>
        <w:tc>
          <w:tcPr>
            <w:tcW w:type="dxa" w:w="2640"/>
          </w:tcPr>
          <w:p>
            <w:r>
              <w:rPr>
                <w:b/>
              </w:rPr>
              <w:t xml:space="preserve">Status</w:t>
            </w:r>
          </w:p>
        </w:tc>
      </w:tr>
      <w:tr>
        <w:tc>
          <w:tcPr>
            <w:tcW w:type="dxa" w:w="2520"/>
          </w:tcPr>
          <w:p>
            <w:r>
              <w:rPr/>
              <w:t xml:space="preserve">Insider allocation (%)</w:t>
            </w:r>
          </w:p>
        </w:tc>
        <w:tc>
          <w:tcPr>
            <w:tcW w:type="dxa" w:w="1080"/>
          </w:tcPr>
          <w:p>
            <w:r>
              <w:rPr/>
              <w:t xml:space="preserve">Pearson r</w:t>
            </w:r>
          </w:p>
        </w:tc>
        <w:tc>
          <w:tcPr>
            <w:tcW w:type="dxa" w:w="1080"/>
          </w:tcPr>
          <w:p>
            <w:r>
              <w:rPr/>
              <w:t xml:space="preserve">+0.19</w:t>
            </w:r>
          </w:p>
        </w:tc>
        <w:tc>
          <w:tcPr>
            <w:tcW w:type="dxa" w:w="720"/>
          </w:tcPr>
          <w:p>
            <w:r>
              <w:rPr/>
              <w:t xml:space="preserve">0.25</w:t>
            </w:r>
          </w:p>
        </w:tc>
        <w:tc>
          <w:tcPr>
            <w:tcW w:type="dxa" w:w="600"/>
          </w:tcPr>
          <w:p>
            <w:r>
              <w:rPr/>
              <w:t xml:space="preserve">37</w:t>
            </w:r>
          </w:p>
        </w:tc>
        <w:tc>
          <w:tcPr>
            <w:tcW w:type="dxa" w:w="2640"/>
          </w:tcPr>
          <w:p>
            <w:r>
              <w:rPr/>
              <w:t xml:space="preserve">Null</w:t>
            </w:r>
          </w:p>
        </w:tc>
      </w:tr>
      <w:tr>
        <w:tc>
          <w:tcPr>
            <w:tcW w:type="dxa" w:w="2520"/>
          </w:tcPr>
          <w:p>
            <w:r>
              <w:rPr/>
              <w:t xml:space="preserve">Team allocation (%)</w:t>
            </w:r>
          </w:p>
        </w:tc>
        <w:tc>
          <w:tcPr>
            <w:tcW w:type="dxa" w:w="1080"/>
          </w:tcPr>
          <w:p>
            <w:r>
              <w:rPr/>
              <w:t xml:space="preserve">Pearson r</w:t>
            </w:r>
          </w:p>
        </w:tc>
        <w:tc>
          <w:tcPr>
            <w:tcW w:type="dxa" w:w="1080"/>
          </w:tcPr>
          <w:p>
            <w:r>
              <w:rPr/>
              <w:t xml:space="preserve">−0.13</w:t>
            </w:r>
          </w:p>
        </w:tc>
        <w:tc>
          <w:tcPr>
            <w:tcW w:type="dxa" w:w="720"/>
          </w:tcPr>
          <w:p>
            <w:r>
              <w:rPr/>
              <w:t xml:space="preserve">0.46</w:t>
            </w:r>
          </w:p>
        </w:tc>
        <w:tc>
          <w:tcPr>
            <w:tcW w:type="dxa" w:w="600"/>
          </w:tcPr>
          <w:p>
            <w:r>
              <w:rPr/>
              <w:t xml:space="preserve">37</w:t>
            </w:r>
          </w:p>
        </w:tc>
        <w:tc>
          <w:tcPr>
            <w:tcW w:type="dxa" w:w="2640"/>
          </w:tcPr>
          <w:p>
            <w:r>
              <w:rPr/>
              <w:t xml:space="preserve">Null</w:t>
            </w:r>
          </w:p>
        </w:tc>
      </w:tr>
      <w:tr>
        <w:tc>
          <w:tcPr>
            <w:tcW w:type="dxa" w:w="2520"/>
          </w:tcPr>
          <w:p>
            <w:r>
              <w:rPr/>
              <w:t xml:space="preserve">Investor allocation (%)</w:t>
            </w:r>
          </w:p>
        </w:tc>
        <w:tc>
          <w:tcPr>
            <w:tcW w:type="dxa" w:w="1080"/>
          </w:tcPr>
          <w:p>
            <w:r>
              <w:rPr/>
              <w:t xml:space="preserve">Pearson r</w:t>
            </w:r>
          </w:p>
        </w:tc>
        <w:tc>
          <w:tcPr>
            <w:tcW w:type="dxa" w:w="1080"/>
          </w:tcPr>
          <w:p>
            <w:r>
              <w:rPr/>
              <w:t xml:space="preserve">+0.26</w:t>
            </w:r>
          </w:p>
        </w:tc>
        <w:tc>
          <w:tcPr>
            <w:tcW w:type="dxa" w:w="720"/>
          </w:tcPr>
          <w:p>
            <w:r>
              <w:rPr/>
              <w:t xml:space="preserve">0.14</w:t>
            </w:r>
          </w:p>
        </w:tc>
        <w:tc>
          <w:tcPr>
            <w:tcW w:type="dxa" w:w="600"/>
          </w:tcPr>
          <w:p>
            <w:r>
              <w:rPr/>
              <w:t xml:space="preserve">37</w:t>
            </w:r>
          </w:p>
        </w:tc>
        <w:tc>
          <w:tcPr>
            <w:tcW w:type="dxa" w:w="2640"/>
          </w:tcPr>
          <w:p>
            <w:r>
              <w:rPr/>
              <w:t xml:space="preserve">Null</w:t>
            </w:r>
          </w:p>
        </w:tc>
      </w:tr>
      <w:tr>
        <w:tc>
          <w:tcPr>
            <w:tcW w:type="dxa" w:w="2520"/>
          </w:tcPr>
          <w:p>
            <w:r>
              <w:rPr/>
              <w:t xml:space="preserve">Protocol maturity (years)</w:t>
            </w:r>
          </w:p>
        </w:tc>
        <w:tc>
          <w:tcPr>
            <w:tcW w:type="dxa" w:w="1080"/>
          </w:tcPr>
          <w:p>
            <w:r>
              <w:rPr/>
              <w:t xml:space="preserve">Pearson r</w:t>
            </w:r>
          </w:p>
        </w:tc>
        <w:tc>
          <w:tcPr>
            <w:tcW w:type="dxa" w:w="1080"/>
          </w:tcPr>
          <w:p>
            <w:r>
              <w:rPr/>
              <w:t xml:space="preserve">+0.12</w:t>
            </w:r>
          </w:p>
        </w:tc>
        <w:tc>
          <w:tcPr>
            <w:tcW w:type="dxa" w:w="720"/>
          </w:tcPr>
          <w:p>
            <w:r>
              <w:rPr/>
              <w:t xml:space="preserve">0.51</w:t>
            </w:r>
          </w:p>
        </w:tc>
        <w:tc>
          <w:tcPr>
            <w:tcW w:type="dxa" w:w="600"/>
          </w:tcPr>
          <w:p>
            <w:r>
              <w:rPr/>
              <w:t xml:space="preserve">37</w:t>
            </w:r>
          </w:p>
        </w:tc>
        <w:tc>
          <w:tcPr>
            <w:tcW w:type="dxa" w:w="2640"/>
          </w:tcPr>
          <w:p>
            <w:r>
              <w:rPr/>
              <w:t xml:space="preserve">Null</w:t>
            </w:r>
          </w:p>
        </w:tc>
      </w:tr>
      <w:tr>
        <w:tc>
          <w:tcPr>
            <w:tcW w:type="dxa" w:w="2520"/>
          </w:tcPr>
          <w:p>
            <w:r>
              <w:rPr/>
              <w:t xml:space="preserve">Circ/total supply ratio</w:t>
            </w:r>
          </w:p>
        </w:tc>
        <w:tc>
          <w:tcPr>
            <w:tcW w:type="dxa" w:w="1080"/>
          </w:tcPr>
          <w:p>
            <w:r>
              <w:rPr/>
              <w:t xml:space="preserve">Pearson r</w:t>
            </w:r>
          </w:p>
        </w:tc>
        <w:tc>
          <w:tcPr>
            <w:tcW w:type="dxa" w:w="1080"/>
          </w:tcPr>
          <w:p>
            <w:r>
              <w:rPr/>
              <w:t xml:space="preserve">+0.03</w:t>
            </w:r>
          </w:p>
        </w:tc>
        <w:tc>
          <w:tcPr>
            <w:tcW w:type="dxa" w:w="720"/>
          </w:tcPr>
          <w:p>
            <w:r>
              <w:rPr/>
              <w:t xml:space="preserve">0.86</w:t>
            </w:r>
          </w:p>
        </w:tc>
        <w:tc>
          <w:tcPr>
            <w:tcW w:type="dxa" w:w="600"/>
          </w:tcPr>
          <w:p>
            <w:r>
              <w:rPr/>
              <w:t xml:space="preserve">31</w:t>
            </w:r>
          </w:p>
        </w:tc>
        <w:tc>
          <w:tcPr>
            <w:tcW w:type="dxa" w:w="2640"/>
          </w:tcPr>
          <w:p>
            <w:r>
              <w:rPr/>
              <w:t xml:space="preserve">Null</w:t>
            </w:r>
          </w:p>
        </w:tc>
      </w:tr>
      <w:tr>
        <w:tc>
          <w:tcPr>
            <w:tcW w:type="dxa" w:w="2520"/>
          </w:tcPr>
          <w:p>
            <w:r>
              <w:rPr/>
              <w:t xml:space="preserve">MCap/FDV ratio</w:t>
            </w:r>
          </w:p>
        </w:tc>
        <w:tc>
          <w:tcPr>
            <w:tcW w:type="dxa" w:w="1080"/>
          </w:tcPr>
          <w:p>
            <w:r>
              <w:rPr/>
              <w:t xml:space="preserve">Pearson r</w:t>
            </w:r>
          </w:p>
        </w:tc>
        <w:tc>
          <w:tcPr>
            <w:tcW w:type="dxa" w:w="1080"/>
          </w:tcPr>
          <w:p>
            <w:r>
              <w:rPr/>
              <w:t xml:space="preserve">+0.01</w:t>
            </w:r>
          </w:p>
        </w:tc>
        <w:tc>
          <w:tcPr>
            <w:tcW w:type="dxa" w:w="720"/>
          </w:tcPr>
          <w:p>
            <w:r>
              <w:rPr/>
              <w:t xml:space="preserve">0.96</w:t>
            </w:r>
          </w:p>
        </w:tc>
        <w:tc>
          <w:tcPr>
            <w:tcW w:type="dxa" w:w="600"/>
          </w:tcPr>
          <w:p>
            <w:r>
              <w:rPr/>
              <w:t xml:space="preserve">30</w:t>
            </w:r>
          </w:p>
        </w:tc>
        <w:tc>
          <w:tcPr>
            <w:tcW w:type="dxa" w:w="2640"/>
          </w:tcPr>
          <w:p>
            <w:r>
              <w:rPr/>
              <w:t xml:space="preserve">Null</w:t>
            </w:r>
          </w:p>
        </w:tc>
      </w:tr>
      <w:tr>
        <w:tc>
          <w:tcPr>
            <w:tcW w:type="dxa" w:w="2520"/>
          </w:tcPr>
          <w:p>
            <w:r>
              <w:rPr/>
              <w:t xml:space="preserve">Exclusion-adjusted float</w:t>
            </w:r>
          </w:p>
        </w:tc>
        <w:tc>
          <w:tcPr>
            <w:tcW w:type="dxa" w:w="1080"/>
          </w:tcPr>
          <w:p>
            <w:r>
              <w:rPr/>
              <w:t xml:space="preserve">Pearson r</w:t>
            </w:r>
          </w:p>
        </w:tc>
        <w:tc>
          <w:tcPr>
            <w:tcW w:type="dxa" w:w="1080"/>
          </w:tcPr>
          <w:p>
            <w:r>
              <w:rPr/>
              <w:t xml:space="preserve">−0.003</w:t>
            </w:r>
          </w:p>
        </w:tc>
        <w:tc>
          <w:tcPr>
            <w:tcW w:type="dxa" w:w="720"/>
          </w:tcPr>
          <w:p>
            <w:r>
              <w:rPr/>
              <w:t xml:space="preserve">0.99</w:t>
            </w:r>
          </w:p>
        </w:tc>
        <w:tc>
          <w:tcPr>
            <w:tcW w:type="dxa" w:w="600"/>
          </w:tcPr>
          <w:p>
            <w:r>
              <w:rPr/>
              <w:t xml:space="preserve">30</w:t>
            </w:r>
          </w:p>
        </w:tc>
        <w:tc>
          <w:tcPr>
            <w:tcW w:type="dxa" w:w="2640"/>
          </w:tcPr>
          <w:p>
            <w:r>
              <w:rPr/>
              <w:t xml:space="preserve">Null</w:t>
            </w:r>
          </w:p>
        </w:tc>
      </w:tr>
      <w:tr>
        <w:tc>
          <w:tcPr>
            <w:tcW w:type="dxa" w:w="2520"/>
          </w:tcPr>
          <w:p>
            <w:r>
              <w:rPr/>
              <w:t xml:space="preserve">Insider count fraction (top-10)</w:t>
            </w:r>
          </w:p>
        </w:tc>
        <w:tc>
          <w:tcPr>
            <w:tcW w:type="dxa" w:w="1080"/>
          </w:tcPr>
          <w:p>
            <w:r>
              <w:rPr/>
              <w:t xml:space="preserve">Spearman ρ</w:t>
            </w:r>
          </w:p>
        </w:tc>
        <w:tc>
          <w:tcPr>
            <w:tcW w:type="dxa" w:w="1080"/>
          </w:tcPr>
          <w:p>
            <w:r>
              <w:rPr/>
              <w:t xml:space="preserve">+0.44</w:t>
            </w:r>
          </w:p>
        </w:tc>
        <w:tc>
          <w:tcPr>
            <w:tcW w:type="dxa" w:w="720"/>
          </w:tcPr>
          <w:p>
            <w:r>
              <w:rPr/>
              <w:t xml:space="preserve">0.005</w:t>
            </w:r>
          </w:p>
        </w:tc>
        <w:tc>
          <w:tcPr>
            <w:tcW w:type="dxa" w:w="600"/>
          </w:tcPr>
          <w:p>
            <w:r>
              <w:rPr/>
              <w:t xml:space="preserve">39</w:t>
            </w:r>
          </w:p>
        </w:tc>
        <w:tc>
          <w:tcPr>
            <w:tcW w:type="dxa" w:w="2640"/>
          </w:tcPr>
          <w:p>
            <w:r>
              <w:rPr/>
              <w:t xml:space="preserve">Significant*</w:t>
            </w:r>
          </w:p>
        </w:tc>
      </w:tr>
      <w:tr>
        <w:tc>
          <w:tcPr>
            <w:tcW w:type="dxa" w:w="2520"/>
          </w:tcPr>
          <w:p>
            <w:r>
              <w:rPr/>
              <w:t xml:space="preserve">Non-insider HHI, V1 (count)</w:t>
            </w:r>
          </w:p>
        </w:tc>
        <w:tc>
          <w:tcPr>
            <w:tcW w:type="dxa" w:w="1080"/>
          </w:tcPr>
          <w:p>
            <w:r>
              <w:rPr/>
              <w:t xml:space="preserve">Spearman ρ</w:t>
            </w:r>
          </w:p>
        </w:tc>
        <w:tc>
          <w:tcPr>
            <w:tcW w:type="dxa" w:w="1080"/>
          </w:tcPr>
          <w:p>
            <w:r>
              <w:rPr/>
              <w:t xml:space="preserve">+0.54</w:t>
            </w:r>
          </w:p>
        </w:tc>
        <w:tc>
          <w:tcPr>
            <w:tcW w:type="dxa" w:w="720"/>
          </w:tcPr>
          <w:p>
            <w:r>
              <w:rPr/>
              <w:t xml:space="preserve">0.001</w:t>
            </w:r>
          </w:p>
        </w:tc>
        <w:tc>
          <w:tcPr>
            <w:tcW w:type="dxa" w:w="600"/>
          </w:tcPr>
          <w:p>
            <w:r>
              <w:rPr/>
              <w:t xml:space="preserve">34</w:t>
            </w:r>
          </w:p>
        </w:tc>
        <w:tc>
          <w:tcPr>
            <w:tcW w:type="dxa" w:w="2640"/>
          </w:tcPr>
          <w:p>
            <w:r>
              <w:rPr/>
              <w:t xml:space="preserve">Tautology-checked</w:t>
            </w:r>
          </w:p>
        </w:tc>
      </w:tr>
      <w:tr>
        <w:tc>
          <w:tcPr>
            <w:tcW w:type="dxa" w:w="2520"/>
          </w:tcPr>
          <w:p>
            <w:r>
              <w:rPr/>
              <w:t xml:space="preserve">Non-insider HHI, V2 (balance)</w:t>
            </w:r>
          </w:p>
        </w:tc>
        <w:tc>
          <w:tcPr>
            <w:tcW w:type="dxa" w:w="1080"/>
          </w:tcPr>
          <w:p>
            <w:r>
              <w:rPr/>
              <w:t xml:space="preserve">Spearman ρ</w:t>
            </w:r>
          </w:p>
        </w:tc>
        <w:tc>
          <w:tcPr>
            <w:tcW w:type="dxa" w:w="1080"/>
          </w:tcPr>
          <w:p>
            <w:r>
              <w:rPr/>
              <w:t xml:space="preserve">+0.33</w:t>
            </w:r>
          </w:p>
        </w:tc>
        <w:tc>
          <w:tcPr>
            <w:tcW w:type="dxa" w:w="720"/>
          </w:tcPr>
          <w:p>
            <w:r>
              <w:rPr/>
              <w:t xml:space="preserve">0.060</w:t>
            </w:r>
          </w:p>
        </w:tc>
        <w:tc>
          <w:tcPr>
            <w:tcW w:type="dxa" w:w="600"/>
          </w:tcPr>
          <w:p>
            <w:r>
              <w:rPr/>
              <w:t xml:space="preserve">34</w:t>
            </w:r>
          </w:p>
        </w:tc>
        <w:tc>
          <w:tcPr>
            <w:tcW w:type="dxa" w:w="2640"/>
          </w:tcPr>
          <w:p>
            <w:r>
              <w:rPr/>
              <w:t xml:space="preserve">Does not survive</w:t>
            </w:r>
          </w:p>
        </w:tc>
      </w:tr>
      <w:tr>
        <w:tc>
          <w:tcPr>
            <w:tcW w:type="dxa" w:w="2520"/>
          </w:tcPr>
          <w:p>
            <w:r>
              <w:rPr/>
              <w:t xml:space="preserve">Subsidy ratio (cross-sector)</w:t>
            </w:r>
          </w:p>
        </w:tc>
        <w:tc>
          <w:tcPr>
            <w:tcW w:type="dxa" w:w="1080"/>
          </w:tcPr>
          <w:p>
            <w:r>
              <w:rPr/>
              <w:t xml:space="preserve">Pearson r</w:t>
            </w:r>
          </w:p>
        </w:tc>
        <w:tc>
          <w:tcPr>
            <w:tcW w:type="dxa" w:w="1080"/>
          </w:tcPr>
          <w:p>
            <w:r>
              <w:rPr/>
              <w:t xml:space="preserve">+0.58</w:t>
            </w:r>
          </w:p>
        </w:tc>
        <w:tc>
          <w:tcPr>
            <w:tcW w:type="dxa" w:w="720"/>
          </w:tcPr>
          <w:p>
            <w:r>
              <w:rPr/>
              <w:t xml:space="preserve">0.007</w:t>
            </w:r>
          </w:p>
        </w:tc>
        <w:tc>
          <w:tcPr>
            <w:tcW w:type="dxa" w:w="600"/>
          </w:tcPr>
          <w:p>
            <w:r>
              <w:rPr/>
              <w:t xml:space="preserve">20</w:t>
            </w:r>
          </w:p>
        </w:tc>
        <w:tc>
          <w:tcPr>
            <w:tcW w:type="dxa" w:w="2640"/>
          </w:tcPr>
          <w:p>
            <w:r>
              <w:rPr/>
              <w:t xml:space="preserve">Fragile (LPT-driven)</w:t>
            </w:r>
          </w:p>
        </w:tc>
      </w:tr>
      <w:tr>
        <w:tc>
          <w:tcPr>
            <w:tcW w:type="dxa" w:w="2520"/>
          </w:tcPr>
          <w:p>
            <w:r>
              <w:rPr/>
              <w:t xml:space="preserve">Subsidy ratio (TT expanded)</w:t>
            </w:r>
          </w:p>
        </w:tc>
        <w:tc>
          <w:tcPr>
            <w:tcW w:type="dxa" w:w="1080"/>
          </w:tcPr>
          <w:p>
            <w:r>
              <w:rPr/>
              <w:t xml:space="preserve">Pearson r</w:t>
            </w:r>
          </w:p>
        </w:tc>
        <w:tc>
          <w:tcPr>
            <w:tcW w:type="dxa" w:w="1080"/>
          </w:tcPr>
          <w:p>
            <w:r>
              <w:rPr/>
              <w:t xml:space="preserve">+0.10</w:t>
            </w:r>
          </w:p>
        </w:tc>
        <w:tc>
          <w:tcPr>
            <w:tcW w:type="dxa" w:w="720"/>
          </w:tcPr>
          <w:p>
            <w:r>
              <w:rPr/>
              <w:t xml:space="preserve">0.674</w:t>
            </w:r>
          </w:p>
        </w:tc>
        <w:tc>
          <w:tcPr>
            <w:tcW w:type="dxa" w:w="600"/>
          </w:tcPr>
          <w:p>
            <w:r>
              <w:rPr/>
              <w:t xml:space="preserve">22</w:t>
            </w:r>
          </w:p>
        </w:tc>
        <w:tc>
          <w:tcPr>
            <w:tcW w:type="dxa" w:w="2640"/>
          </w:tcPr>
          <w:p>
            <w:r>
              <w:rPr/>
              <w:t xml:space="preserve">Null (robustness check)</w:t>
            </w:r>
          </w:p>
        </w:tc>
      </w:tr>
      <w:tr>
        <w:tc>
          <w:tcPr>
            <w:tcW w:type="dxa" w:w="2520"/>
          </w:tcPr>
          <w:p>
            <w:r>
              <w:rPr/>
              <w:t xml:space="preserve">Subsidy ratio (excl. Livepeer)</w:t>
            </w:r>
          </w:p>
        </w:tc>
        <w:tc>
          <w:tcPr>
            <w:tcW w:type="dxa" w:w="1080"/>
          </w:tcPr>
          <w:p>
            <w:r>
              <w:rPr/>
              <w:t xml:space="preserve">Pearson r</w:t>
            </w:r>
          </w:p>
        </w:tc>
        <w:tc>
          <w:tcPr>
            <w:tcW w:type="dxa" w:w="1080"/>
          </w:tcPr>
          <w:p>
            <w:r>
              <w:rPr/>
              <w:t xml:space="preserve">+0.13</w:t>
            </w:r>
          </w:p>
        </w:tc>
        <w:tc>
          <w:tcPr>
            <w:tcW w:type="dxa" w:w="720"/>
          </w:tcPr>
          <w:p>
            <w:r>
              <w:rPr/>
              <w:t xml:space="preserve">0.37</w:t>
            </w:r>
          </w:p>
        </w:tc>
        <w:tc>
          <w:tcPr>
            <w:tcW w:type="dxa" w:w="600"/>
          </w:tcPr>
          <w:p>
            <w:r>
              <w:rPr/>
              <w:t xml:space="preserve">19</w:t>
            </w:r>
          </w:p>
        </w:tc>
        <w:tc>
          <w:tcPr>
            <w:tcW w:type="dxa" w:w="2640"/>
          </w:tcPr>
          <w:p>
            <w:r>
              <w:rPr/>
              <w:t xml:space="preserve">Null</w:t>
            </w:r>
          </w:p>
        </w:tc>
      </w:tr>
      <w:tr>
        <w:tc>
          <w:tcPr>
            <w:tcW w:type="dxa" w:w="2520"/>
          </w:tcPr>
          <w:p>
            <w:r>
              <w:rPr/>
              <w:t xml:space="preserve">DePIN sector (dummy)</w:t>
            </w:r>
          </w:p>
        </w:tc>
        <w:tc>
          <w:tcPr>
            <w:tcW w:type="dxa" w:w="1080"/>
          </w:tcPr>
          <w:p>
            <w:r>
              <w:rPr/>
              <w:t xml:space="preserve">Mann-Whitney</w:t>
            </w:r>
          </w:p>
        </w:tc>
        <w:tc>
          <w:tcPr>
            <w:tcW w:type="dxa" w:w="1080"/>
          </w:tcPr>
          <w:p>
            <w:r>
              <w:rPr/>
              <w:t xml:space="preserve">U=165</w:t>
            </w:r>
          </w:p>
        </w:tc>
        <w:tc>
          <w:tcPr>
            <w:tcW w:type="dxa" w:w="720"/>
          </w:tcPr>
          <w:p>
            <w:r>
              <w:rPr/>
              <w:t xml:space="preserve">0.031</w:t>
            </w:r>
          </w:p>
        </w:tc>
        <w:tc>
          <w:tcPr>
            <w:tcW w:type="dxa" w:w="600"/>
          </w:tcPr>
          <w:p>
            <w:r>
              <w:rPr/>
              <w:t xml:space="preserve">30</w:t>
            </w:r>
          </w:p>
        </w:tc>
        <w:tc>
          <w:tcPr>
            <w:tcW w:type="dxa" w:w="2640"/>
          </w:tcPr>
          <w:p>
            <w:r>
              <w:rPr/>
              <w:t xml:space="preserve">Sensitive (23/30 LOO)</w:t>
            </w:r>
          </w:p>
        </w:tc>
      </w:tr>
      <w:tr>
        <w:tc>
          <w:tcPr>
            <w:tcW w:type="dxa" w:w="2520"/>
          </w:tcPr>
          <w:p>
            <w:r>
              <w:rPr/>
              <w:t xml:space="preserve">HHI-Gini</w:t>
            </w:r>
          </w:p>
        </w:tc>
        <w:tc>
          <w:tcPr>
            <w:tcW w:type="dxa" w:w="1080"/>
          </w:tcPr>
          <w:p>
            <w:r>
              <w:rPr/>
              <w:t xml:space="preserve">Pearson r</w:t>
            </w:r>
          </w:p>
        </w:tc>
        <w:tc>
          <w:tcPr>
            <w:tcW w:type="dxa" w:w="1080"/>
          </w:tcPr>
          <w:p>
            <w:r>
              <w:rPr/>
              <w:t xml:space="preserve">+0.54</w:t>
            </w:r>
          </w:p>
        </w:tc>
        <w:tc>
          <w:tcPr>
            <w:tcW w:type="dxa" w:w="720"/>
          </w:tcPr>
          <w:p>
            <w:r>
              <w:rPr/>
              <w:t xml:space="preserve">&lt;0.001</w:t>
            </w:r>
          </w:p>
        </w:tc>
        <w:tc>
          <w:tcPr>
            <w:tcW w:type="dxa" w:w="600"/>
          </w:tcPr>
          <w:p>
            <w:r>
              <w:rPr/>
              <w:t xml:space="preserve">40</w:t>
            </w:r>
          </w:p>
        </w:tc>
        <w:tc>
          <w:tcPr>
            <w:tcW w:type="dxa" w:w="2640"/>
          </w:tcPr>
          <w:p>
            <w:r>
              <w:rPr/>
              <w:t xml:space="preserve">Significant</w:t>
            </w:r>
          </w:p>
        </w:tc>
      </w:tr>
    </w:tbl>
    <w:p>
      <w:r>
        <w:rPr>
          <w:i/>
          <w:b w:val="0"/>
        </w:rPr>
        <w:t xml:space="preserve">Table 8. Bivariate associations between protocol characteristics and governance concentration (HHI). Allocation, maturity, and float specifications are null. Insider wallet presence is significant but the balance-based measure does not survive a tautology check (Section 5.4). Subsidy is significant in levels but driven entirely by Livepeer (Section 5.7). * LOO-robust (39/39).</w:t>
      </w:r>
    </w:p>
    <w:p>
      <w:r>
        <w:rPr>
          <w:b w:val="0"/>
        </w:rPr>
        <w:t>To understand why allocation is uninformative, we classify each protocol’s top-10 post-exclusion holders using a three-tier methodology: Tier 1 identifies addresses via Blockscout labels and Dune exchange tags; Tier 2 inspects contract bytecode (SafeProxy, GnosisSafe, vesting contracts) via Blockscout’s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The divergence between allocation design (null) and current insider presence (descriptive mechanism) carries a design implication. Governance concentration is not determined at launch; it emerges from post-distribution dynamics. Protocols whose insiders retain their positions produce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del w:id="9034" w:author="Claude" w:date="2026-04-02T00:00:00Z">
        <w:r>
          <w:delText>an ecosystem-level concentration effect rather than a purely mechanical one.</w:delText>
        </w:r>
      </w:del>
      <w:ins w:id="9035" w:author="Claude" w:date="2026-04-02T00:00:00Z">
        <w:r>
          <w:t>a pattern where concentrated insider presence attracts or coexists with concentrated non-insider holders, rather than insider balances alone inflating the metric.</w:t>
        </w:r>
      </w:ins>
      <w:r>
        <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1. Insider allocation (%) vs. corrected holding HHI for 37 regression-ready protocols. The null relationship (r = 0.19, p = 0.25) is the paper’s lead finding: initial allocation design does not predict post-distribution governance concentration.</w:t>
      </w:r>
    </w:p>
    <w:p>
      <w:ins w:id="9001" w:author="Claude" w:date="2026-04-01T00:00:00Z">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second-lowest in the DeFi subsample, after Compound (0.003). Despite the most community-favorable distribution architecture in the sample, Hyperliquid’s governance concentration is indistinguishable from the DeFi mean (0.043), consistent with the finding that allocation design does not predict post-distribution concentration.</w:t>
        </w:r>
      </w:ins>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5.5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 The amplification ratio carries greater welfare consequences for DePIN than for DeFi because DePIN operators face higher exit costs. Hardware deployed for one network cannot be redeployed to a competing protocol the way liquidity can be moved between DeFi pools, making voice mechanisms (governance participation, appeals, delegation) the primary channel for expressing dissatisfaction when governance outcomes are unfavorable.</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5.6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5.7 Robustness: Leave-One-Out Sensitivity</w:t>
      </w:r>
    </w:p>
    <w:p>
      <w:r>
        <w:rPr>
          <w:b w:val="0"/>
        </w:rPr>
        <w:t>We assess the stability of each significant finding through leave-one-out analysis, sequentially dropping each protocol and recomputing the test statistic.</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A separate tautology check addresses the concern that insider wallets contribute mechanically to HHI through the squared-share calculation. After excluding insider addresses and renormalizing, the count-based insider measure retains significance against non-insider HHI (Spearman rho = 0.54, p = 0.001, N = 34), while the balance-based measure becomes marginal (rho = 0.33, p = 0.060). This distinction indicates that the number of insider wallets, rather than their aggregate stake, captures the structural relationship.</w:t>
      </w:r>
    </w:p>
    <w:p>
      <w:r>
        <w:rPr>
          <w:b w:val="0"/>
        </w:rPr>
        <w:t>The DePIN-versus-DeFi sector difference (Mann-Whitney p = 0.031, Cohen’s d = 1.00) is sensitive to sample composition. The test remains significant in 23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0.029, confirming the direction is not an artifact of the asymptotic approximation. We characterize this finding as suggestive rather than robust.</w:t>
      </w:r>
    </w:p>
    <w:p>
      <w:r>
        <w:rPr>
          <w:b w:val="0"/>
        </w:rPr>
        <w:t>The subsidy-to-concentration correlation (Pearson r = 0.58, p = 0.007, N = 20) is driven by a single protocol. Livepeer’s subsidy ratio of 88.5x is a 3.5-sigma outlier on the subsidy axis, and its HHI (0.20) is the second-highest in the subsidy subsample. Excluding Livepeer alone reduces the correlation to r = 0.13 (p = 0.59).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 An expanded sample using Token Terminal revenue and incentive data across 22 protocols (14 DeFi and Infrastructure protocols via Token Terminal, plus 8 DePIN protocols with on-chain subsidy ratios) confirms the null: cross-sector Pearson r = 0.095 (p = 0.674), with no significant within-sector association in DeFi (r = 0.335, p = 0.379, N = 9) or DePIN (r = −0.147, p = 0.706, N = 9). A suggestive infrastructure-sector correlation (r = 0.952, p = 0.048, N = 4) is too small for inference. Full results are in Supplementary File S8.</w:t>
      </w:r>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w:t>
      </w:r>
      <w:del w:id="9036" w:author="Claude" w:date="2026-04-02T00:00:00Z">
        <w:r>
          <w:delText>edge-participant voice is suppressed when holdings are concentrated.</w:delText>
        </w:r>
      </w:del>
      <w:ins w:id="9037" w:author="Claude" w:date="2026-04-02T00:00:00Z">
        <w:r>
          <w:t>the operators and users closest to the service (those with the most relevant operational knowledge) cannot influence governance decisions if they hold small token positions.</w:t>
        </w:r>
      </w:ins>
      <w:r>
        <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w:t>
      </w:r>
      <w:del w:id="9038" w:author="Claude" w:date="2026-04-02T00:00:00Z">
        <w:r>
          <w:delText>PID-controlled emission compresses node-count variance by sixfold across a 240-run Monte Carlo ensemble, raising the 5th-percentile node count from 1,049 (static emission) to 8,880 (PID-controlled). The mechanism’s primary value is floor-raising: it prevents the worst outcomes rather than improving averages, consistent with the Rawlsian fairness lens’s emphasis on protecting the least advantaged.</w:delText>
        </w:r>
      </w:del>
      <w:ins w:id="9039" w:author="Claude" w:date="2026-04-02T00:00:00Z">
        <w:r>
          <w:t>an adaptive emission controller (calibrated to Helium parameters in a 240-run simulation) reduces the spread of network size outcomes by sixfold compared to fixed emission schedules, raising the worst-case network size from approximately 1,000 nodes to approximately 9,000. The mechanism’s primary value is preventing collapse rather than improving averages, consistent with the Rawlsian fairness principle of protecting the least advantaged.</w:t>
        </w:r>
      </w:ins>
      <w:r>
        <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 The same companion study provides the strongest longitudinal test of Hypotheses 3.3 and 3.4 in the current program. Helium’s S2R trajectory over 34 months (May 2023 to February 2026) documents how demand-coupled burns drove S2R from 0.007 under presence-based rewards to 2.06 after transitioning to service-verified rewards and completing the August 2025 halving (Zukowski, 2026b), with DC burns exceeding direct HNT emissions by approximately 2:1 and contributing to a net annual deflation rate of approximately 3–4% (Blockworks, 2026). The trajectory is consistent with H3.3: the sink (Data Credit burns) was deployed and observable before the emission reduction, and the combination produced a sustained surplus at the subnetwork level. It is also consistent with H3.4: the shift from coverage-based to service-based rewards coincided with the transition from negligible revenue ($6,500 per month across 975,000 IoT hotspots) to $16.8 million annualized (Blockworks, 2026). Neither hypothesis is confirmed by a single case, but the directional evidence is the strongest available in the DePIN sector.</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40 protocols with valid data (Gini 0.45–0.99; Table 4; Livepeer excluded </w:t>
      </w:r>
      <w:del w:id="9026" w:author="Claude" w:date="2026-04-02T00:00:00Z">
        <w:r>
          <w:delText>due to bridge-schema measurement failure</w:delText>
        </w:r>
      </w:del>
      <w:ins w:id="9027" w:author="Claude" w:date="2026-04-02T00:00:00Z">
        <w:r>
          <w:t>because its cross-chain bridge architecture prevents accurate Gini computation from single-chain holder data</w:t>
        </w:r>
      </w:ins>
      <w:r>
        <w:t xml:space="preserv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del w:id="9042" w:author="Claude" w:date="2026-04-02T00:00:00Z">
        <w:r>
          <w:delText>structured signals, not verdicts.</w:delText>
        </w:r>
      </w:del>
      <w:ins w:id="9043" w:author="Claude" w:date="2026-04-02T00:00:00Z">
        <w:r>
          <w:t>comparable indicators, not definitive judgments.</w:t>
        </w:r>
      </w:ins>
      <w:r>
        <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is empirically uninformative about long-term governance concentration (r = 0.19, p = 0.25, N = 37). This finding, anticipated as a risk, is confirmed by the cross-sectional evidence and reinforced by the Hyperliquid natural experiment (0% VC, HHI = 0.005). The practical consequence is that governance audits should focus on current holder composition rather than initial allocation documentation.</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w:t>
      </w:r>
      <w:del w:id="9044" w:author="Claude" w:date="2026-04-02T00:00:00Z">
        <w:r>
          <w:delText>the parameter-setting legitimacy deficit that the framework diagnoses under Hypotheses 3.1 and 3.2.</w:delText>
        </w:r>
      </w:del>
      <w:ins w:id="9045" w:author="Claude" w:date="2026-04-02T00:00:00Z">
        <w:r>
          <w:t>the tension between centralized operational decisions and decentralized governance that Hypotheses 3.1 (transparency) and 3.2 (contestability) are designed to address.</w:t>
        </w:r>
      </w:ins>
      <w:r>
        <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paper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(Zukowski, 2026b)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Governance concentration in token economies is not predicted by how tokens are distributed at launch. Across 40 protocols, initial allocation design is uninformative (r = 0.19, p = 0.25): protocols with generous community distributions and those with heavy insider allocations produce indistinguishable concentration outcomes.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0.031, d = 1.00), a pattern consistent with hardware network economics concentrating governance power among infrastructure operators.</w:t>
      </w:r>
    </w:p>
    <w:p>
      <w:r>
        <w:t xml:space="preserve">        </w:t>
      </w:r>
      <w:del w:id="9046" w:author="Claude" w:date="2026-04-02T00:00:00Z">
        <w:r>
          <w:delText>DePIN protocols span a 268-fold subsidy range, from DIMO (0.33x, revenue-dominant) to Livepeer (88.5x, heavily subsidized).</w:delText>
        </w:r>
      </w:del>
      <w:ins w:id="9047" w:author="Claude" w:date="2026-04-02T00:00:00Z">
        <w:r>
          <w:t>DePIN protocols vary enormously in their dependence on token subsidies: DIMO earns three times more in revenue than it pays in token rewards (subsidy ratio 0.33x), while Livepeer pays 88 times more in rewards than it earns (88.5x).</w:t>
        </w:r>
      </w:ins>
      <w:r>
        <w:t xml:space="preserve"> Despite this range, concentration does not track subsidy in any robust specification. Two pattern-breaking protocols are instructive: Aethir generates the highest DePIN revenue ($156M annualized (Token Terminal, April 2026)) yet has the second-highest HHI (0.171),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w:t>
      </w:r>
      <w:del w:id="9048" w:author="Claude" w:date="2026-04-02T00:00:00Z">
        <w:r>
          <w:delText>underpowered for multivariate inference;</w:delText>
        </w:r>
      </w:del>
      <w:ins w:id="9049" w:author="Claude" w:date="2026-04-02T00:00:00Z">
        <w:r>
          <w:t>too small to reliably estimate the independent effect of each variable when controlling for the others;</w:t>
        </w:r>
      </w:ins>
      <w:r>
        <w:t xml:space="preserv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69 protocol-controlled addresses across 20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0.19, p = 0.25, N = 37), not protocol maturity, not subsidy structure, and not token unlock progress (three float specifications, all |r| &lt; 0.05). Three protocols with nearly identical subsidy ratios (DIMO at 0.33x, Aethir at 0.36x, Aave at 0.37x) have governance HHI values of 0.038, 0.171,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w:t>
      </w:r>
      <w:del w:id="9050" w:author="Claude" w:date="2026-04-02T00:00:00Z">
        <w:r>
          <w:delText>concentration trajectories over time would enable deconcentration analysis and strengthen causal claims.</w:delText>
        </w:r>
      </w:del>
      <w:ins w:id="9051" w:author="Claude" w:date="2026-04-02T00:00:00Z">
        <w:r>
          <w:t>tracking concentration over time would reveal whether protocols are becoming more or less concentrated and strengthen causal claims.</w:t>
        </w:r>
      </w:ins>
      <w:r>
        <w:t xml:space="preserve"> A single scorer has applied the scoring rubric; inter-rater reliability testing with independent scorers is needed before the rubric can claim measurement validity beyond its current proof-of-concept status. The sample of 40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(Supplementary File S7)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5.4.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12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 Supplementary File S8: Expanded subsidy-concentration analysis using Token Terminal revenue and incentive data for 22 protocols (14 DeFi/Infrastructure via Token Terminal, 8 DePIN via on-chain computation). Cross-sector Pearson r = 0.095 (p = 0.674), confirming the subsidy-concentration null at expanded sample size.</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Appel, I., &amp; Grennan, J. (2023). Control of decentralized autonomous organizations. AEA Papers and Proceedings, 113, 182–185. https://doi.org/10.1257/pandp.20231119</w:t>
      </w:r>
    </w:p>
    <w:p>
      <w:r>
        <w:t>Arnosti, N., &amp; Weinberg, S. M. (2022). Bitcoin: A natural oligopoly. Management Science, 68(7), 4755–4771. https://doi.org/10.1287/mnsc.2021.4095</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Blockworks. (2026). GEODNET analytics dashboard. Retrieved April 2026, from https://blockworks.com/analytics/geodnet</w:t>
      </w:r>
    </w:p>
    <w:p>
      <w:r>
        <w:t>Blockworks. (2026). Helium financials dashboard. Retrieved April 2026, from https://blockworks.com/analytics/helium/helium-financials</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exhibit_initial_allocation.png"/>
  
  
  <Relationship Id="rId13" Type="http://schemas.openxmlformats.org/officeDocument/2006/relationships/image" Target="media/exhibit_delegation_adjusted.png"/>
  
  
  <Relationship Id="rId14" Type="http://schemas.openxmlformats.org/officeDocument/2006/relationships/image" Target="media/exhibit_concentration_participation.png"/>
  
  
  <Relationship Id="rId15" Type="http://schemas.openxmlformats.org/officeDocument/2006/relationships/image" Target="media/exhibit_concentration_participation.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