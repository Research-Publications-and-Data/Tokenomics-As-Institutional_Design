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92.png" ContentType="image/png"/>
  <Override PartName="/word/media/rId88.png" ContentType="image/png"/>
  <Override PartName="/word/media/rId84.png" ContentType="image/png"/>
  <Override PartName="/word/media/rId101.png" ContentType="image/png"/>
  <Override PartName="/word/media/rId64.png" ContentType="image/png"/>
  <Override PartName="/word/media/rId57.png" ContentType="image/png"/>
  <Override PartName="/word/media/rId51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exhibit_initial_allocation.png" ContentType="image/png"/>
  <Override PartName="/word/media/exhibit_delegation_adjusted.png" ContentType="image/png"/>
  <Override PartName="/word/media/exhibit_concentration_participation.png" ContentType="image/png"/>
  <Override PartName="/word/media/exhibit_sector_comparison.png" ContentType="image/png"/>
  <Override PartName="/word/media/exhibit_subsidy_vs_hhi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ins w:id="1001" w:author="Zach Zukowski (R2 revision)" w:date="2026-05-17T00:00:00Z">
        <w:r>
          <w:rPr>
            <w:b/>
            <w:bCs/>
          </w:rPr>
          <w:t xml:space="preserve">Governance Concentration Beyond Token Allocation: An Institutional</w:t>
        </w:r>
      </w:ins>
      <w:ins w:id="1002" w:author="Zach Zukowski (R2 revision)" w:date="2026-05-17T00:00:00Z">
        <w:r>
          <w:rPr>
            <w:b/>
            <w:bCs/>
          </w:rPr>
          <w:t xml:space="preserve"> </w:t>
        </w:r>
      </w:ins>
      <w:ins w:id="1003" w:author="Zach Zukowski (R2 revision)" w:date="2026-05-17T00:00:00Z">
        <w:r>
          <w:rPr>
            <w:b/>
            <w:bCs/>
          </w:rPr>
          <w:t xml:space="preserve">Design Analysis of DePIN and DeFi</w:t>
        </w:r>
      </w:ins>
    </w:p>
    <w:p>
      <w:pPr>
        <w:pStyle w:val="BodyText"/>
      </w:pPr>
      <w:ins w:id="1004" w:author="Zach Zukowski (R2 revision)" w:date="2026-05-17T00:00:00Z">
        <w:r>
          <w:t xml:space="preserve">Zach Zukowski</w:t>
        </w:r>
      </w:ins>
    </w:p>
    <w:p>
      <w:pPr>
        <w:pStyle w:val="BodyText"/>
      </w:pPr>
      <w:ins w:id="1005" w:author="Zach Zukowski (R2 revision)" w:date="2026-05-17T00:00:00Z">
        <w:r>
          <w:t xml:space="preserve">Tokenization Systems</w:t>
        </w:r>
      </w:ins>
    </w:p>
    <w:p>
      <w:pPr>
        <w:pStyle w:val="BodyText"/>
      </w:pPr>
      <w:ins w:id="1006" w:author="Zach Zukowski (R2 revision)" w:date="2026-05-17T00:00:00Z">
        <w:r>
          <w:t xml:space="preserve">zach@tokenization.systems</w:t>
        </w:r>
      </w:ins>
    </w:p>
    <w:p>
      <w:pPr>
        <w:pStyle w:val="BodyText"/>
      </w:pPr>
      <w:ins w:id="1007" w:author="Zach Zukowski (R2 revision)" w:date="2026-05-17T00:00:00Z">
        <w:r>
          <w:t xml:space="preserve">ORCID: 0009-0006-3642-2450</w:t>
        </w:r>
      </w:ins>
    </w:p>
    <w:p>
      <w:pPr>
        <w:pStyle w:val="BodyText"/>
      </w:pPr>
      <w:ins w:id="1008" w:author="Zach Zukowski (R2 revision)" w:date="2026-05-17T00:00:00Z">
        <w:r>
          <w:t xml:space="preserve">April 2026</w:t>
        </w:r>
      </w:ins>
    </w:p>
    <w:bookmarkStart w:id="26" w:name="abstract"/>
    <w:p>
      <w:pPr>
        <w:pStyle w:val="Heading1"/>
      </w:pPr>
      <w:ins w:id="1009" w:author="Zach Zukowski (R2 revision)" w:date="2026-05-17T00:00:00Z">
        <w:r>
          <w:t xml:space="preserve">Abstract</w:t>
        </w:r>
      </w:ins>
    </w:p>
    <w:p>
      <w:pPr>
        <w:pStyle w:val="FirstParagraph"/>
      </w:pPr>
      <w:ins w:id="1010" w:author="Zach Zukowski (R2 revision)" w:date="2026-05-17T00:00:00Z">
        <w:r>
          <w:t xml:space="preserve">Initial token allocation design does not predict governance</w:t>
        </w:r>
      </w:ins>
      <w:ins w:id="1011" w:author="Zach Zukowski (R2 revision)" w:date="2026-05-17T00:00:00Z">
        <w:r>
          <w:t xml:space="preserve"> </w:t>
        </w:r>
      </w:ins>
      <w:ins w:id="1012" w:author="Zach Zukowski (R2 revision)" w:date="2026-05-17T00:00:00Z">
        <w:r>
          <w:t xml:space="preserve">concentration. A 40-protocol cross-section spanning Decentralized</w:t>
        </w:r>
      </w:ins>
      <w:ins w:id="1013" w:author="Zach Zukowski (R2 revision)" w:date="2026-05-17T00:00:00Z">
        <w:r>
          <w:t xml:space="preserve"> </w:t>
        </w:r>
      </w:ins>
      <w:ins w:id="1014" w:author="Zach Zukowski (R2 revision)" w:date="2026-05-17T00:00:00Z">
        <w:r>
          <w:t xml:space="preserve">Physical Infrastructure Networks (DePIN), DeFi, infrastructure, and</w:t>
        </w:r>
      </w:ins>
      <w:ins w:id="1015" w:author="Zach Zukowski (R2 revision)" w:date="2026-05-17T00:00:00Z">
        <w:r>
          <w:t xml:space="preserve"> </w:t>
        </w:r>
      </w:ins>
      <w:ins w:id="1016" w:author="Zach Zukowski (R2 revision)" w:date="2026-05-17T00:00:00Z">
        <w:r>
          <w:t xml:space="preserve">social token categories documents that team and investor allocation at</w:t>
        </w:r>
      </w:ins>
      <w:ins w:id="1017" w:author="Zach Zukowski (R2 revision)" w:date="2026-05-17T00:00:00Z">
        <w:r>
          <w:t xml:space="preserve"> </w:t>
        </w:r>
      </w:ins>
      <w:ins w:id="1018" w:author="Zach Zukowski (R2 revision)" w:date="2026-05-17T00:00:00Z">
        <w:r>
          <w:t xml:space="preserve">launch is uninformative about post-distribution governance concentration</w:t>
        </w:r>
      </w:ins>
      <w:ins w:id="1019" w:author="Zach Zukowski (R2 revision)" w:date="2026-05-17T00:00:00Z">
        <w:r>
          <w:t xml:space="preserve"> </w:t>
        </w:r>
      </w:ins>
      <w:ins w:id="1020" w:author="Zach Zukowski (R2 revision)" w:date="2026-05-17T00:00:00Z">
        <w:r>
          <w:t xml:space="preserve">(Pearson r = 0.18, p = 0.28, N = 37): protocols with generous community</w:t>
        </w:r>
      </w:ins>
      <w:ins w:id="1021" w:author="Zach Zukowski (R2 revision)" w:date="2026-05-17T00:00:00Z">
        <w:r>
          <w:t xml:space="preserve"> </w:t>
        </w:r>
      </w:ins>
      <w:ins w:id="1022" w:author="Zach Zukowski (R2 revision)" w:date="2026-05-17T00:00:00Z">
        <w:r>
          <w:t xml:space="preserve">distributions exhibit concentration patterns similar to those with heavy</w:t>
        </w:r>
      </w:ins>
      <w:ins w:id="1023" w:author="Zach Zukowski (R2 revision)" w:date="2026-05-17T00:00:00Z">
        <w:r>
          <w:t xml:space="preserve"> </w:t>
        </w:r>
      </w:ins>
      <w:ins w:id="1024" w:author="Zach Zukowski (R2 revision)" w:date="2026-05-17T00:00:00Z">
        <w:r>
          <w:t xml:space="preserve">insider allocations. Hyperliquid (zero venture capital, 31% community</w:t>
        </w:r>
      </w:ins>
      <w:ins w:id="1025" w:author="Zach Zukowski (R2 revision)" w:date="2026-05-17T00:00:00Z">
        <w:r>
          <w:t xml:space="preserve"> </w:t>
        </w:r>
      </w:ins>
      <w:ins w:id="1026" w:author="Zach Zukowski (R2 revision)" w:date="2026-05-17T00:00:00Z">
        <w:r>
          <w:t xml:space="preserve">airdrop) shows the lowest DeFi-subsample Herfindahl-Hirschman Index</w:t>
        </w:r>
      </w:ins>
      <w:ins w:id="1027" w:author="Zach Zukowski (R2 revision)" w:date="2026-05-17T00:00:00Z">
        <w:r>
          <w:t xml:space="preserve"> </w:t>
        </w:r>
      </w:ins>
      <w:ins w:id="1028" w:author="Zach Zukowski (R2 revision)" w:date="2026-05-17T00:00:00Z">
        <w:r>
          <w:t xml:space="preserve">(HHI) of 0.005, but the broader null holds across allocation designs.</w:t>
        </w:r>
      </w:ins>
      <w:ins w:id="1029" w:author="Zach Zukowski (R2 revision)" w:date="2026-05-17T00:00:00Z">
        <w:r>
          <w:t xml:space="preserve"> </w:t>
        </w:r>
      </w:ins>
      <w:ins w:id="1030" w:author="Zach Zukowski (R2 revision)" w:date="2026-05-17T00:00:00Z">
        <w:r>
          <w:t xml:space="preserve">Evidence is consistent with post-distribution market dynamics shaping</w:t>
        </w:r>
      </w:ins>
      <w:ins w:id="1031" w:author="Zach Zukowski (R2 revision)" w:date="2026-05-17T00:00:00Z">
        <w:r>
          <w:t xml:space="preserve"> </w:t>
        </w:r>
      </w:ins>
      <w:ins w:id="1032" w:author="Zach Zukowski (R2 revision)" w:date="2026-05-17T00:00:00Z">
        <w:r>
          <w:t xml:space="preserve">concentration more than initial structural design.</w:t>
        </w:r>
      </w:ins>
    </w:p>
    <w:p>
      <w:pPr>
        <w:pStyle w:val="BodyText"/>
      </w:pPr>
      <w:ins w:id="1033" w:author="Zach Zukowski (R2 revision)" w:date="2026-05-17T00:00:00Z">
        <w:r>
          <w:t xml:space="preserve">Four supporting findings sharpen the picture. First, protocols with more</w:t>
        </w:r>
      </w:ins>
      <w:ins w:id="1034" w:author="Zach Zukowski (R2 revision)" w:date="2026-05-17T00:00:00Z">
        <w:r>
          <w:t xml:space="preserve"> </w:t>
        </w:r>
      </w:ins>
      <w:ins w:id="1035" w:author="Zach Zukowski (R2 revision)" w:date="2026-05-17T00:00:00Z">
        <w:r>
          <w:t xml:space="preserve">insider wallets in their top-holder sets exhibit higher concentration</w:t>
        </w:r>
      </w:ins>
      <w:ins w:id="1036" w:author="Zach Zukowski (R2 revision)" w:date="2026-05-17T00:00:00Z">
        <w:r>
          <w:t xml:space="preserve"> </w:t>
        </w:r>
      </w:ins>
      <w:ins w:id="1037" w:author="Zach Zukowski (R2 revision)" w:date="2026-05-17T00:00:00Z">
        <w:r>
          <w:t xml:space="preserve">among non-insider holders (Spearman rho = 0.54, p = 0.001, N = 34):</w:t>
        </w:r>
      </w:ins>
      <w:ins w:id="1038" w:author="Zach Zukowski (R2 revision)" w:date="2026-05-17T00:00:00Z">
        <w:r>
          <w:t xml:space="preserve"> </w:t>
        </w:r>
      </w:ins>
      <w:ins w:id="1039" w:author="Zach Zukowski (R2 revision)" w:date="2026-05-17T00:00:00Z">
        <w:r>
          <w:t xml:space="preserve">insider-heavy protocols develop concentrated governance ecosystems, not</w:t>
        </w:r>
      </w:ins>
      <w:ins w:id="1040" w:author="Zach Zukowski (R2 revision)" w:date="2026-05-17T00:00:00Z">
        <w:r>
          <w:t xml:space="preserve"> </w:t>
        </w:r>
      </w:ins>
      <w:ins w:id="1041" w:author="Zach Zukowski (R2 revision)" w:date="2026-05-17T00:00:00Z">
        <w:r>
          <w:t xml:space="preserve">merely concentrated insider positions. Second, sector membership</w:t>
        </w:r>
      </w:ins>
      <w:ins w:id="1042" w:author="Zach Zukowski (R2 revision)" w:date="2026-05-17T00:00:00Z">
        <w:r>
          <w:t xml:space="preserve"> </w:t>
        </w:r>
      </w:ins>
      <w:ins w:id="1043" w:author="Zach Zukowski (R2 revision)" w:date="2026-05-17T00:00:00Z">
        <w:r>
          <w:t xml:space="preserve">predicts concentration: DePIN exceeds DeFi (Mann-Whitney p = 0.014,</w:t>
        </w:r>
      </w:ins>
      <w:ins w:id="1044" w:author="Zach Zukowski (R2 revision)" w:date="2026-05-17T00:00:00Z">
        <w:r>
          <w:t xml:space="preserve"> </w:t>
        </w:r>
      </w:ins>
      <w:ins w:id="1045" w:author="Zach Zukowski (R2 revision)" w:date="2026-05-17T00:00:00Z">
        <w:r>
          <w:t xml:space="preserve">Cohen’s d = 1.03), and the effect survives across three nested OLS</w:t>
        </w:r>
      </w:ins>
      <w:ins w:id="1046" w:author="Zach Zukowski (R2 revision)" w:date="2026-05-17T00:00:00Z">
        <w:r>
          <w:t xml:space="preserve"> </w:t>
        </w:r>
      </w:ins>
      <w:ins w:id="1047" w:author="Zach Zukowski (R2 revision)" w:date="2026-05-17T00:00:00Z">
        <w:r>
          <w:t xml:space="preserve">specifications adding protocol age, log fully diluted valuation (FDV),</w:t>
        </w:r>
      </w:ins>
      <w:ins w:id="1048" w:author="Zach Zukowski (R2 revision)" w:date="2026-05-17T00:00:00Z">
        <w:r>
          <w:t xml:space="preserve"> </w:t>
        </w:r>
      </w:ins>
      <w:ins w:id="1049" w:author="Zach Zukowski (R2 revision)" w:date="2026-05-17T00:00:00Z">
        <w:r>
          <w:t xml:space="preserve">and initial insider allocation as successive controls (sector</w:t>
        </w:r>
      </w:ins>
      <w:ins w:id="1050" w:author="Zach Zukowski (R2 revision)" w:date="2026-05-17T00:00:00Z">
        <w:r>
          <w:t xml:space="preserve"> </w:t>
        </w:r>
      </w:ins>
      <w:ins w:id="1051" w:author="Zach Zukowski (R2 revision)" w:date="2026-05-17T00:00:00Z">
        <w:r>
          <w:t xml:space="preserve">coefficient p &lt; 0.05 in Models 1 and 2, borderline at p = 0.050 in</w:t>
        </w:r>
      </w:ins>
      <w:ins w:id="1052" w:author="Zach Zukowski (R2 revision)" w:date="2026-05-17T00:00:00Z">
        <w:r>
          <w:t xml:space="preserve"> </w:t>
        </w:r>
      </w:ins>
      <w:ins w:id="1053" w:author="Zach Zukowski (R2 revision)" w:date="2026-05-17T00:00:00Z">
        <w:r>
          <w:t xml:space="preserve">Model 3 with the full control set; adjusted R² 0.14 to 0.17; Table 6).</w:t>
        </w:r>
      </w:ins>
      <w:ins w:id="1054" w:author="Zach Zukowski (R2 revision)" w:date="2026-05-17T00:00:00Z">
        <w:r>
          <w:t xml:space="preserve"> </w:t>
        </w:r>
      </w:ins>
      <w:ins w:id="1055" w:author="Zach Zukowski (R2 revision)" w:date="2026-05-17T00:00:00Z">
        <w:r>
          <w:t xml:space="preserve">Third, on-chain subsidy intensity correlates with concentration in</w:t>
        </w:r>
      </w:ins>
      <w:ins w:id="1056" w:author="Zach Zukowski (R2 revision)" w:date="2026-05-17T00:00:00Z">
        <w:r>
          <w:t xml:space="preserve"> </w:t>
        </w:r>
      </w:ins>
      <w:ins w:id="1057" w:author="Zach Zukowski (R2 revision)" w:date="2026-05-17T00:00:00Z">
        <w:r>
          <w:t xml:space="preserve">levels (r = 0.57, p = 0.008, N = 20) but entirely through Livepeer</w:t>
        </w:r>
      </w:ins>
      <w:ins w:id="1058" w:author="Zach Zukowski (R2 revision)" w:date="2026-05-17T00:00:00Z">
        <w:r>
          <w:t xml:space="preserve"> </w:t>
        </w:r>
      </w:ins>
      <w:ins w:id="1059" w:author="Zach Zukowski (R2 revision)" w:date="2026-05-17T00:00:00Z">
        <w:r>
          <w:t xml:space="preserve">(88.5x subsidy); excluding Livepeer yields r = 0.11, p = 0.65. Fourth,</w:t>
        </w:r>
      </w:ins>
      <w:ins w:id="1060" w:author="Zach Zukowski (R2 revision)" w:date="2026-05-17T00:00:00Z">
        <w:r>
          <w:t xml:space="preserve"> </w:t>
        </w:r>
      </w:ins>
      <w:ins w:id="1061" w:author="Zach Zukowski (R2 revision)" w:date="2026-05-17T00:00:00Z">
        <w:r>
          <w:t xml:space="preserve">delegation concentrates governance power above the level measured from</w:t>
        </w:r>
      </w:ins>
      <w:ins w:id="1062" w:author="Zach Zukowski (R2 revision)" w:date="2026-05-17T00:00:00Z">
        <w:r>
          <w:t xml:space="preserve"> </w:t>
        </w:r>
      </w:ins>
      <w:ins w:id="1063" w:author="Zach Zukowski (R2 revision)" w:date="2026-05-17T00:00:00Z">
        <w:r>
          <w:t xml:space="preserve">token holdings in nine of ten protocols sampled (voting-power HHI</w:t>
        </w:r>
      </w:ins>
      <w:ins w:id="1064" w:author="Zach Zukowski (R2 revision)" w:date="2026-05-17T00:00:00Z">
        <w:r>
          <w:t xml:space="preserve"> </w:t>
        </w:r>
      </w:ins>
      <w:ins w:id="1065" w:author="Zach Zukowski (R2 revision)" w:date="2026-05-17T00:00:00Z">
        <w:r>
          <w:t xml:space="preserve">exceeds holding HHI by factors of 1.4x to 6.8x), with one structural</w:t>
        </w:r>
      </w:ins>
      <w:ins w:id="1066" w:author="Zach Zukowski (R2 revision)" w:date="2026-05-17T00:00:00Z">
        <w:r>
          <w:t xml:space="preserve"> </w:t>
        </w:r>
      </w:ins>
      <w:ins w:id="1067" w:author="Zach Zukowski (R2 revision)" w:date="2026-05-17T00:00:00Z">
        <w:r>
          <w:t xml:space="preserve">exception (ENS at 0.21x reflects a mature delegate program where</w:t>
        </w:r>
      </w:ins>
      <w:ins w:id="1068" w:author="Zach Zukowski (R2 revision)" w:date="2026-05-17T00:00:00Z">
        <w:r>
          <w:t xml:space="preserve"> </w:t>
        </w:r>
      </w:ins>
      <w:ins w:id="1069" w:author="Zach Zukowski (R2 revision)" w:date="2026-05-17T00:00:00Z">
        <w:r>
          <w:t xml:space="preserve">holders systematically delegate to a broad community-delegate set).</w:t>
        </w:r>
      </w:ins>
      <w:ins w:id="1070" w:author="Zach Zukowski (R2 revision)" w:date="2026-05-17T00:00:00Z">
        <w:r>
          <w:t xml:space="preserve"> </w:t>
        </w:r>
      </w:ins>
      <w:ins w:id="1071" w:author="Zach Zukowski (R2 revision)" w:date="2026-05-17T00:00:00Z">
        <w:r>
          <w:t xml:space="preserve">Two further vote-escrowed protocols (Curve and Balancer) show extreme</w:t>
        </w:r>
      </w:ins>
      <w:ins w:id="1072" w:author="Zach Zukowski (R2 revision)" w:date="2026-05-17T00:00:00Z">
        <w:r>
          <w:t xml:space="preserve"> </w:t>
        </w:r>
      </w:ins>
      <w:ins w:id="1073" w:author="Zach Zukowski (R2 revision)" w:date="2026-05-17T00:00:00Z">
        <w:r>
          <w:t xml:space="preserve">amplification (15x and 21x) under ve-token lock-duration weighting,</w:t>
        </w:r>
      </w:ins>
      <w:ins w:id="1074" w:author="Zach Zukowski (R2 revision)" w:date="2026-05-17T00:00:00Z">
        <w:r>
          <w:t xml:space="preserve"> </w:t>
        </w:r>
      </w:ins>
      <w:ins w:id="1075" w:author="Zach Zukowski (R2 revision)" w:date="2026-05-17T00:00:00Z">
        <w:r>
          <w:t xml:space="preserve">forming a distinct class. Variation in amplification across the</w:t>
        </w:r>
      </w:ins>
      <w:ins w:id="1076" w:author="Zach Zukowski (R2 revision)" w:date="2026-05-17T00:00:00Z">
        <w:r>
          <w:t xml:space="preserve"> </w:t>
        </w:r>
      </w:ins>
      <w:ins w:id="1077" w:author="Zach Zukowski (R2 revision)" w:date="2026-05-17T00:00:00Z">
        <w:r>
          <w:t xml:space="preserve">non-ve-token sample is not predicted by sector or governance venue</w:t>
        </w:r>
      </w:ins>
      <w:ins w:id="1078" w:author="Zach Zukowski (R2 revision)" w:date="2026-05-17T00:00:00Z">
        <w:r>
          <w:t xml:space="preserve"> </w:t>
        </w:r>
      </w:ins>
      <w:ins w:id="1079" w:author="Zach Zukowski (R2 revision)" w:date="2026-05-17T00:00:00Z">
        <w:r>
          <w:t xml:space="preserve">(Tally on-chain versus Snapshot off-chain), consistent with</w:t>
        </w:r>
      </w:ins>
      <w:ins w:id="1080" w:author="Zach Zukowski (R2 revision)" w:date="2026-05-17T00:00:00Z">
        <w:r>
          <w:t xml:space="preserve"> </w:t>
        </w:r>
      </w:ins>
      <w:ins w:id="1081" w:author="Zach Zukowski (R2 revision)" w:date="2026-05-17T00:00:00Z">
        <w:r>
          <w:t xml:space="preserve">institutional design at the delegate-program level governing both the</w:t>
        </w:r>
      </w:ins>
      <w:ins w:id="1082" w:author="Zach Zukowski (R2 revision)" w:date="2026-05-17T00:00:00Z">
        <w:r>
          <w:t xml:space="preserve"> </w:t>
        </w:r>
      </w:ins>
      <w:ins w:id="1083" w:author="Zach Zukowski (R2 revision)" w:date="2026-05-17T00:00:00Z">
        <w:r>
          <w:t xml:space="preserve">direction and magnitude of delegation’s effect on voting concentration.</w:t>
        </w:r>
      </w:ins>
    </w:p>
    <w:p>
      <w:pPr>
        <w:pStyle w:val="BodyText"/>
      </w:pPr>
      <w:ins w:id="1084" w:author="Zach Zukowski (R2 revision)" w:date="2026-05-17T00:00:00Z">
        <w:r>
          <w:t xml:space="preserve">A measurement distinction underlies these findings. Token inequality</w:t>
        </w:r>
      </w:ins>
      <w:ins w:id="1085" w:author="Zach Zukowski (R2 revision)" w:date="2026-05-17T00:00:00Z">
        <w:r>
          <w:t xml:space="preserve"> </w:t>
        </w:r>
      </w:ins>
      <w:ins w:id="1086" w:author="Zach Zukowski (R2 revision)" w:date="2026-05-17T00:00:00Z">
        <w:r>
          <w:t xml:space="preserve">(Gini, dispersion across all holders) and governance concentration (HHI,</w:t>
        </w:r>
      </w:ins>
      <w:ins w:id="1087" w:author="Zach Zukowski (R2 revision)" w:date="2026-05-17T00:00:00Z">
        <w:r>
          <w:t xml:space="preserve"> </w:t>
        </w:r>
      </w:ins>
      <w:ins w:id="1088" w:author="Zach Zukowski (R2 revision)" w:date="2026-05-17T00:00:00Z">
        <w:r>
          <w:t xml:space="preserve">sum of squared top-holder shares) capture distinct properties of the</w:t>
        </w:r>
      </w:ins>
      <w:ins w:id="1089" w:author="Zach Zukowski (R2 revision)" w:date="2026-05-17T00:00:00Z">
        <w:r>
          <w:t xml:space="preserve"> </w:t>
        </w:r>
      </w:ins>
      <w:ins w:id="1090" w:author="Zach Zukowski (R2 revision)" w:date="2026-05-17T00:00:00Z">
        <w:r>
          <w:t xml:space="preserve">same holder set. Inequality is severe in every protocol (Gini 0.52 to</w:t>
        </w:r>
      </w:ins>
      <w:ins w:id="1091" w:author="Zach Zukowski (R2 revision)" w:date="2026-05-17T00:00:00Z">
        <w:r>
          <w:t xml:space="preserve"> </w:t>
        </w:r>
      </w:ins>
      <w:ins w:id="1092" w:author="Zach Zukowski (R2 revision)" w:date="2026-05-17T00:00:00Z">
        <w:r>
          <w:t xml:space="preserve">0.99), while concentration varies across two orders of magnitude (HHI</w:t>
        </w:r>
      </w:ins>
      <w:ins w:id="1093" w:author="Zach Zukowski (R2 revision)" w:date="2026-05-17T00:00:00Z">
        <w:r>
          <w:t xml:space="preserve"> </w:t>
        </w:r>
      </w:ins>
      <w:ins w:id="1094" w:author="Zach Zukowski (R2 revision)" w:date="2026-05-17T00:00:00Z">
        <w:r>
          <w:t xml:space="preserve">0.005 to 0.199); the moderate correlation (r = 0.51) confirms that</w:t>
        </w:r>
      </w:ins>
      <w:ins w:id="1095" w:author="Zach Zukowski (R2 revision)" w:date="2026-05-17T00:00:00Z">
        <w:r>
          <w:t xml:space="preserve"> </w:t>
        </w:r>
      </w:ins>
      <w:ins w:id="1096" w:author="Zach Zukowski (R2 revision)" w:date="2026-05-17T00:00:00Z">
        <w:r>
          <w:t xml:space="preserve">inequality metrics cannot substitute for direct concentration</w:t>
        </w:r>
      </w:ins>
      <w:ins w:id="1097" w:author="Zach Zukowski (R2 revision)" w:date="2026-05-17T00:00:00Z">
        <w:r>
          <w:t xml:space="preserve"> </w:t>
        </w:r>
      </w:ins>
      <w:ins w:id="1098" w:author="Zach Zukowski (R2 revision)" w:date="2026-05-17T00:00:00Z">
        <w:r>
          <w:t xml:space="preserve">measurement.</w:t>
        </w:r>
      </w:ins>
    </w:p>
    <w:p>
      <w:pPr>
        <w:pStyle w:val="BodyText"/>
      </w:pPr>
      <w:ins w:id="1099" w:author="Zach Zukowski (R2 revision)" w:date="2026-05-17T00:00:00Z">
        <w:r>
          <w:rPr>
            <w:b/>
            <w:bCs/>
          </w:rPr>
          <w:t xml:space="preserve">JEL Codes:</w:t>
        </w:r>
      </w:ins>
      <w:ins w:id="1100" w:author="Zach Zukowski (R2 revision)" w:date="2026-05-17T00:00:00Z">
        <w:r>
          <w:t xml:space="preserve"> </w:t>
        </w:r>
      </w:ins>
      <w:ins w:id="1101" w:author="Zach Zukowski (R2 revision)" w:date="2026-05-17T00:00:00Z">
        <w:r>
          <w:t xml:space="preserve">C21 (Cross-Sectional Models), D02 (Institutions: Design,</w:t>
        </w:r>
      </w:ins>
      <w:ins w:id="1102" w:author="Zach Zukowski (R2 revision)" w:date="2026-05-17T00:00:00Z">
        <w:r>
          <w:t xml:space="preserve"> </w:t>
        </w:r>
      </w:ins>
      <w:ins w:id="1103" w:author="Zach Zukowski (R2 revision)" w:date="2026-05-17T00:00:00Z">
        <w:r>
          <w:t xml:space="preserve">Formation, Operations), D23 (Organizational Behavior; Transaction Costs;</w:t>
        </w:r>
      </w:ins>
      <w:ins w:id="1104" w:author="Zach Zukowski (R2 revision)" w:date="2026-05-17T00:00:00Z">
        <w:r>
          <w:t xml:space="preserve"> </w:t>
        </w:r>
      </w:ins>
      <w:ins w:id="1105" w:author="Zach Zukowski (R2 revision)" w:date="2026-05-17T00:00:00Z">
        <w:r>
          <w:t xml:space="preserve">Property Rights), D47 (Market Design), D63 (Equity, Justice,</w:t>
        </w:r>
      </w:ins>
      <w:ins w:id="1106" w:author="Zach Zukowski (R2 revision)" w:date="2026-05-17T00:00:00Z">
        <w:r>
          <w:t xml:space="preserve"> </w:t>
        </w:r>
      </w:ins>
      <w:ins w:id="1107" w:author="Zach Zukowski (R2 revision)" w:date="2026-05-17T00:00:00Z">
        <w:r>
          <w:t xml:space="preserve">Inequality), D71 (Social Choice; Clubs; Committees), D72 (Political</w:t>
        </w:r>
      </w:ins>
      <w:ins w:id="1108" w:author="Zach Zukowski (R2 revision)" w:date="2026-05-17T00:00:00Z">
        <w:r>
          <w:t xml:space="preserve"> </w:t>
        </w:r>
      </w:ins>
      <w:ins w:id="1109" w:author="Zach Zukowski (R2 revision)" w:date="2026-05-17T00:00:00Z">
        <w:r>
          <w:t xml:space="preserve">Processes), D74 (Conflict; Conflict Resolution; Alliances; Revolutions),</w:t>
        </w:r>
      </w:ins>
      <w:ins w:id="1110" w:author="Zach Zukowski (R2 revision)" w:date="2026-05-17T00:00:00Z">
        <w:r>
          <w:t xml:space="preserve"> </w:t>
        </w:r>
      </w:ins>
      <w:ins w:id="1111" w:author="Zach Zukowski (R2 revision)" w:date="2026-05-17T00:00:00Z">
        <w:r>
          <w:t xml:space="preserve">G30 (Corporate Finance and Governance: General), G34 (Mergers;</w:t>
        </w:r>
      </w:ins>
      <w:ins w:id="1112" w:author="Zach Zukowski (R2 revision)" w:date="2026-05-17T00:00:00Z">
        <w:r>
          <w:t xml:space="preserve"> </w:t>
        </w:r>
      </w:ins>
      <w:ins w:id="1113" w:author="Zach Zukowski (R2 revision)" w:date="2026-05-17T00:00:00Z">
        <w:r>
          <w:t xml:space="preserve">Acquisitions; Restructuring; Corporate Governance), L22 (Firm</w:t>
        </w:r>
      </w:ins>
      <w:ins w:id="1114" w:author="Zach Zukowski (R2 revision)" w:date="2026-05-17T00:00:00Z">
        <w:r>
          <w:t xml:space="preserve"> </w:t>
        </w:r>
      </w:ins>
      <w:ins w:id="1115" w:author="Zach Zukowski (R2 revision)" w:date="2026-05-17T00:00:00Z">
        <w:r>
          <w:t xml:space="preserve">Organization and Market Structure), O33 (Technological Change: Choices</w:t>
        </w:r>
      </w:ins>
      <w:ins w:id="1116" w:author="Zach Zukowski (R2 revision)" w:date="2026-05-17T00:00:00Z">
        <w:r>
          <w:t xml:space="preserve"> </w:t>
        </w:r>
      </w:ins>
      <w:ins w:id="1117" w:author="Zach Zukowski (R2 revision)" w:date="2026-05-17T00:00:00Z">
        <w:r>
          <w:t xml:space="preserve">and Consequences; Diffusion Processes), P48 (Political Economy; Legal</w:t>
        </w:r>
      </w:ins>
      <w:ins w:id="1118" w:author="Zach Zukowski (R2 revision)" w:date="2026-05-17T00:00:00Z">
        <w:r>
          <w:t xml:space="preserve"> </w:t>
        </w:r>
      </w:ins>
      <w:ins w:id="1119" w:author="Zach Zukowski (R2 revision)" w:date="2026-05-17T00:00:00Z">
        <w:r>
          <w:t xml:space="preserve">Institutions; Property Rights)</w:t>
        </w:r>
      </w:ins>
    </w:p>
    <w:p>
      <w:pPr>
        <w:pStyle w:val="BodyText"/>
      </w:pPr>
      <w:ins w:id="1120" w:author="Zach Zukowski (R2 revision)" w:date="2026-05-17T00:00:00Z">
        <w:r>
          <w:rPr>
            <w:b/>
            <w:bCs/>
          </w:rPr>
          <w:t xml:space="preserve">Keywords:</w:t>
        </w:r>
      </w:ins>
      <w:ins w:id="1121" w:author="Zach Zukowski (R2 revision)" w:date="2026-05-17T00:00:00Z">
        <w:r>
          <w:t xml:space="preserve"> </w:t>
        </w:r>
      </w:ins>
      <w:ins w:id="1122" w:author="Zach Zukowski (R2 revision)" w:date="2026-05-17T00:00:00Z">
        <w:r>
          <w:t xml:space="preserve">tokenomics, institutional design, governance</w:t>
        </w:r>
      </w:ins>
      <w:ins w:id="1123" w:author="Zach Zukowski (R2 revision)" w:date="2026-05-17T00:00:00Z">
        <w:r>
          <w:t xml:space="preserve"> </w:t>
        </w:r>
      </w:ins>
      <w:ins w:id="1124" w:author="Zach Zukowski (R2 revision)" w:date="2026-05-17T00:00:00Z">
        <w:r>
          <w:t xml:space="preserve">concentration, DAO governance, DePIN, delegation amplification,</w:t>
        </w:r>
      </w:ins>
      <w:ins w:id="1125" w:author="Zach Zukowski (R2 revision)" w:date="2026-05-17T00:00:00Z">
        <w:r>
          <w:t xml:space="preserve"> </w:t>
        </w:r>
      </w:ins>
      <w:ins w:id="1126" w:author="Zach Zukowski (R2 revision)" w:date="2026-05-17T00:00:00Z">
        <w:r>
          <w:t xml:space="preserve">Herfindahl-Hirschman Index, Pettit contestability, Rawlsian fairness,</w:t>
        </w:r>
      </w:ins>
      <w:ins w:id="1127" w:author="Zach Zukowski (R2 revision)" w:date="2026-05-17T00:00:00Z">
        <w:r>
          <w:t xml:space="preserve"> </w:t>
        </w:r>
      </w:ins>
      <w:ins w:id="1128" w:author="Zach Zukowski (R2 revision)" w:date="2026-05-17T00:00:00Z">
        <w:r>
          <w:t xml:space="preserve">Ostromian polycentricity, Hayekian knowledge-use, Kantian publicity,</w:t>
        </w:r>
      </w:ins>
      <w:ins w:id="1129" w:author="Zach Zukowski (R2 revision)" w:date="2026-05-17T00:00:00Z">
        <w:r>
          <w:t xml:space="preserve"> </w:t>
        </w:r>
      </w:ins>
      <w:ins w:id="1130" w:author="Zach Zukowski (R2 revision)" w:date="2026-05-17T00:00:00Z">
        <w:r>
          <w:t xml:space="preserve">five-lens framework, political philosophy of tokenomics, principal-agent</w:t>
        </w:r>
      </w:ins>
      <w:ins w:id="1131" w:author="Zach Zukowski (R2 revision)" w:date="2026-05-17T00:00:00Z">
        <w:r>
          <w:t xml:space="preserve"> </w:t>
        </w:r>
      </w:ins>
      <w:ins w:id="1132" w:author="Zach Zukowski (R2 revision)" w:date="2026-05-17T00:00:00Z">
        <w:r>
          <w:t xml:space="preserve">problem in delegated voting, burn-rule exclusion, protocol-controlled</w:t>
        </w:r>
      </w:ins>
      <w:ins w:id="1133" w:author="Zach Zukowski (R2 revision)" w:date="2026-05-17T00:00:00Z">
        <w:r>
          <w:t xml:space="preserve"> </w:t>
        </w:r>
      </w:ins>
      <w:ins w:id="1134" w:author="Zach Zukowski (R2 revision)" w:date="2026-05-17T00:00:00Z">
        <w:r>
          <w:t xml:space="preserve">address methodology, polycentric governance, blockchain governance,</w:t>
        </w:r>
      </w:ins>
      <w:ins w:id="1135" w:author="Zach Zukowski (R2 revision)" w:date="2026-05-17T00:00:00Z">
        <w:r>
          <w:t xml:space="preserve"> </w:t>
        </w:r>
      </w:ins>
      <w:ins w:id="1136" w:author="Zach Zukowski (R2 revision)" w:date="2026-05-17T00:00:00Z">
        <w:r>
          <w:t xml:space="preserve">voting power concentration, veCRV, governance HHI</w:t>
        </w:r>
      </w:ins>
    </w:p>
    <w:bookmarkEnd w:id="26"/>
    <w:bookmarkStart w:id="35" w:name="introduction"/>
    <w:p>
      <w:pPr>
        <w:pStyle w:val="Heading1"/>
      </w:pPr>
      <w:ins w:id="1137" w:author="Zach Zukowski (R2 revision)" w:date="2026-05-17T00:00:00Z">
        <w:r>
          <w:t xml:space="preserve">1 Introduction</w:t>
        </w:r>
      </w:ins>
    </w:p>
    <w:bookmarkStart w:id="27" w:name="motivation"/>
    <w:p>
      <w:pPr>
        <w:pStyle w:val="Heading2"/>
      </w:pPr>
      <w:ins w:id="1138" w:author="Zach Zukowski (R2 revision)" w:date="2026-05-17T00:00:00Z">
        <w:r>
          <w:t xml:space="preserve">1.1 Motivation</w:t>
        </w:r>
      </w:ins>
    </w:p>
    <w:p>
      <w:pPr>
        <w:pStyle w:val="FirstParagraph"/>
      </w:pPr>
      <w:ins w:id="1139" w:author="Zach Zukowski (R2 revision)" w:date="2026-05-17T00:00:00Z">
        <w:r>
          <w:t xml:space="preserve">Three protocols with near-identical subsidy ratios exhibit governance</w:t>
        </w:r>
      </w:ins>
      <w:ins w:id="1140" w:author="Zach Zukowski (R2 revision)" w:date="2026-05-17T00:00:00Z">
        <w:r>
          <w:t xml:space="preserve"> </w:t>
        </w:r>
      </w:ins>
      <w:ins w:id="1141" w:author="Zach Zukowski (R2 revision)" w:date="2026-05-17T00:00:00Z">
        <w:r>
          <w:t xml:space="preserve">HHI spanning 0.020 to 0.153: financial sustainability is neither</w:t>
        </w:r>
      </w:ins>
      <w:ins w:id="1142" w:author="Zach Zukowski (R2 revision)" w:date="2026-05-17T00:00:00Z">
        <w:r>
          <w:t xml:space="preserve"> </w:t>
        </w:r>
      </w:ins>
      <w:ins w:id="1143" w:author="Zach Zukowski (R2 revision)" w:date="2026-05-17T00:00:00Z">
        <w:r>
          <w:t xml:space="preserve">necessary nor sufficient for governance decentralization (Section 3.4).</w:t>
        </w:r>
      </w:ins>
      <w:ins w:id="1144" w:author="Zach Zukowski (R2 revision)" w:date="2026-05-17T00:00:00Z">
        <w:r>
          <w:t xml:space="preserve"> </w:t>
        </w:r>
      </w:ins>
      <w:ins w:id="1145" w:author="Zach Zukowski (R2 revision)" w:date="2026-05-17T00:00:00Z">
        <w:r>
          <w:t xml:space="preserve">Governance concentration is a secondary market outcome, shaped by</w:t>
        </w:r>
      </w:ins>
      <w:ins w:id="1146" w:author="Zach Zukowski (R2 revision)" w:date="2026-05-17T00:00:00Z">
        <w:r>
          <w:t xml:space="preserve"> </w:t>
        </w:r>
      </w:ins>
      <w:ins w:id="1147" w:author="Zach Zukowski (R2 revision)" w:date="2026-05-17T00:00:00Z">
        <w:r>
          <w:t xml:space="preserve">post-distribution trading and accumulation dynamics that neither</w:t>
        </w:r>
      </w:ins>
      <w:ins w:id="1148" w:author="Zach Zukowski (R2 revision)" w:date="2026-05-17T00:00:00Z">
        <w:r>
          <w:t xml:space="preserve"> </w:t>
        </w:r>
      </w:ins>
      <w:ins w:id="1149" w:author="Zach Zukowski (R2 revision)" w:date="2026-05-17T00:00:00Z">
        <w:r>
          <w:t xml:space="preserve">allocation design nor protocol financial characteristics predict.</w:t>
        </w:r>
      </w:ins>
    </w:p>
    <w:p>
      <w:pPr>
        <w:pStyle w:val="BodyText"/>
      </w:pPr>
      <w:ins w:id="1150" w:author="Zach Zukowski (R2 revision)" w:date="2026-05-17T00:00:00Z">
        <w:r>
          <w:t xml:space="preserve">Token-based governance is the default coordination mechanism for</w:t>
        </w:r>
      </w:ins>
      <w:ins w:id="1151" w:author="Zach Zukowski (R2 revision)" w:date="2026-05-17T00:00:00Z">
        <w:r>
          <w:t xml:space="preserve"> </w:t>
        </w:r>
      </w:ins>
      <w:ins w:id="1152" w:author="Zach Zukowski (R2 revision)" w:date="2026-05-17T00:00:00Z">
        <w:r>
          <w:t xml:space="preserve">billions of dollars in decentralized physical infrastructure (DePIN) and</w:t>
        </w:r>
      </w:ins>
      <w:ins w:id="1153" w:author="Zach Zukowski (R2 revision)" w:date="2026-05-17T00:00:00Z">
        <w:r>
          <w:t xml:space="preserve"> </w:t>
        </w:r>
      </w:ins>
      <w:ins w:id="1154" w:author="Zach Zukowski (R2 revision)" w:date="2026-05-17T00:00:00Z">
        <w:r>
          <w:t xml:space="preserve">decentralized finance (DeFi). But what determines whether governance</w:t>
        </w:r>
      </w:ins>
      <w:ins w:id="1155" w:author="Zach Zukowski (R2 revision)" w:date="2026-05-17T00:00:00Z">
        <w:r>
          <w:t xml:space="preserve"> </w:t>
        </w:r>
      </w:ins>
      <w:ins w:id="1156" w:author="Zach Zukowski (R2 revision)" w:date="2026-05-17T00:00:00Z">
        <w:r>
          <w:t xml:space="preserve">power concentrates or distributes? Three candidate explanations dominate</w:t>
        </w:r>
      </w:ins>
      <w:ins w:id="1157" w:author="Zach Zukowski (R2 revision)" w:date="2026-05-17T00:00:00Z">
        <w:r>
          <w:t xml:space="preserve"> </w:t>
        </w:r>
      </w:ins>
      <w:ins w:id="1158" w:author="Zach Zukowski (R2 revision)" w:date="2026-05-17T00:00:00Z">
        <w:r>
          <w:t xml:space="preserve">practitioner discourse: insider token allocation concentrates power;</w:t>
        </w:r>
      </w:ins>
      <w:ins w:id="1159" w:author="Zach Zukowski (R2 revision)" w:date="2026-05-17T00:00:00Z">
        <w:r>
          <w:t xml:space="preserve"> </w:t>
        </w:r>
      </w:ins>
      <w:ins w:id="1160" w:author="Zach Zukowski (R2 revision)" w:date="2026-05-17T00:00:00Z">
        <w:r>
          <w:t xml:space="preserve">subsidy dependence (high token emissions relative to revenue) entrenches</w:t>
        </w:r>
      </w:ins>
      <w:ins w:id="1161" w:author="Zach Zukowski (R2 revision)" w:date="2026-05-17T00:00:00Z">
        <w:r>
          <w:t xml:space="preserve"> </w:t>
        </w:r>
      </w:ins>
      <w:ins w:id="1162" w:author="Zach Zukowski (R2 revision)" w:date="2026-05-17T00:00:00Z">
        <w:r>
          <w:t xml:space="preserve">early holders; and younger protocols have not yet had time to</w:t>
        </w:r>
      </w:ins>
      <w:ins w:id="1163" w:author="Zach Zukowski (R2 revision)" w:date="2026-05-17T00:00:00Z">
        <w:r>
          <w:t xml:space="preserve"> </w:t>
        </w:r>
      </w:ins>
      <w:ins w:id="1164" w:author="Zach Zukowski (R2 revision)" w:date="2026-05-17T00:00:00Z">
        <w:r>
          <w:t xml:space="preserve">decentralize. This paper tests all three.</w:t>
        </w:r>
      </w:ins>
    </w:p>
    <w:p>
      <w:pPr>
        <w:pStyle w:val="BodyText"/>
      </w:pPr>
      <w:ins w:id="1165" w:author="Zach Zukowski (R2 revision)" w:date="2026-05-17T00:00:00Z">
        <w:r>
          <w:t xml:space="preserve">We construct a 40-protocol governance concentration dataset spanning</w:t>
        </w:r>
      </w:ins>
      <w:ins w:id="1166" w:author="Zach Zukowski (R2 revision)" w:date="2026-05-17T00:00:00Z">
        <w:r>
          <w:t xml:space="preserve"> </w:t>
        </w:r>
      </w:ins>
      <w:ins w:id="1167" w:author="Zach Zukowski (R2 revision)" w:date="2026-05-17T00:00:00Z">
        <w:r>
          <w:t xml:space="preserve">DePIN and DeFi, develop a Blockscout-verified (a blockchain contract</w:t>
        </w:r>
      </w:ins>
      <w:ins w:id="1168" w:author="Zach Zukowski (R2 revision)" w:date="2026-05-17T00:00:00Z">
        <w:r>
          <w:t xml:space="preserve"> </w:t>
        </w:r>
      </w:ins>
      <w:ins w:id="1169" w:author="Zach Zukowski (R2 revision)" w:date="2026-05-17T00:00:00Z">
        <w:r>
          <w:t xml:space="preserve">verification tool) exclusion methodology to remove 69</w:t>
        </w:r>
      </w:ins>
      <w:ins w:id="1170" w:author="Zach Zukowski (R2 revision)" w:date="2026-05-17T00:00:00Z">
        <w:r>
          <w:t xml:space="preserve"> </w:t>
        </w:r>
      </w:ins>
      <w:ins w:id="1171" w:author="Zach Zukowski (R2 revision)" w:date="2026-05-17T00:00:00Z">
        <w:r>
          <w:t xml:space="preserve">protocol-controlled addresses (staking contracts, exchange custodians,</w:t>
        </w:r>
      </w:ins>
      <w:ins w:id="1172" w:author="Zach Zukowski (R2 revision)" w:date="2026-05-17T00:00:00Z">
        <w:r>
          <w:t xml:space="preserve"> </w:t>
        </w:r>
      </w:ins>
      <w:ins w:id="1173" w:author="Zach Zukowski (R2 revision)" w:date="2026-05-17T00:00:00Z">
        <w:r>
          <w:t xml:space="preserve">vesting locks, and protocol treasuries) from HHI computation, and test</w:t>
        </w:r>
      </w:ins>
      <w:ins w:id="1174" w:author="Zach Zukowski (R2 revision)" w:date="2026-05-17T00:00:00Z">
        <w:r>
          <w:t xml:space="preserve"> </w:t>
        </w:r>
      </w:ins>
      <w:ins w:id="1175" w:author="Zach Zukowski (R2 revision)" w:date="2026-05-17T00:00:00Z">
        <w:r>
          <w:t xml:space="preserve">every available cross-sectional predictor of concentration using both</w:t>
        </w:r>
      </w:ins>
      <w:ins w:id="1176" w:author="Zach Zukowski (R2 revision)" w:date="2026-05-17T00:00:00Z">
        <w:r>
          <w:t xml:space="preserve"> </w:t>
        </w:r>
      </w:ins>
      <w:ins w:id="1177" w:author="Zach Zukowski (R2 revision)" w:date="2026-05-17T00:00:00Z">
        <w:r>
          <w:t xml:space="preserve">parametric and rank-based methods.</w:t>
        </w:r>
      </w:ins>
    </w:p>
    <w:p>
      <w:pPr>
        <w:pStyle w:val="BodyText"/>
      </w:pPr>
      <w:ins w:id="1178" w:author="Zach Zukowski (R2 revision)" w:date="2026-05-17T00:00:00Z">
        <w:r>
          <w:t xml:space="preserve">Four findings emerge. First, naive token holder lists include addresses</w:t>
        </w:r>
      </w:ins>
      <w:ins w:id="1179" w:author="Zach Zukowski (R2 revision)" w:date="2026-05-17T00:00:00Z">
        <w:r>
          <w:t xml:space="preserve"> </w:t>
        </w:r>
      </w:ins>
      <w:ins w:id="1180" w:author="Zach Zukowski (R2 revision)" w:date="2026-05-17T00:00:00Z">
        <w:r>
          <w:t xml:space="preserve">that cannot vote: staking contracts, exchange custodians, vesting locks,</w:t>
        </w:r>
      </w:ins>
      <w:ins w:id="1181" w:author="Zach Zukowski (R2 revision)" w:date="2026-05-17T00:00:00Z">
        <w:r>
          <w:t xml:space="preserve"> </w:t>
        </w:r>
      </w:ins>
      <w:ins w:id="1182" w:author="Zach Zukowski (R2 revision)" w:date="2026-05-17T00:00:00Z">
        <w:r>
          <w:t xml:space="preserve">and protocol treasuries. Across 20 protocols, 69 such addresses were</w:t>
        </w:r>
      </w:ins>
      <w:ins w:id="1183" w:author="Zach Zukowski (R2 revision)" w:date="2026-05-17T00:00:00Z">
        <w:r>
          <w:t xml:space="preserve"> </w:t>
        </w:r>
      </w:ins>
      <w:ins w:id="1184" w:author="Zach Zukowski (R2 revision)" w:date="2026-05-17T00:00:00Z">
        <w:r>
          <w:t xml:space="preserve">included in prior concentration measurements, inflating affected</w:t>
        </w:r>
      </w:ins>
      <w:ins w:id="1185" w:author="Zach Zukowski (R2 revision)" w:date="2026-05-17T00:00:00Z">
        <w:r>
          <w:t xml:space="preserve"> </w:t>
        </w:r>
      </w:ins>
      <w:ins w:id="1186" w:author="Zach Zukowski (R2 revision)" w:date="2026-05-17T00:00:00Z">
        <w:r>
          <w:t xml:space="preserve">protocols’ HHI by up to 7x. Second, current insider wallet retention</w:t>
        </w:r>
      </w:ins>
      <w:ins w:id="1187" w:author="Zach Zukowski (R2 revision)" w:date="2026-05-17T00:00:00Z">
        <w:r>
          <w:t xml:space="preserve"> </w:t>
        </w:r>
      </w:ins>
      <w:ins w:id="1188" w:author="Zach Zukowski (R2 revision)" w:date="2026-05-17T00:00:00Z">
        <w:r>
          <w:t xml:space="preserve">predicts governance concentration (Spearman rho = 0.48, p = 0.003, N =</w:t>
        </w:r>
      </w:ins>
      <w:ins w:id="1189" w:author="Zach Zukowski (R2 revision)" w:date="2026-05-17T00:00:00Z">
        <w:r>
          <w:t xml:space="preserve"> </w:t>
        </w:r>
      </w:ins>
      <w:ins w:id="1190" w:author="Zach Zukowski (R2 revision)" w:date="2026-05-17T00:00:00Z">
        <w:r>
          <w:t xml:space="preserve">37), while initial allocation design does not (Section 3.4). Third,</w:t>
        </w:r>
      </w:ins>
      <w:ins w:id="1191" w:author="Zach Zukowski (R2 revision)" w:date="2026-05-17T00:00:00Z">
        <w:r>
          <w:t xml:space="preserve"> </w:t>
        </w:r>
      </w:ins>
      <w:ins w:id="1192" w:author="Zach Zukowski (R2 revision)" w:date="2026-05-17T00:00:00Z">
        <w:r>
          <w:t xml:space="preserve">DePIN governance concentration is higher than DeFi after exclusion</w:t>
        </w:r>
      </w:ins>
      <w:ins w:id="1193" w:author="Zach Zukowski (R2 revision)" w:date="2026-05-17T00:00:00Z">
        <w:r>
          <w:t xml:space="preserve"> </w:t>
        </w:r>
      </w:ins>
      <w:ins w:id="1194" w:author="Zach Zukowski (R2 revision)" w:date="2026-05-17T00:00:00Z">
        <w:r>
          <w:t xml:space="preserve">correction (Mann-Whitney p = 0.014, Cohen’s d = 1.03), and the finding</w:t>
        </w:r>
      </w:ins>
      <w:ins w:id="1195" w:author="Zach Zukowski (R2 revision)" w:date="2026-05-17T00:00:00Z">
        <w:r>
          <w:t xml:space="preserve"> </w:t>
        </w:r>
      </w:ins>
      <w:ins w:id="1196" w:author="Zach Zukowski (R2 revision)" w:date="2026-05-17T00:00:00Z">
        <w:r>
          <w:t xml:space="preserve">is robust to single-protocol exclusion (significant in all 30 of 30</w:t>
        </w:r>
      </w:ins>
      <w:ins w:id="1197" w:author="Zach Zukowski (R2 revision)" w:date="2026-05-17T00:00:00Z">
        <w:r>
          <w:t xml:space="preserve"> </w:t>
        </w:r>
      </w:ins>
      <w:ins w:id="1198" w:author="Zach Zukowski (R2 revision)" w:date="2026-05-17T00:00:00Z">
        <w:r>
          <w:t xml:space="preserve">leave-one-out iterations). Fourth, delegation concentrates governance power in nine of ten</w:t>
        </w:r>
      </w:ins>
      <w:ins w:id="1199" w:author="Zach Zukowski (R2 revision)" w:date="2026-05-17T00:00:00Z">
        <w:r>
          <w:t xml:space="preserve"> </w:t>
        </w:r>
      </w:ins>
      <w:ins w:id="1200" w:author="Zach Zukowski (R2 revision)" w:date="2026-05-17T00:00:00Z">
        <w:r>
          <w:t xml:space="preserve">protocols sampled, with amplification factors of 1.4x (GMX), 1.9x</w:t>
        </w:r>
      </w:ins>
      <w:ins w:id="1201" w:author="Zach Zukowski (R2 revision)" w:date="2026-05-17T00:00:00Z">
        <w:r>
          <w:t xml:space="preserve"> </w:t>
        </w:r>
      </w:ins>
      <w:ins w:id="1202" w:author="Zach Zukowski (R2 revision)" w:date="2026-05-17T00:00:00Z">
        <w:r>
          <w:t xml:space="preserve">(Compound), 2.7x (Uniswap), 3.3x (WeatherXM), 3.7x (Optimism), 3.8x</w:t>
        </w:r>
      </w:ins>
      <w:ins w:id="1203" w:author="Zach Zukowski (R2 revision)" w:date="2026-05-17T00:00:00Z">
        <w:r>
          <w:t xml:space="preserve"> </w:t>
        </w:r>
      </w:ins>
      <w:ins w:id="1204" w:author="Zach Zukowski (R2 revision)" w:date="2026-05-17T00:00:00Z">
        <w:r>
          <w:t xml:space="preserve">(Aave), 4.3x (Arbitrum), 6.0x (DIMO), and 6.8x (Lido). One protocol</w:t>
        </w:r>
      </w:ins>
      <w:ins w:id="1205" w:author="Zach Zukowski (R2 revision)" w:date="2026-05-17T00:00:00Z">
        <w:r>
          <w:t xml:space="preserve"> </w:t>
        </w:r>
      </w:ins>
      <w:ins w:id="1206" w:author="Zach Zukowski (R2 revision)" w:date="2026-05-17T00:00:00Z">
        <w:r>
          <w:t xml:space="preserve">(ENS) shows delegation-mediated dispersion at ratio 0.21x, reflecting</w:t>
        </w:r>
      </w:ins>
      <w:ins w:id="1207" w:author="Zach Zukowski (R2 revision)" w:date="2026-05-17T00:00:00Z">
        <w:r>
          <w:t xml:space="preserve"> </w:t>
        </w:r>
      </w:ins>
      <w:ins w:id="1208" w:author="Zach Zukowski (R2 revision)" w:date="2026-05-17T00:00:00Z">
        <w:r>
          <w:t xml:space="preserve">a mature delegate program where holders systematically delegate to a</w:t>
        </w:r>
      </w:ins>
      <w:ins w:id="1209" w:author="Zach Zukowski (R2 revision)" w:date="2026-05-17T00:00:00Z">
        <w:r>
          <w:t xml:space="preserve"> </w:t>
        </w:r>
      </w:ins>
      <w:ins w:id="1210" w:author="Zach Zukowski (R2 revision)" w:date="2026-05-17T00:00:00Z">
        <w:r>
          <w:t xml:space="preserve">broader community-delegate set. The two protocols previously cited as</w:t>
        </w:r>
      </w:ins>
      <w:ins w:id="1211" w:author="Zach Zukowski (R2 revision)" w:date="2026-05-17T00:00:00Z">
        <w:r>
          <w:t xml:space="preserve"> </w:t>
        </w:r>
      </w:ins>
      <w:ins w:id="1212" w:author="Zach Zukowski (R2 revision)" w:date="2026-05-17T00:00:00Z">
        <w:r>
          <w:t xml:space="preserve">showing dispersion (Uniswap, Optimism) do so only when holding HHI is</w:t>
        </w:r>
      </w:ins>
      <w:ins w:id="1213" w:author="Zach Zukowski (R2 revision)" w:date="2026-05-17T00:00:00Z">
        <w:r>
          <w:t xml:space="preserve"> </w:t>
        </w:r>
      </w:ins>
      <w:ins w:id="1214" w:author="Zach Zukowski (R2 revision)" w:date="2026-05-17T00:00:00Z">
        <w:r>
          <w:t xml:space="preserve">measured without excluding addresses that cannot vote, such as burn</w:t>
        </w:r>
      </w:ins>
      <w:ins w:id="1215" w:author="Zach Zukowski (R2 revision)" w:date="2026-05-17T00:00:00Z">
        <w:r>
          <w:t xml:space="preserve"> </w:t>
        </w:r>
      </w:ins>
      <w:ins w:id="1216" w:author="Zach Zukowski (R2 revision)" w:date="2026-05-17T00:00:00Z">
        <w:r>
          <w:t xml:space="preserve">wallets and foundation treasuries; once those exclusions are applied</w:t>
        </w:r>
      </w:ins>
      <w:ins w:id="1217" w:author="Zach Zukowski (R2 revision)" w:date="2026-05-17T00:00:00Z">
        <w:r>
          <w:t xml:space="preserve"> </w:t>
        </w:r>
      </w:ins>
      <w:ins w:id="1218" w:author="Zach Zukowski (R2 revision)" w:date="2026-05-17T00:00:00Z">
        <w:r>
          <w:t xml:space="preserve">consistently with Table 4, both protocols join the amplification</w:t>
        </w:r>
      </w:ins>
      <w:ins w:id="1219" w:author="Zach Zukowski (R2 revision)" w:date="2026-05-17T00:00:00Z">
        <w:r>
          <w:t xml:space="preserve"> </w:t>
        </w:r>
      </w:ins>
      <w:ins w:id="1220" w:author="Zach Zukowski (R2 revision)" w:date="2026-05-17T00:00:00Z">
        <w:r>
          <w:t xml:space="preserve">pattern. Curve and Balancer (vote-escrowed governance via veCRV and</w:t>
        </w:r>
      </w:ins>
      <w:ins w:id="1221" w:author="Zach Zukowski (R2 revision)" w:date="2026-05-17T00:00:00Z">
        <w:r>
          <w:t xml:space="preserve"> </w:t>
        </w:r>
      </w:ins>
      <w:ins w:id="1222" w:author="Zach Zukowski (R2 revision)" w:date="2026-05-17T00:00:00Z">
        <w:r>
          <w:t xml:space="preserve">veBAL) show extreme amplification (15x and 21x) reflecting lock-duration</w:t>
        </w:r>
      </w:ins>
      <w:ins w:id="1223" w:author="Zach Zukowski (R2 revision)" w:date="2026-05-17T00:00:00Z">
        <w:r>
          <w:t xml:space="preserve"> </w:t>
        </w:r>
      </w:ins>
      <w:ins w:id="1224" w:author="Zach Zukowski (R2 revision)" w:date="2026-05-17T00:00:00Z">
        <w:r>
          <w:t xml:space="preserve">weighting and form a distinct class discussed in Section 4.1.</w:t>
        </w:r>
      </w:ins>
      <w:ins w:id="1225" w:author="Zach Zukowski (R2 revision)" w:date="2026-05-17T00:00:00Z">
        <w:r>
          <w:t xml:space="preserve"> </w:t>
        </w:r>
      </w:ins>
      <w:ins w:id="1226" w:author="Zach Zukowski (R2 revision)" w:date="2026-05-17T00:00:00Z">
        <w:r>
          <w:t xml:space="preserve">Institutional design within each delegate program governs both whether</w:t>
        </w:r>
      </w:ins>
      <w:ins w:id="1227" w:author="Zach Zukowski (R2 revision)" w:date="2026-05-17T00:00:00Z">
        <w:r>
          <w:t xml:space="preserve"> </w:t>
        </w:r>
      </w:ins>
      <w:ins w:id="1228" w:author="Zach Zukowski (R2 revision)" w:date="2026-05-17T00:00:00Z">
        <w:r>
          <w:t xml:space="preserve">delegation concentrates power and how strongly.</w:t>
        </w:r>
      </w:ins>
    </w:p>
    <w:p>
      <w:pPr>
        <w:pStyle w:val="BodyText"/>
      </w:pPr>
      <w:ins w:id="1229" w:author="Zach Zukowski (R2 revision)" w:date="2026-05-17T00:00:00Z">
        <w:r>
          <w:t xml:space="preserve">Beyond the four empirical findings, the framework itself contributes a</w:t>
        </w:r>
      </w:ins>
      <w:ins w:id="1230" w:author="Zach Zukowski (R2 revision)" w:date="2026-05-17T00:00:00Z">
        <w:r>
          <w:t xml:space="preserve"> </w:t>
        </w:r>
      </w:ins>
      <w:ins w:id="1231" w:author="Zach Zukowski (R2 revision)" w:date="2026-05-17T00:00:00Z">
        <w:r>
          <w:t xml:space="preserve">two-layer methodological structure (Section 2.10.1) distinguishing the</w:t>
        </w:r>
      </w:ins>
      <w:ins w:id="1232" w:author="Zach Zukowski (R2 revision)" w:date="2026-05-17T00:00:00Z">
        <w:r>
          <w:t xml:space="preserve"> </w:t>
        </w:r>
      </w:ins>
      <w:ins w:id="1233" w:author="Zach Zukowski (R2 revision)" w:date="2026-05-17T00:00:00Z">
        <w:r>
          <w:t xml:space="preserve">philosophical goal-state Layer 1 (what the tradition aims to secure)</w:t>
        </w:r>
      </w:ins>
      <w:ins w:id="1234" w:author="Zach Zukowski (R2 revision)" w:date="2026-05-17T00:00:00Z">
        <w:r>
          <w:t xml:space="preserve"> </w:t>
        </w:r>
      </w:ins>
      <w:ins w:id="1235" w:author="Zach Zukowski (R2 revision)" w:date="2026-05-17T00:00:00Z">
        <w:r>
          <w:t xml:space="preserve">from the operational mechanism Layer 2 (what is observable in protocol</w:t>
        </w:r>
      </w:ins>
      <w:ins w:id="1236" w:author="Zach Zukowski (R2 revision)" w:date="2026-05-17T00:00:00Z">
        <w:r>
          <w:t xml:space="preserve"> </w:t>
        </w:r>
      </w:ins>
      <w:ins w:id="1237" w:author="Zach Zukowski (R2 revision)" w:date="2026-05-17T00:00:00Z">
        <w:r>
          <w:t xml:space="preserve">design and scored in Table 1). The two-layer structure prevents the</w:t>
        </w:r>
      </w:ins>
      <w:ins w:id="1238" w:author="Zach Zukowski (R2 revision)" w:date="2026-05-17T00:00:00Z">
        <w:r>
          <w:t xml:space="preserve"> </w:t>
        </w:r>
      </w:ins>
      <w:ins w:id="1239" w:author="Zach Zukowski (R2 revision)" w:date="2026-05-17T00:00:00Z">
        <w:r>
          <w:t xml:space="preserve">common conflation of goal with mechanism that recurs across existing</w:t>
        </w:r>
      </w:ins>
      <w:ins w:id="1240" w:author="Zach Zukowski (R2 revision)" w:date="2026-05-17T00:00:00Z">
        <w:r>
          <w:t xml:space="preserve"> </w:t>
        </w:r>
      </w:ins>
      <w:ins w:id="1241" w:author="Zach Zukowski (R2 revision)" w:date="2026-05-17T00:00:00Z">
        <w:r>
          <w:t xml:space="preserve">DAO-governance assessment frameworks (Section 4.5). The PCA exclusion</w:t>
        </w:r>
      </w:ins>
      <w:ins w:id="1242" w:author="Zach Zukowski (R2 revision)" w:date="2026-05-17T00:00:00Z">
        <w:r>
          <w:t xml:space="preserve"> </w:t>
        </w:r>
      </w:ins>
      <w:ins w:id="1243" w:author="Zach Zukowski (R2 revision)" w:date="2026-05-17T00:00:00Z">
        <w:r>
          <w:t xml:space="preserve">methodology applied across the cross-section also generalizes via the</w:t>
        </w:r>
      </w:ins>
      <w:ins w:id="1244" w:author="Zach Zukowski (R2 revision)" w:date="2026-05-17T00:00:00Z">
        <w:r>
          <w:t xml:space="preserve"> </w:t>
        </w:r>
      </w:ins>
      <w:ins w:id="1245" w:author="Zach Zukowski (R2 revision)" w:date="2026-05-17T00:00:00Z">
        <w:r>
          <w:t xml:space="preserve">four-class typology codified in Section 2.10.10 (burn destinations;</w:t>
        </w:r>
      </w:ins>
      <w:ins w:id="1246" w:author="Zach Zukowski (R2 revision)" w:date="2026-05-17T00:00:00Z">
        <w:r>
          <w:t xml:space="preserve"> </w:t>
        </w:r>
      </w:ins>
      <w:ins w:id="1247" w:author="Zach Zukowski (R2 revision)" w:date="2026-05-17T00:00:00Z">
        <w:r>
          <w:t xml:space="preserve">foundation and treasury custody; staking-aggregation contracts; bridge</w:t>
        </w:r>
      </w:ins>
      <w:ins w:id="1248" w:author="Zach Zukowski (R2 revision)" w:date="2026-05-17T00:00:00Z">
        <w:r>
          <w:t xml:space="preserve"> </w:t>
        </w:r>
      </w:ins>
      <w:ins w:id="1249" w:author="Zach Zukowski (R2 revision)" w:date="2026-05-17T00:00:00Z">
        <w:r>
          <w:t xml:space="preserve">custody and migration addresses), supporting uniform replication and</w:t>
        </w:r>
      </w:ins>
      <w:ins w:id="1250" w:author="Zach Zukowski (R2 revision)" w:date="2026-05-17T00:00:00Z">
        <w:r>
          <w:t xml:space="preserve"> </w:t>
        </w:r>
      </w:ins>
      <w:ins w:id="1251" w:author="Zach Zukowski (R2 revision)" w:date="2026-05-17T00:00:00Z">
        <w:r>
          <w:t xml:space="preserve">extension to other token-governance datasets.</w:t>
        </w:r>
      </w:ins>
    </w:p>
    <w:p>
      <w:pPr>
        <w:pStyle w:val="BodyText"/>
      </w:pPr>
      <w:ins w:id="1252" w:author="Zach Zukowski (R2 revision)" w:date="2026-05-17T00:00:00Z">
        <w:r>
          <w:t xml:space="preserve">Recent scoping work by Alshater (2026) systematically maps the DePIN</w:t>
        </w:r>
      </w:ins>
      <w:ins w:id="1253" w:author="Zach Zukowski (R2 revision)" w:date="2026-05-17T00:00:00Z">
        <w:r>
          <w:t xml:space="preserve"> </w:t>
        </w:r>
      </w:ins>
      <w:ins w:id="1254" w:author="Zach Zukowski (R2 revision)" w:date="2026-05-17T00:00:00Z">
        <w:r>
          <w:t xml:space="preserve">tokenomics design space, identifying the burn-and-mint equilibrium,</w:t>
        </w:r>
      </w:ins>
      <w:ins w:id="1255" w:author="Zach Zukowski (R2 revision)" w:date="2026-05-17T00:00:00Z">
        <w:r>
          <w:t xml:space="preserve"> </w:t>
        </w:r>
      </w:ins>
      <w:ins w:id="1256" w:author="Zach Zukowski (R2 revision)" w:date="2026-05-17T00:00:00Z">
        <w:r>
          <w:t xml:space="preserve">governance-calibrated issuance, and provider staking as the dominant</w:t>
        </w:r>
      </w:ins>
      <w:ins w:id="1257" w:author="Zach Zukowski (R2 revision)" w:date="2026-05-17T00:00:00Z">
        <w:r>
          <w:t xml:space="preserve"> </w:t>
        </w:r>
      </w:ins>
      <w:ins w:id="1258" w:author="Zach Zukowski (R2 revision)" w:date="2026-05-17T00:00:00Z">
        <w:r>
          <w:t xml:space="preserve">economic primitives across leading deployments. Alshater explicitly</w:t>
        </w:r>
      </w:ins>
      <w:ins w:id="1259" w:author="Zach Zukowski (R2 revision)" w:date="2026-05-17T00:00:00Z">
        <w:r>
          <w:t xml:space="preserve"> </w:t>
        </w:r>
      </w:ins>
      <w:ins w:id="1260" w:author="Zach Zukowski (R2 revision)" w:date="2026-05-17T00:00:00Z">
        <w:r>
          <w:t xml:space="preserve">frames decentralization as a spectrum rather than a binary property,</w:t>
        </w:r>
      </w:ins>
      <w:ins w:id="1261" w:author="Zach Zukowski (R2 revision)" w:date="2026-05-17T00:00:00Z">
        <w:r>
          <w:t xml:space="preserve"> </w:t>
        </w:r>
      </w:ins>
      <w:ins w:id="1262" w:author="Zach Zukowski (R2 revision)" w:date="2026-05-17T00:00:00Z">
        <w:r>
          <w:t xml:space="preserve">echoing analyses of decentralized governance for cyber-physical systems</w:t>
        </w:r>
      </w:ins>
      <w:ins w:id="1263" w:author="Zach Zukowski (R2 revision)" w:date="2026-05-17T00:00:00Z">
        <w:r>
          <w:t xml:space="preserve"> </w:t>
        </w:r>
      </w:ins>
      <w:ins w:id="1264" w:author="Zach Zukowski (R2 revision)" w:date="2026-05-17T00:00:00Z">
        <w:r>
          <w:t xml:space="preserve">(Nabben et al., 2024), and identifies the lack of rigorous quantitative</w:t>
        </w:r>
      </w:ins>
      <w:ins w:id="1265" w:author="Zach Zukowski (R2 revision)" w:date="2026-05-17T00:00:00Z">
        <w:r>
          <w:t xml:space="preserve"> </w:t>
        </w:r>
      </w:ins>
      <w:ins w:id="1266" w:author="Zach Zukowski (R2 revision)" w:date="2026-05-17T00:00:00Z">
        <w:r>
          <w:t xml:space="preserve">empirical work on these models as the field’s most pressing research</w:t>
        </w:r>
      </w:ins>
      <w:ins w:id="1267" w:author="Zach Zukowski (R2 revision)" w:date="2026-05-17T00:00:00Z">
        <w:r>
          <w:t xml:space="preserve"> </w:t>
        </w:r>
      </w:ins>
      <w:ins w:id="1268" w:author="Zach Zukowski (R2 revision)" w:date="2026-05-17T00:00:00Z">
        <w:r>
          <w:t xml:space="preserve">gap. The cross-sectional measurement reported here responds to that gap,</w:t>
        </w:r>
      </w:ins>
      <w:ins w:id="1269" w:author="Zach Zukowski (R2 revision)" w:date="2026-05-17T00:00:00Z">
        <w:r>
          <w:t xml:space="preserve"> </w:t>
        </w:r>
      </w:ins>
      <w:ins w:id="1270" w:author="Zach Zukowski (R2 revision)" w:date="2026-05-17T00:00:00Z">
        <w:r>
          <w:t xml:space="preserve">applying Herfindahl-Hirschman Index analysis to forty protocols spanning</w:t>
        </w:r>
      </w:ins>
      <w:ins w:id="1271" w:author="Zach Zukowski (R2 revision)" w:date="2026-05-17T00:00:00Z">
        <w:r>
          <w:t xml:space="preserve"> </w:t>
        </w:r>
      </w:ins>
      <w:ins w:id="1272" w:author="Zach Zukowski (R2 revision)" w:date="2026-05-17T00:00:00Z">
        <w:r>
          <w:t xml:space="preserve">DePIN and adjacent categories.</w:t>
        </w:r>
      </w:ins>
    </w:p>
    <w:p>
      <w:pPr>
        <w:pStyle w:val="BodyText"/>
      </w:pPr>
      <w:ins w:id="1273" w:author="Zach Zukowski (R2 revision)" w:date="2026-05-17T00:00:00Z">
        <w:r>
          <w:t xml:space="preserve">These results extend the governance concentration literature (Barbereau</w:t>
        </w:r>
      </w:ins>
      <w:ins w:id="1274" w:author="Zach Zukowski (R2 revision)" w:date="2026-05-17T00:00:00Z">
        <w:r>
          <w:t xml:space="preserve"> </w:t>
        </w:r>
      </w:ins>
      <w:ins w:id="1275" w:author="Zach Zukowski (R2 revision)" w:date="2026-05-17T00:00:00Z">
        <w:r>
          <w:t xml:space="preserve">et al., 2023; Feichtinger et al., 2023; Cong et al., 2025) in three</w:t>
        </w:r>
      </w:ins>
      <w:ins w:id="1276" w:author="Zach Zukowski (R2 revision)" w:date="2026-05-17T00:00:00Z">
        <w:r>
          <w:t xml:space="preserve"> </w:t>
        </w:r>
      </w:ins>
      <w:ins w:id="1277" w:author="Zach Zukowski (R2 revision)" w:date="2026-05-17T00:00:00Z">
        <w:r>
          <w:t xml:space="preserve">directions: an exclusion methodology that corrects a systematic</w:t>
        </w:r>
      </w:ins>
      <w:ins w:id="1278" w:author="Zach Zukowski (R2 revision)" w:date="2026-05-17T00:00:00Z">
        <w:r>
          <w:t xml:space="preserve"> </w:t>
        </w:r>
      </w:ins>
      <w:ins w:id="1279" w:author="Zach Zukowski (R2 revision)" w:date="2026-05-17T00:00:00Z">
        <w:r>
          <w:t xml:space="preserve">measurement artifact in prior work, a cross-sector null documenting that</w:t>
        </w:r>
      </w:ins>
      <w:ins w:id="1280" w:author="Zach Zukowski (R2 revision)" w:date="2026-05-17T00:00:00Z">
        <w:r>
          <w:t xml:space="preserve"> </w:t>
        </w:r>
      </w:ins>
      <w:ins w:id="1281" w:author="Zach Zukowski (R2 revision)" w:date="2026-05-17T00:00:00Z">
        <w:r>
          <w:t xml:space="preserve">neither revenue, subsidy intensity, token maturity, nor initial</w:t>
        </w:r>
      </w:ins>
      <w:ins w:id="1282" w:author="Zach Zukowski (R2 revision)" w:date="2026-05-17T00:00:00Z">
        <w:r>
          <w:t xml:space="preserve"> </w:t>
        </w:r>
      </w:ins>
      <w:ins w:id="1283" w:author="Zach Zukowski (R2 revision)" w:date="2026-05-17T00:00:00Z">
        <w:r>
          <w:t xml:space="preserve">allocation predicts governance concentration, and a normative framework</w:t>
        </w:r>
      </w:ins>
      <w:ins w:id="1284" w:author="Zach Zukowski (R2 revision)" w:date="2026-05-17T00:00:00Z">
        <w:r>
          <w:t xml:space="preserve"> </w:t>
        </w:r>
      </w:ins>
      <w:ins w:id="1285" w:author="Zach Zukowski (R2 revision)" w:date="2026-05-17T00:00:00Z">
        <w:r>
          <w:t xml:space="preserve">translating five political-philosophical traditions into observable</w:t>
        </w:r>
      </w:ins>
      <w:ins w:id="1286" w:author="Zach Zukowski (R2 revision)" w:date="2026-05-17T00:00:00Z">
        <w:r>
          <w:t xml:space="preserve"> </w:t>
        </w:r>
      </w:ins>
      <w:ins w:id="1287" w:author="Zach Zukowski (R2 revision)" w:date="2026-05-17T00:00:00Z">
        <w:r>
          <w:t xml:space="preserve">design criteria for tokenized institutions. To evaluate what</w:t>
        </w:r>
      </w:ins>
      <w:ins w:id="1288" w:author="Zach Zukowski (R2 revision)" w:date="2026-05-17T00:00:00Z">
        <w:r>
          <w:t xml:space="preserve"> </w:t>
        </w:r>
      </w:ins>
      <w:ins w:id="1289" w:author="Zach Zukowski (R2 revision)" w:date="2026-05-17T00:00:00Z">
        <w:r>
          <w:t xml:space="preserve">concentration means for institutional legitimacy, the framework</w:t>
        </w:r>
      </w:ins>
      <w:ins w:id="1290" w:author="Zach Zukowski (R2 revision)" w:date="2026-05-17T00:00:00Z">
        <w:r>
          <w:t xml:space="preserve"> </w:t>
        </w:r>
      </w:ins>
      <w:ins w:id="1291" w:author="Zach Zukowski (R2 revision)" w:date="2026-05-17T00:00:00Z">
        <w:r>
          <w:t xml:space="preserve">operationalizes constraints from Kant (publicity), Rawls (floor</w:t>
        </w:r>
      </w:ins>
      <w:ins w:id="1292" w:author="Zach Zukowski (R2 revision)" w:date="2026-05-17T00:00:00Z">
        <w:r>
          <w:t xml:space="preserve"> </w:t>
        </w:r>
      </w:ins>
      <w:ins w:id="1293" w:author="Zach Zukowski (R2 revision)" w:date="2026-05-17T00:00:00Z">
        <w:r>
          <w:t xml:space="preserve">protection), Pettit (non-domination), Ostrom (polycentricity), and Hayek</w:t>
        </w:r>
      </w:ins>
      <w:ins w:id="1294" w:author="Zach Zukowski (R2 revision)" w:date="2026-05-17T00:00:00Z">
        <w:r>
          <w:t xml:space="preserve"> </w:t>
        </w:r>
      </w:ins>
      <w:ins w:id="1295" w:author="Zach Zukowski (R2 revision)" w:date="2026-05-17T00:00:00Z">
        <w:r>
          <w:t xml:space="preserve">(dispersed knowledge) through a scoring rubric that other researchers</w:t>
        </w:r>
      </w:ins>
      <w:ins w:id="1296" w:author="Zach Zukowski (R2 revision)" w:date="2026-05-17T00:00:00Z">
        <w:r>
          <w:t xml:space="preserve"> </w:t>
        </w:r>
      </w:ins>
      <w:ins w:id="1297" w:author="Zach Zukowski (R2 revision)" w:date="2026-05-17T00:00:00Z">
        <w:r>
          <w:t xml:space="preserve">can apply. This paper is part of a research program examining</w:t>
        </w:r>
      </w:ins>
      <w:ins w:id="1298" w:author="Zach Zukowski (R2 revision)" w:date="2026-05-17T00:00:00Z">
        <w:r>
          <w:t xml:space="preserve"> </w:t>
        </w:r>
      </w:ins>
      <w:ins w:id="1299" w:author="Zach Zukowski (R2 revision)" w:date="2026-05-17T00:00:00Z">
        <w:r>
          <w:t xml:space="preserve">infrastructure-layer design across stablecoin, tokenized asset, and</w:t>
        </w:r>
      </w:ins>
      <w:ins w:id="1300" w:author="Zach Zukowski (R2 revision)" w:date="2026-05-17T00:00:00Z">
        <w:r>
          <w:t xml:space="preserve"> </w:t>
        </w:r>
      </w:ins>
      <w:ins w:id="1301" w:author="Zach Zukowski (R2 revision)" w:date="2026-05-17T00:00:00Z">
        <w:r>
          <w:t xml:space="preserve">DePIN domains. The program's unifying thesis: regulation and audit</w:t>
        </w:r>
      </w:ins>
      <w:ins w:id="1302" w:author="Zach Zukowski (R2 revision)" w:date="2026-05-17T00:00:00Z">
        <w:r>
          <w:t xml:space="preserve"> </w:t>
        </w:r>
      </w:ins>
      <w:ins w:id="1303" w:author="Zach Zukowski (R2 revision)" w:date="2026-05-17T00:00:00Z">
        <w:r>
          <w:t xml:space="preserve">should target the operators and control systems that issue, custody, and</w:t>
        </w:r>
      </w:ins>
      <w:ins w:id="1304" w:author="Zach Zukowski (R2 revision)" w:date="2026-05-17T00:00:00Z">
        <w:r>
          <w:t xml:space="preserve"> </w:t>
        </w:r>
      </w:ins>
      <w:ins w:id="1305" w:author="Zach Zukowski (R2 revision)" w:date="2026-05-17T00:00:00Z">
        <w:r>
          <w:t xml:space="preserve">route tokens, rather than the tokens themselves.</w:t>
        </w:r>
      </w:ins>
    </w:p>
    <w:bookmarkEnd w:id="27"/>
    <w:bookmarkStart w:id="28" w:name="X8810652b8a479864976882e1b5c049212e44fd3"/>
    <w:p>
      <w:pPr>
        <w:pStyle w:val="Heading2"/>
      </w:pPr>
      <w:ins w:id="1306" w:author="Zach Zukowski (R2 revision)" w:date="2026-05-17T00:00:00Z">
        <w:r>
          <w:t xml:space="preserve">1.2 Core Thesis: Tokenomics Is Applied Political Philosophy</w:t>
        </w:r>
      </w:ins>
    </w:p>
    <w:p>
      <w:pPr>
        <w:pStyle w:val="FirstParagraph"/>
      </w:pPr>
      <w:ins w:id="1307" w:author="Zach Zukowski (R2 revision)" w:date="2026-05-17T00:00:00Z">
        <w:r>
          <w:t xml:space="preserve">The central claim:</w:t>
        </w:r>
      </w:ins>
    </w:p>
    <w:p>
      <w:pPr>
        <w:pStyle w:val="BodyText"/>
      </w:pPr>
      <w:ins w:id="1308" w:author="Zach Zukowski (R2 revision)" w:date="2026-05-17T00:00:00Z">
        <w:r>
          <w:rPr>
            <w:b/>
            <w:bCs/>
          </w:rPr>
          <w:t xml:space="preserve">Tokenomics is applied political philosophy: the encoding of</w:t>
        </w:r>
      </w:ins>
      <w:ins w:id="1309" w:author="Zach Zukowski (R2 revision)" w:date="2026-05-17T00:00:00Z">
        <w:r>
          <w:rPr>
            <w:b/>
            <w:bCs/>
          </w:rPr>
          <w:t xml:space="preserve"> </w:t>
        </w:r>
      </w:ins>
      <w:ins w:id="1310" w:author="Zach Zukowski (R2 revision)" w:date="2026-05-17T00:00:00Z">
        <w:r>
          <w:rPr>
            <w:b/>
            <w:bCs/>
          </w:rPr>
          <w:t xml:space="preserve">governance, rights, duties, distributive choices, and legitimacy</w:t>
        </w:r>
      </w:ins>
      <w:ins w:id="1311" w:author="Zach Zukowski (R2 revision)" w:date="2026-05-17T00:00:00Z">
        <w:r>
          <w:rPr>
            <w:b/>
            <w:bCs/>
          </w:rPr>
          <w:t xml:space="preserve"> </w:t>
        </w:r>
      </w:ins>
      <w:ins w:id="1312" w:author="Zach Zukowski (R2 revision)" w:date="2026-05-17T00:00:00Z">
        <w:r>
          <w:rPr>
            <w:b/>
            <w:bCs/>
          </w:rPr>
          <w:t xml:space="preserve">constraints into a rule system with economic incentives and automated</w:t>
        </w:r>
      </w:ins>
      <w:ins w:id="1313" w:author="Zach Zukowski (R2 revision)" w:date="2026-05-17T00:00:00Z">
        <w:r>
          <w:rPr>
            <w:b/>
            <w:bCs/>
          </w:rPr>
          <w:t xml:space="preserve"> </w:t>
        </w:r>
      </w:ins>
      <w:ins w:id="1314" w:author="Zach Zukowski (R2 revision)" w:date="2026-05-17T00:00:00Z">
        <w:r>
          <w:rPr>
            <w:b/>
            <w:bCs/>
          </w:rPr>
          <w:t xml:space="preserve">enforcement.</w:t>
        </w:r>
      </w:ins>
    </w:p>
    <w:p>
      <w:pPr>
        <w:pStyle w:val="BodyText"/>
      </w:pPr>
      <w:ins w:id="1315" w:author="Zach Zukowski (R2 revision)" w:date="2026-05-17T00:00:00Z">
        <w:r>
          <w:t xml:space="preserve">In practical terms: every decision about how tokens are distributed, who</w:t>
        </w:r>
      </w:ins>
      <w:ins w:id="1316" w:author="Zach Zukowski (R2 revision)" w:date="2026-05-17T00:00:00Z">
        <w:r>
          <w:t xml:space="preserve"> </w:t>
        </w:r>
      </w:ins>
      <w:ins w:id="1317" w:author="Zach Zukowski (R2 revision)" w:date="2026-05-17T00:00:00Z">
        <w:r>
          <w:t xml:space="preserve">can vote, what can be changed, and how violations are punished is</w:t>
        </w:r>
      </w:ins>
      <w:ins w:id="1318" w:author="Zach Zukowski (R2 revision)" w:date="2026-05-17T00:00:00Z">
        <w:r>
          <w:t xml:space="preserve"> </w:t>
        </w:r>
      </w:ins>
      <w:ins w:id="1319" w:author="Zach Zukowski (R2 revision)" w:date="2026-05-17T00:00:00Z">
        <w:r>
          <w:t xml:space="preserve">simultaneously an economic design choice and a political one.</w:t>
        </w:r>
      </w:ins>
    </w:p>
    <w:p>
      <w:pPr>
        <w:pStyle w:val="BodyText"/>
      </w:pPr>
      <w:ins w:id="1320" w:author="Zach Zukowski (R2 revision)" w:date="2026-05-17T00:00:00Z">
        <w:r>
          <w:t xml:space="preserve">Political philosophy asks:</w:t>
        </w:r>
      </w:ins>
      <w:ins w:id="1321" w:author="Zach Zukowski (R2 revision)" w:date="2026-05-17T00:00:00Z">
        <w:r>
          <w:rPr>
            <w:i/>
            <w:iCs/>
          </w:rPr>
          <w:t xml:space="preserve">What makes a rule system just, stable, and</w:t>
        </w:r>
      </w:ins>
      <w:ins w:id="1322" w:author="Zach Zukowski (R2 revision)" w:date="2026-05-17T00:00:00Z">
        <w:r>
          <w:rPr>
            <w:i/>
            <w:iCs/>
          </w:rPr>
          <w:t xml:space="preserve"> </w:t>
        </w:r>
      </w:ins>
      <w:ins w:id="1323" w:author="Zach Zukowski (R2 revision)" w:date="2026-05-17T00:00:00Z">
        <w:r>
          <w:rPr>
            <w:i/>
            <w:iCs/>
          </w:rPr>
          <w:t xml:space="preserve">worth participating in?</w:t>
        </w:r>
      </w:ins>
      <w:ins w:id="1324" w:author="Zach Zukowski (R2 revision)" w:date="2026-05-17T00:00:00Z">
        <w:r>
          <w:t xml:space="preserve"> </w:t>
        </w:r>
      </w:ins>
      <w:ins w:id="1325" w:author="Zach Zukowski (R2 revision)" w:date="2026-05-17T00:00:00Z">
        <w:r>
          <w:t xml:space="preserve">Tokenomics asks:</w:t>
        </w:r>
      </w:ins>
      <w:ins w:id="1326" w:author="Zach Zukowski (R2 revision)" w:date="2026-05-17T00:00:00Z">
        <w:r>
          <w:t xml:space="preserve"> </w:t>
        </w:r>
      </w:ins>
      <w:ins w:id="1327" w:author="Zach Zukowski (R2 revision)" w:date="2026-05-17T00:00:00Z">
        <w:r>
          <w:rPr>
            <w:i/>
            <w:iCs/>
          </w:rPr>
          <w:t xml:space="preserve">What rules and incentives</w:t>
        </w:r>
      </w:ins>
      <w:ins w:id="1328" w:author="Zach Zukowski (R2 revision)" w:date="2026-05-17T00:00:00Z">
        <w:r>
          <w:rPr>
            <w:i/>
            <w:iCs/>
          </w:rPr>
          <w:t xml:space="preserve"> </w:t>
        </w:r>
      </w:ins>
      <w:ins w:id="1329" w:author="Zach Zukowski (R2 revision)" w:date="2026-05-17T00:00:00Z">
        <w:r>
          <w:rPr>
            <w:i/>
            <w:iCs/>
          </w:rPr>
          <w:t xml:space="preserve">produce participation, security, sustainability, and coordination under</w:t>
        </w:r>
      </w:ins>
      <w:ins w:id="1330" w:author="Zach Zukowski (R2 revision)" w:date="2026-05-17T00:00:00Z">
        <w:r>
          <w:rPr>
            <w:i/>
            <w:iCs/>
          </w:rPr>
          <w:t xml:space="preserve"> </w:t>
        </w:r>
      </w:ins>
      <w:ins w:id="1331" w:author="Zach Zukowski (R2 revision)" w:date="2026-05-17T00:00:00Z">
        <w:r>
          <w:rPr>
            <w:i/>
            <w:iCs/>
          </w:rPr>
          <w:t xml:space="preserve">strategic behavior?</w:t>
        </w:r>
      </w:ins>
      <w:ins w:id="1332" w:author="Zach Zukowski (R2 revision)" w:date="2026-05-17T00:00:00Z">
        <w:r>
          <w:t xml:space="preserve"> </w:t>
        </w:r>
      </w:ins>
      <w:ins w:id="1333" w:author="Zach Zukowski (R2 revision)" w:date="2026-05-17T00:00:00Z">
        <w:r>
          <w:t xml:space="preserve">In tokenized systems, these questions converge.</w:t>
        </w:r>
      </w:ins>
      <w:ins w:id="1334" w:author="Zach Zukowski (R2 revision)" w:date="2026-05-17T00:00:00Z">
        <w:r>
          <w:t xml:space="preserve"> </w:t>
        </w:r>
      </w:ins>
      <w:ins w:id="1335" w:author="Zach Zukowski (R2 revision)" w:date="2026-05-17T00:00:00Z">
        <w:r>
          <w:t xml:space="preserve">Economic design choices are simultaneously political choices: they</w:t>
        </w:r>
      </w:ins>
      <w:ins w:id="1336" w:author="Zach Zukowski (R2 revision)" w:date="2026-05-17T00:00:00Z">
        <w:r>
          <w:t xml:space="preserve"> </w:t>
        </w:r>
      </w:ins>
      <w:ins w:id="1337" w:author="Zach Zukowski (R2 revision)" w:date="2026-05-17T00:00:00Z">
        <w:r>
          <w:t xml:space="preserve">distribute power and resources, shape inclusion or exclusion, and</w:t>
        </w:r>
      </w:ins>
      <w:ins w:id="1338" w:author="Zach Zukowski (R2 revision)" w:date="2026-05-17T00:00:00Z">
        <w:r>
          <w:t xml:space="preserve"> </w:t>
        </w:r>
      </w:ins>
      <w:ins w:id="1339" w:author="Zach Zukowski (R2 revision)" w:date="2026-05-17T00:00:00Z">
        <w:r>
          <w:t xml:space="preserve">determine whether participants view outcomes as fair and contestable.</w:t>
        </w:r>
      </w:ins>
    </w:p>
    <w:p>
      <w:pPr>
        <w:pStyle w:val="BodyText"/>
      </w:pPr>
      <w:ins w:id="1340" w:author="Zach Zukowski (R2 revision)" w:date="2026-05-17T00:00:00Z">
        <w:r>
          <w:t xml:space="preserve">Philosophical principles function here not as commentary but as</w:t>
        </w:r>
      </w:ins>
      <w:ins w:id="1341" w:author="Zach Zukowski (R2 revision)" w:date="2026-05-17T00:00:00Z">
        <w:r>
          <w:t xml:space="preserve"> </w:t>
        </w:r>
      </w:ins>
      <w:ins w:id="1342" w:author="Zach Zukowski (R2 revision)" w:date="2026-05-17T00:00:00Z">
        <w:r>
          <w:t xml:space="preserve">specification: constraints and requirements that token mechanisms should</w:t>
        </w:r>
      </w:ins>
      <w:ins w:id="1343" w:author="Zach Zukowski (R2 revision)" w:date="2026-05-17T00:00:00Z">
        <w:r>
          <w:t xml:space="preserve"> </w:t>
        </w:r>
      </w:ins>
      <w:ins w:id="1344" w:author="Zach Zukowski (R2 revision)" w:date="2026-05-17T00:00:00Z">
        <w:r>
          <w:t xml:space="preserve">satisfy. It draws particularly on:</w:t>
        </w:r>
      </w:ins>
    </w:p>
    <w:p>
      <w:pPr>
        <w:pStyle w:val="BodyText"/>
      </w:pPr>
      <w:ins w:id="1345" w:author="Zach Zukowski (R2 revision)" w:date="2026-05-17T00:00:00Z">
        <w:r>
          <w:rPr>
            <w:b/>
            <w:bCs/>
          </w:rPr>
          <w:t xml:space="preserve">Kantian publicity and right</w:t>
        </w:r>
      </w:ins>
      <w:ins w:id="1346" w:author="Zach Zukowski (R2 revision)" w:date="2026-05-17T00:00:00Z">
        <w:r>
          <w:t xml:space="preserve"> </w:t>
        </w:r>
      </w:ins>
      <w:ins w:id="1347" w:author="Zach Zukowski (R2 revision)" w:date="2026-05-17T00:00:00Z">
        <w:r>
          <w:t xml:space="preserve">(rules must be publicly avowable;</w:t>
        </w:r>
      </w:ins>
      <w:ins w:id="1348" w:author="Zach Zukowski (R2 revision)" w:date="2026-05-17T00:00:00Z">
        <w:r>
          <w:t xml:space="preserve"> </w:t>
        </w:r>
      </w:ins>
      <w:ins w:id="1349" w:author="Zach Zukowski (R2 revision)" w:date="2026-05-17T00:00:00Z">
        <w:r>
          <w:t xml:space="preserve">enforcement must respect due process and non-arbitrary coercion),</w:t>
        </w:r>
      </w:ins>
    </w:p>
    <w:p>
      <w:pPr>
        <w:pStyle w:val="BodyText"/>
      </w:pPr>
      <w:ins w:id="1350" w:author="Zach Zukowski (R2 revision)" w:date="2026-05-17T00:00:00Z">
        <w:r>
          <w:rPr>
            <w:b/>
            <w:bCs/>
          </w:rPr>
          <w:t xml:space="preserve">Rawlsian legitimacy and floor protection</w:t>
        </w:r>
      </w:ins>
      <w:ins w:id="1351" w:author="Zach Zukowski (R2 revision)" w:date="2026-05-17T00:00:00Z">
        <w:r>
          <w:t xml:space="preserve"> </w:t>
        </w:r>
      </w:ins>
      <w:ins w:id="1352" w:author="Zach Zukowski (R2 revision)" w:date="2026-05-17T00:00:00Z">
        <w:r>
          <w:t xml:space="preserve">(rules should be defensible</w:t>
        </w:r>
      </w:ins>
      <w:ins w:id="1353" w:author="Zach Zukowski (R2 revision)" w:date="2026-05-17T00:00:00Z">
        <w:r>
          <w:t xml:space="preserve"> </w:t>
        </w:r>
      </w:ins>
      <w:ins w:id="1354" w:author="Zach Zukowski (R2 revision)" w:date="2026-05-17T00:00:00Z">
        <w:r>
          <w:t xml:space="preserve">under public reason; distribution should not sacrifice the least</w:t>
        </w:r>
      </w:ins>
      <w:ins w:id="1355" w:author="Zach Zukowski (R2 revision)" w:date="2026-05-17T00:00:00Z">
        <w:r>
          <w:t xml:space="preserve"> </w:t>
        </w:r>
      </w:ins>
      <w:ins w:id="1356" w:author="Zach Zukowski (R2 revision)" w:date="2026-05-17T00:00:00Z">
        <w:r>
          <w:t xml:space="preserve">advantaged),</w:t>
        </w:r>
      </w:ins>
    </w:p>
    <w:p>
      <w:pPr>
        <w:pStyle w:val="BodyText"/>
      </w:pPr>
      <w:ins w:id="1357" w:author="Zach Zukowski (R2 revision)" w:date="2026-05-17T00:00:00Z">
        <w:r>
          <w:rPr>
            <w:b/>
            <w:bCs/>
          </w:rPr>
          <w:t xml:space="preserve">Republican non-domination</w:t>
        </w:r>
      </w:ins>
      <w:ins w:id="1358" w:author="Zach Zukowski (R2 revision)" w:date="2026-05-17T00:00:00Z">
        <w:r>
          <w:t xml:space="preserve"> </w:t>
        </w:r>
      </w:ins>
      <w:ins w:id="1359" w:author="Zach Zukowski (R2 revision)" w:date="2026-05-17T00:00:00Z">
        <w:r>
          <w:t xml:space="preserve">(participants should not be vulnerable to</w:t>
        </w:r>
      </w:ins>
      <w:ins w:id="1360" w:author="Zach Zukowski (R2 revision)" w:date="2026-05-17T00:00:00Z">
        <w:r>
          <w:t xml:space="preserve"> </w:t>
        </w:r>
      </w:ins>
      <w:ins w:id="1361" w:author="Zach Zukowski (R2 revision)" w:date="2026-05-17T00:00:00Z">
        <w:r>
          <w:t xml:space="preserve">arbitrary interference; contestability is essential),</w:t>
        </w:r>
      </w:ins>
    </w:p>
    <w:p>
      <w:pPr>
        <w:pStyle w:val="BodyText"/>
      </w:pPr>
      <w:ins w:id="1362" w:author="Zach Zukowski (R2 revision)" w:date="2026-05-17T00:00:00Z">
        <w:r>
          <w:rPr>
            <w:b/>
            <w:bCs/>
          </w:rPr>
          <w:t xml:space="preserve">Ostromian polycentric governance</w:t>
        </w:r>
      </w:ins>
      <w:ins w:id="1363" w:author="Zach Zukowski (R2 revision)" w:date="2026-05-17T00:00:00Z">
        <w:r>
          <w:t xml:space="preserve"> </w:t>
        </w:r>
      </w:ins>
      <w:ins w:id="1364" w:author="Zach Zukowski (R2 revision)" w:date="2026-05-17T00:00:00Z">
        <w:r>
          <w:t xml:space="preserve">(multiple centers of rule-making</w:t>
        </w:r>
      </w:ins>
      <w:ins w:id="1365" w:author="Zach Zukowski (R2 revision)" w:date="2026-05-17T00:00:00Z">
        <w:r>
          <w:t xml:space="preserve"> </w:t>
        </w:r>
      </w:ins>
      <w:ins w:id="1366" w:author="Zach Zukowski (R2 revision)" w:date="2026-05-17T00:00:00Z">
        <w:r>
          <w:t xml:space="preserve">and monitoring improve robustness in complex commons),</w:t>
        </w:r>
      </w:ins>
    </w:p>
    <w:p>
      <w:pPr>
        <w:pStyle w:val="BodyText"/>
      </w:pPr>
      <w:ins w:id="1367" w:author="Zach Zukowski (R2 revision)" w:date="2026-05-17T00:00:00Z">
        <w:r>
          <w:rPr>
            <w:b/>
            <w:bCs/>
          </w:rPr>
          <w:t xml:space="preserve">Hayekian dispersed knowledge</w:t>
        </w:r>
      </w:ins>
      <w:ins w:id="1368" w:author="Zach Zukowski (R2 revision)" w:date="2026-05-17T00:00:00Z">
        <w:r>
          <w:t xml:space="preserve"> </w:t>
        </w:r>
      </w:ins>
      <w:ins w:id="1369" w:author="Zach Zukowski (R2 revision)" w:date="2026-05-17T00:00:00Z">
        <w:r>
          <w:t xml:space="preserve">(local signals and edge decision-making</w:t>
        </w:r>
      </w:ins>
      <w:ins w:id="1370" w:author="Zach Zukowski (R2 revision)" w:date="2026-05-17T00:00:00Z">
        <w:r>
          <w:t xml:space="preserve"> </w:t>
        </w:r>
      </w:ins>
      <w:ins w:id="1371" w:author="Zach Zukowski (R2 revision)" w:date="2026-05-17T00:00:00Z">
        <w:r>
          <w:t xml:space="preserve">outperform centralized tuning in heterogeneous environments),</w:t>
        </w:r>
      </w:ins>
    </w:p>
    <w:p>
      <w:pPr>
        <w:pStyle w:val="BodyText"/>
      </w:pPr>
      <w:ins w:id="1372" w:author="Zach Zukowski (R2 revision)" w:date="2026-05-17T00:00:00Z">
        <w:r>
          <w:rPr>
            <w:b/>
            <w:bCs/>
          </w:rPr>
          <w:t xml:space="preserve">Capabilities and information ethics</w:t>
        </w:r>
      </w:ins>
      <w:ins w:id="1373" w:author="Zach Zukowski (R2 revision)" w:date="2026-05-17T00:00:00Z">
        <w:r>
          <w:t xml:space="preserve"> </w:t>
        </w:r>
      </w:ins>
      <w:ins w:id="1374" w:author="Zach Zukowski (R2 revision)" w:date="2026-05-17T00:00:00Z">
        <w:r>
          <w:t xml:space="preserve">(success includes social</w:t>
        </w:r>
      </w:ins>
      <w:ins w:id="1375" w:author="Zach Zukowski (R2 revision)" w:date="2026-05-17T00:00:00Z">
        <w:r>
          <w:t xml:space="preserve"> </w:t>
        </w:r>
      </w:ins>
      <w:ins w:id="1376" w:author="Zach Zukowski (R2 revision)" w:date="2026-05-17T00:00:00Z">
        <w:r>
          <w:t xml:space="preserve">opportunity and privacy-preserving participation, not only token price</w:t>
        </w:r>
      </w:ins>
      <w:ins w:id="1377" w:author="Zach Zukowski (R2 revision)" w:date="2026-05-17T00:00:00Z">
        <w:r>
          <w:t xml:space="preserve"> </w:t>
        </w:r>
      </w:ins>
      <w:ins w:id="1378" w:author="Zach Zukowski (R2 revision)" w:date="2026-05-17T00:00:00Z">
        <w:r>
          <w:t xml:space="preserve">and growth).</w:t>
        </w:r>
      </w:ins>
    </w:p>
    <w:p>
      <w:pPr>
        <w:pStyle w:val="BodyText"/>
      </w:pPr>
      <w:ins w:id="1379" w:author="Zach Zukowski (R2 revision)" w:date="2026-05-17T00:00:00Z">
        <w:r>
          <w:t xml:space="preserve">The resulting framework is explicitly cross-disciplinary: it aims to</w:t>
        </w:r>
      </w:ins>
      <w:ins w:id="1380" w:author="Zach Zukowski (R2 revision)" w:date="2026-05-17T00:00:00Z">
        <w:r>
          <w:t xml:space="preserve"> </w:t>
        </w:r>
      </w:ins>
      <w:ins w:id="1381" w:author="Zach Zukowski (R2 revision)" w:date="2026-05-17T00:00:00Z">
        <w:r>
          <w:t xml:space="preserve">speak simultaneously to political philosophy, economics/public policy,</w:t>
        </w:r>
      </w:ins>
      <w:ins w:id="1382" w:author="Zach Zukowski (R2 revision)" w:date="2026-05-17T00:00:00Z">
        <w:r>
          <w:t xml:space="preserve"> </w:t>
        </w:r>
      </w:ins>
      <w:ins w:id="1383" w:author="Zach Zukowski (R2 revision)" w:date="2026-05-17T00:00:00Z">
        <w:r>
          <w:t xml:space="preserve">computer science/security, law, and Science and Technology Studies</w:t>
        </w:r>
      </w:ins>
      <w:ins w:id="1384" w:author="Zach Zukowski (R2 revision)" w:date="2026-05-17T00:00:00Z">
        <w:r>
          <w:t xml:space="preserve"> </w:t>
        </w:r>
      </w:ins>
      <w:ins w:id="1385" w:author="Zach Zukowski (R2 revision)" w:date="2026-05-17T00:00:00Z">
        <w:r>
          <w:t xml:space="preserve">(STS).</w:t>
        </w:r>
      </w:ins>
    </w:p>
    <w:bookmarkEnd w:id="28"/>
    <w:bookmarkStart w:id="29" w:name="research-questions"/>
    <w:p>
      <w:pPr>
        <w:pStyle w:val="Heading2"/>
      </w:pPr>
      <w:ins w:id="1386" w:author="Zach Zukowski (R2 revision)" w:date="2026-05-17T00:00:00Z">
        <w:r>
          <w:t xml:space="preserve">1.3 Research Questions</w:t>
        </w:r>
      </w:ins>
    </w:p>
    <w:p>
      <w:pPr>
        <w:pStyle w:val="FirstParagraph"/>
      </w:pPr>
      <w:ins w:id="1387" w:author="Zach Zukowski (R2 revision)" w:date="2026-05-17T00:00:00Z">
        <w:r>
          <w:t xml:space="preserve">Three research questions guide the analysis:</w:t>
        </w:r>
      </w:ins>
    </w:p>
    <w:p>
      <w:pPr>
        <w:pStyle w:val="BodyText"/>
      </w:pPr>
      <w:ins w:id="1388" w:author="Zach Zukowski (R2 revision)" w:date="2026-05-17T00:00:00Z">
        <w:r>
          <w:t xml:space="preserve">RQ1: Can normative political philosophy be systematically translated</w:t>
        </w:r>
      </w:ins>
      <w:ins w:id="1389" w:author="Zach Zukowski (R2 revision)" w:date="2026-05-17T00:00:00Z">
        <w:r>
          <w:t xml:space="preserve"> </w:t>
        </w:r>
      </w:ins>
      <w:ins w:id="1390" w:author="Zach Zukowski (R2 revision)" w:date="2026-05-17T00:00:00Z">
        <w:r>
          <w:t xml:space="preserve">into evaluable design criteria for tokenized institutions? If so, what</w:t>
        </w:r>
      </w:ins>
      <w:ins w:id="1391" w:author="Zach Zukowski (R2 revision)" w:date="2026-05-17T00:00:00Z">
        <w:r>
          <w:t xml:space="preserve"> </w:t>
        </w:r>
      </w:ins>
      <w:ins w:id="1392" w:author="Zach Zukowski (R2 revision)" w:date="2026-05-17T00:00:00Z">
        <w:r>
          <w:t xml:space="preserve">does the resulting framework reveal about the legitimacy properties of</w:t>
        </w:r>
      </w:ins>
      <w:ins w:id="1393" w:author="Zach Zukowski (R2 revision)" w:date="2026-05-17T00:00:00Z">
        <w:r>
          <w:t xml:space="preserve"> </w:t>
        </w:r>
      </w:ins>
      <w:ins w:id="1394" w:author="Zach Zukowski (R2 revision)" w:date="2026-05-17T00:00:00Z">
        <w:r>
          <w:t xml:space="preserve">existing protocols?</w:t>
        </w:r>
      </w:ins>
    </w:p>
    <w:p>
      <w:pPr>
        <w:pStyle w:val="BodyText"/>
      </w:pPr>
      <w:ins w:id="1395" w:author="Zach Zukowski (R2 revision)" w:date="2026-05-17T00:00:00Z">
        <w:r>
          <w:t xml:space="preserve">RQ2: What does the distribution of governance tokens reveal about</w:t>
        </w:r>
      </w:ins>
      <w:ins w:id="1396" w:author="Zach Zukowski (R2 revision)" w:date="2026-05-17T00:00:00Z">
        <w:r>
          <w:t xml:space="preserve"> </w:t>
        </w:r>
      </w:ins>
      <w:ins w:id="1397" w:author="Zach Zukowski (R2 revision)" w:date="2026-05-17T00:00:00Z">
        <w:r>
          <w:t xml:space="preserve">concentration of power in tokenized institutions, and how do DePIN</w:t>
        </w:r>
      </w:ins>
      <w:ins w:id="1398" w:author="Zach Zukowski (R2 revision)" w:date="2026-05-17T00:00:00Z">
        <w:r>
          <w:t xml:space="preserve"> </w:t>
        </w:r>
      </w:ins>
      <w:ins w:id="1399" w:author="Zach Zukowski (R2 revision)" w:date="2026-05-17T00:00:00Z">
        <w:r>
          <w:t xml:space="preserve">protocols compare to established DeFi governance systems?</w:t>
        </w:r>
      </w:ins>
    </w:p>
    <w:p>
      <w:pPr>
        <w:pStyle w:val="BodyText"/>
      </w:pPr>
      <w:ins w:id="1400" w:author="Zach Zukowski (R2 revision)" w:date="2026-05-17T00:00:00Z">
        <w:r>
          <w:t xml:space="preserve">RQ3: What design hypotheses emerge from the normative framework, and</w:t>
        </w:r>
      </w:ins>
      <w:ins w:id="1401" w:author="Zach Zukowski (R2 revision)" w:date="2026-05-17T00:00:00Z">
        <w:r>
          <w:t xml:space="preserve"> </w:t>
        </w:r>
      </w:ins>
      <w:ins w:id="1402" w:author="Zach Zukowski (R2 revision)" w:date="2026-05-17T00:00:00Z">
        <w:r>
          <w:t xml:space="preserve">which are supported by the governance concentration evidence?</w:t>
        </w:r>
      </w:ins>
      <w:ins w:id="1403" w:author="Zach Zukowski (R2 revision)" w:date="2026-05-17T00:00:00Z">
        <w:r>
          <w:t xml:space="preserve"> </w:t>
        </w:r>
      </w:ins>
      <w:ins w:id="1404" w:author="Zach Zukowski (R2 revision)" w:date="2026-05-17T00:00:00Z">
        <w:r>
          <w:t xml:space="preserve">Longitudinal case evidence on Helium's fiscal sustainability and demand</w:t>
        </w:r>
      </w:ins>
      <w:ins w:id="1405" w:author="Zach Zukowski (R2 revision)" w:date="2026-05-17T00:00:00Z">
        <w:r>
          <w:t xml:space="preserve"> </w:t>
        </w:r>
      </w:ins>
      <w:ins w:id="1406" w:author="Zach Zukowski (R2 revision)" w:date="2026-05-17T00:00:00Z">
        <w:r>
          <w:t xml:space="preserve">concentration is developed in a separate study (Zukowski, 2026a).</w:t>
        </w:r>
      </w:ins>
    </w:p>
    <w:bookmarkEnd w:id="29"/>
    <w:bookmarkStart w:id="33" w:name="scope-assumptions-and-limitations"/>
    <w:p>
      <w:pPr>
        <w:pStyle w:val="Heading2"/>
      </w:pPr>
      <w:ins w:id="1407" w:author="Zach Zukowski (R2 revision)" w:date="2026-05-17T00:00:00Z">
        <w:r>
          <w:t xml:space="preserve">1.4 Scope, Assumptions, and Limitations</w:t>
        </w:r>
      </w:ins>
    </w:p>
    <w:bookmarkStart w:id="30" w:name="scope"/>
    <w:p>
      <w:pPr>
        <w:pStyle w:val="Heading3"/>
      </w:pPr>
      <w:ins w:id="1408" w:author="Zach Zukowski (R2 revision)" w:date="2026-05-17T00:00:00Z">
        <w:r>
          <w:t xml:space="preserve">1.4.1 Scope</w:t>
        </w:r>
      </w:ins>
    </w:p>
    <w:p>
      <w:pPr>
        <w:pStyle w:val="FirstParagraph"/>
      </w:pPr>
      <w:ins w:id="1409" w:author="Zach Zukowski (R2 revision)" w:date="2026-05-17T00:00:00Z">
        <w:r>
          <w:t xml:space="preserve">The empirical analysis focuses on tokenized systems between 2017 and</w:t>
        </w:r>
      </w:ins>
      <w:ins w:id="1410" w:author="Zach Zukowski (R2 revision)" w:date="2026-05-17T00:00:00Z">
        <w:r>
          <w:t xml:space="preserve"> </w:t>
        </w:r>
      </w:ins>
      <w:ins w:id="1411" w:author="Zach Zukowski (R2 revision)" w:date="2026-05-17T00:00:00Z">
        <w:r>
          <w:t xml:space="preserve">2025 across DeFi, infrastructure protocols, DAOs, and DePIN networks.</w:t>
        </w:r>
      </w:ins>
      <w:ins w:id="1412" w:author="Zach Zukowski (R2 revision)" w:date="2026-05-17T00:00:00Z">
        <w:r>
          <w:t xml:space="preserve"> </w:t>
        </w:r>
      </w:ins>
      <w:ins w:id="1413" w:author="Zach Zukowski (R2 revision)" w:date="2026-05-17T00:00:00Z">
        <w:r>
          <w:t xml:space="preserve">The core analytic target is</w:t>
        </w:r>
      </w:ins>
      <w:ins w:id="1414" w:author="Zach Zukowski (R2 revision)" w:date="2026-05-17T00:00:00Z">
        <w:r>
          <w:t xml:space="preserve"> </w:t>
        </w:r>
      </w:ins>
      <w:ins w:id="1415" w:author="Zach Zukowski (R2 revision)" w:date="2026-05-17T00:00:00Z">
        <w:r>
          <w:rPr>
            <w:b/>
            <w:bCs/>
          </w:rPr>
          <w:t xml:space="preserve">institutional design quality</w:t>
        </w:r>
      </w:ins>
      <w:ins w:id="1416" w:author="Zach Zukowski (R2 revision)" w:date="2026-05-17T00:00:00Z">
        <w:r>
          <w:t xml:space="preserve"> </w:t>
        </w:r>
      </w:ins>
      <w:ins w:id="1417" w:author="Zach Zukowski (R2 revision)" w:date="2026-05-17T00:00:00Z">
        <w:r>
          <w:t xml:space="preserve">rather than</w:t>
        </w:r>
      </w:ins>
      <w:ins w:id="1418" w:author="Zach Zukowski (R2 revision)" w:date="2026-05-17T00:00:00Z">
        <w:r>
          <w:t xml:space="preserve"> </w:t>
        </w:r>
      </w:ins>
      <w:ins w:id="1419" w:author="Zach Zukowski (R2 revision)" w:date="2026-05-17T00:00:00Z">
        <w:r>
          <w:t xml:space="preserve">short-term market performance.</w:t>
        </w:r>
      </w:ins>
    </w:p>
    <w:bookmarkEnd w:id="30"/>
    <w:bookmarkStart w:id="31" w:name="assumptions"/>
    <w:p>
      <w:pPr>
        <w:pStyle w:val="Heading3"/>
      </w:pPr>
      <w:ins w:id="1420" w:author="Zach Zukowski (R2 revision)" w:date="2026-05-17T00:00:00Z">
        <w:r>
          <w:t xml:space="preserve">1.4.2 Assumptions</w:t>
        </w:r>
      </w:ins>
    </w:p>
    <w:p>
      <w:pPr>
        <w:pStyle w:val="FirstParagraph"/>
      </w:pPr>
      <w:ins w:id="1421" w:author="Zach Zukowski (R2 revision)" w:date="2026-05-17T00:00:00Z">
        <w:r>
          <w:rPr>
            <w:b/>
            <w:bCs/>
          </w:rPr>
          <w:t xml:space="preserve">Participants are strategic</w:t>
        </w:r>
      </w:ins>
      <w:ins w:id="1422" w:author="Zach Zukowski (R2 revision)" w:date="2026-05-17T00:00:00Z">
        <w:r>
          <w:t xml:space="preserve">; incentives and governance rules shape</w:t>
        </w:r>
      </w:ins>
      <w:ins w:id="1423" w:author="Zach Zukowski (R2 revision)" w:date="2026-05-17T00:00:00Z">
        <w:r>
          <w:t xml:space="preserve"> </w:t>
        </w:r>
      </w:ins>
      <w:ins w:id="1424" w:author="Zach Zukowski (R2 revision)" w:date="2026-05-17T00:00:00Z">
        <w:r>
          <w:t xml:space="preserve">behavior.</w:t>
        </w:r>
      </w:ins>
    </w:p>
    <w:p>
      <w:pPr>
        <w:pStyle w:val="BodyText"/>
      </w:pPr>
      <w:ins w:id="1425" w:author="Zach Zukowski (R2 revision)" w:date="2026-05-17T00:00:00Z">
        <w:r>
          <w:rPr>
            <w:b/>
            <w:bCs/>
          </w:rPr>
          <w:t xml:space="preserve">Legitimacy affects participation</w:t>
        </w:r>
      </w:ins>
      <w:ins w:id="1426" w:author="Zach Zukowski (R2 revision)" w:date="2026-05-17T00:00:00Z">
        <w:r>
          <w:t xml:space="preserve"> </w:t>
        </w:r>
      </w:ins>
      <w:ins w:id="1427" w:author="Zach Zukowski (R2 revision)" w:date="2026-05-17T00:00:00Z">
        <w:r>
          <w:t xml:space="preserve">persistence and willingness to</w:t>
        </w:r>
      </w:ins>
      <w:ins w:id="1428" w:author="Zach Zukowski (R2 revision)" w:date="2026-05-17T00:00:00Z">
        <w:r>
          <w:t xml:space="preserve"> </w:t>
        </w:r>
      </w:ins>
      <w:ins w:id="1429" w:author="Zach Zukowski (R2 revision)" w:date="2026-05-17T00:00:00Z">
        <w:r>
          <w:t xml:space="preserve">invest in long-run cooperation.</w:t>
        </w:r>
      </w:ins>
    </w:p>
    <w:p>
      <w:pPr>
        <w:pStyle w:val="BodyText"/>
      </w:pPr>
      <w:ins w:id="1430" w:author="Zach Zukowski (R2 revision)" w:date="2026-05-17T00:00:00Z">
        <w:r>
          <w:rPr>
            <w:b/>
            <w:bCs/>
          </w:rPr>
          <w:t xml:space="preserve">Public rule systems</w:t>
        </w:r>
      </w:ins>
      <w:ins w:id="1431" w:author="Zach Zukowski (R2 revision)" w:date="2026-05-17T00:00:00Z">
        <w:r>
          <w:t xml:space="preserve"> </w:t>
        </w:r>
      </w:ins>
      <w:ins w:id="1432" w:author="Zach Zukowski (R2 revision)" w:date="2026-05-17T00:00:00Z">
        <w:r>
          <w:t xml:space="preserve">can be observed and scored with acceptable</w:t>
        </w:r>
      </w:ins>
      <w:ins w:id="1433" w:author="Zach Zukowski (R2 revision)" w:date="2026-05-17T00:00:00Z">
        <w:r>
          <w:t xml:space="preserve"> </w:t>
        </w:r>
      </w:ins>
      <w:ins w:id="1434" w:author="Zach Zukowski (R2 revision)" w:date="2026-05-17T00:00:00Z">
        <w:r>
          <w:t xml:space="preserve">reliability using well-defined rubrics.</w:t>
        </w:r>
      </w:ins>
    </w:p>
    <w:bookmarkEnd w:id="31"/>
    <w:bookmarkStart w:id="32" w:name="limitations"/>
    <w:p>
      <w:pPr>
        <w:pStyle w:val="Heading3"/>
      </w:pPr>
      <w:ins w:id="1435" w:author="Zach Zukowski (R2 revision)" w:date="2026-05-17T00:00:00Z">
        <w:r>
          <w:t xml:space="preserve">1.4.3 Limitations</w:t>
        </w:r>
      </w:ins>
    </w:p>
    <w:p>
      <w:pPr>
        <w:pStyle w:val="FirstParagraph"/>
      </w:pPr>
      <w:ins w:id="1436" w:author="Zach Zukowski (R2 revision)" w:date="2026-05-17T00:00:00Z">
        <w:r>
          <w:t xml:space="preserve">Construct validity: translating philosophical traditions into observable</w:t>
        </w:r>
      </w:ins>
      <w:ins w:id="1437" w:author="Zach Zukowski (R2 revision)" w:date="2026-05-17T00:00:00Z">
        <w:r>
          <w:t xml:space="preserve"> </w:t>
        </w:r>
      </w:ins>
      <w:ins w:id="1438" w:author="Zach Zukowski (R2 revision)" w:date="2026-05-17T00:00:00Z">
        <w:r>
          <w:t xml:space="preserve">governance features carries inherent simplification risks.</w:t>
        </w:r>
      </w:ins>
    </w:p>
    <w:p>
      <w:pPr>
        <w:pStyle w:val="BodyText"/>
      </w:pPr>
      <w:ins w:id="1439" w:author="Zach Zukowski (R2 revision)" w:date="2026-05-17T00:00:00Z">
        <w:r>
          <w:t xml:space="preserve">Causal inference scope: the analysis is descriptive. A cross-sectional</w:t>
        </w:r>
      </w:ins>
      <w:ins w:id="1440" w:author="Zach Zukowski (R2 revision)" w:date="2026-05-17T00:00:00Z">
        <w:r>
          <w:t xml:space="preserve"> </w:t>
        </w:r>
      </w:ins>
      <w:ins w:id="1441" w:author="Zach Zukowski (R2 revision)" w:date="2026-05-17T00:00:00Z">
        <w:r>
          <w:t xml:space="preserve">snapshot measures associations between protocol features and governance</w:t>
        </w:r>
      </w:ins>
      <w:ins w:id="1442" w:author="Zach Zukowski (R2 revision)" w:date="2026-05-17T00:00:00Z">
        <w:r>
          <w:t xml:space="preserve"> </w:t>
        </w:r>
      </w:ins>
      <w:ins w:id="1443" w:author="Zach Zukowski (R2 revision)" w:date="2026-05-17T00:00:00Z">
        <w:r>
          <w:t xml:space="preserve">concentration at one point in time; it cannot isolate which feature</w:t>
        </w:r>
      </w:ins>
      <w:ins w:id="1444" w:author="Zach Zukowski (R2 revision)" w:date="2026-05-17T00:00:00Z">
        <w:r>
          <w:t xml:space="preserve"> </w:t>
        </w:r>
      </w:ins>
      <w:ins w:id="1445" w:author="Zach Zukowski (R2 revision)" w:date="2026-05-17T00:00:00Z">
        <w:r>
          <w:t xml:space="preserve">causes which outcome. The correlations reported here are interpreted as</w:t>
        </w:r>
      </w:ins>
      <w:ins w:id="1446" w:author="Zach Zukowski (R2 revision)" w:date="2026-05-17T00:00:00Z">
        <w:r>
          <w:t xml:space="preserve"> </w:t>
        </w:r>
      </w:ins>
      <w:ins w:id="1447" w:author="Zach Zukowski (R2 revision)" w:date="2026-05-17T00:00:00Z">
        <w:r>
          <w:t xml:space="preserve">associations, not as causal mechanisms.</w:t>
        </w:r>
      </w:ins>
    </w:p>
    <w:p>
      <w:pPr>
        <w:pStyle w:val="BodyText"/>
      </w:pPr>
      <w:ins w:id="1448" w:author="Zach Zukowski (R2 revision)" w:date="2026-05-17T00:00:00Z">
        <w:r>
          <w:t xml:space="preserve">Data limitations: not all outcomes relevant to institutional legitimacy</w:t>
        </w:r>
      </w:ins>
      <w:ins w:id="1449" w:author="Zach Zukowski (R2 revision)" w:date="2026-05-17T00:00:00Z">
        <w:r>
          <w:t xml:space="preserve"> </w:t>
        </w:r>
      </w:ins>
      <w:ins w:id="1450" w:author="Zach Zukowski (R2 revision)" w:date="2026-05-17T00:00:00Z">
        <w:r>
          <w:t xml:space="preserve">are observable on-chain; capability and welfare dimensions require</w:t>
        </w:r>
      </w:ins>
      <w:ins w:id="1451" w:author="Zach Zukowski (R2 revision)" w:date="2026-05-17T00:00:00Z">
        <w:r>
          <w:t xml:space="preserve"> </w:t>
        </w:r>
      </w:ins>
      <w:ins w:id="1452" w:author="Zach Zukowski (R2 revision)" w:date="2026-05-17T00:00:00Z">
        <w:r>
          <w:t xml:space="preserve">complementary data beyond the current analysis.</w:t>
        </w:r>
      </w:ins>
    </w:p>
    <w:bookmarkEnd w:id="32"/>
    <w:bookmarkEnd w:id="33"/>
    <w:bookmarkStart w:id="34" w:name="paper-outline"/>
    <w:p>
      <w:pPr>
        <w:pStyle w:val="Heading2"/>
      </w:pPr>
      <w:ins w:id="1453" w:author="Zach Zukowski (R2 revision)" w:date="2026-05-17T00:00:00Z">
        <w:r>
          <w:t xml:space="preserve">1.5 Paper Outline</w:t>
        </w:r>
      </w:ins>
    </w:p>
    <w:p>
      <w:pPr>
        <w:pStyle w:val="FirstParagraph"/>
      </w:pPr>
      <w:ins w:id="1454" w:author="Zach Zukowski (R2 revision)" w:date="2026-05-17T00:00:00Z">
        <w:r>
          <w:t xml:space="preserve">Section 2 develops the theoretical framework and design hypotheses and</w:t>
        </w:r>
      </w:ins>
      <w:ins w:id="1455" w:author="Zach Zukowski (R2 revision)" w:date="2026-05-17T00:00:00Z">
        <w:r>
          <w:t xml:space="preserve"> </w:t>
        </w:r>
      </w:ins>
      <w:ins w:id="1456" w:author="Zach Zukowski (R2 revision)" w:date="2026-05-17T00:00:00Z">
        <w:r>
          <w:t xml:space="preserve">(in Section 2.10) operationalizes the framework through a scoring rubric</w:t>
        </w:r>
      </w:ins>
      <w:ins w:id="1457" w:author="Zach Zukowski (R2 revision)" w:date="2026-05-17T00:00:00Z">
        <w:r>
          <w:t xml:space="preserve"> </w:t>
        </w:r>
      </w:ins>
      <w:ins w:id="1458" w:author="Zach Zukowski (R2 revision)" w:date="2026-05-17T00:00:00Z">
        <w:r>
          <w:t xml:space="preserve">and governance concentration cross-section design. Section 3 presents</w:t>
        </w:r>
      </w:ins>
      <w:ins w:id="1459" w:author="Zach Zukowski (R2 revision)" w:date="2026-05-17T00:00:00Z">
        <w:r>
          <w:t xml:space="preserve"> </w:t>
        </w:r>
      </w:ins>
      <w:ins w:id="1460" w:author="Zach Zukowski (R2 revision)" w:date="2026-05-17T00:00:00Z">
        <w:r>
          <w:t xml:space="preserve">the empirical illustration. Section 4 discusses implications,</w:t>
        </w:r>
      </w:ins>
      <w:ins w:id="1461" w:author="Zach Zukowski (R2 revision)" w:date="2026-05-17T00:00:00Z">
        <w:r>
          <w:t xml:space="preserve"> </w:t>
        </w:r>
      </w:ins>
      <w:ins w:id="1462" w:author="Zach Zukowski (R2 revision)" w:date="2026-05-17T00:00:00Z">
        <w:r>
          <w:t xml:space="preserve">limitations, and future directions. Supplementary materials provide full</w:t>
        </w:r>
      </w:ins>
      <w:ins w:id="1463" w:author="Zach Zukowski (R2 revision)" w:date="2026-05-17T00:00:00Z">
        <w:r>
          <w:t xml:space="preserve"> </w:t>
        </w:r>
      </w:ins>
      <w:ins w:id="1464" w:author="Zach Zukowski (R2 revision)" w:date="2026-05-17T00:00:00Z">
        <w:r>
          <w:t xml:space="preserve">metric definitions, research instrument templates, and the</w:t>
        </w:r>
      </w:ins>
      <w:ins w:id="1465" w:author="Zach Zukowski (R2 revision)" w:date="2026-05-17T00:00:00Z">
        <w:r>
          <w:t xml:space="preserve"> </w:t>
        </w:r>
      </w:ins>
      <w:ins w:id="1466" w:author="Zach Zukowski (R2 revision)" w:date="2026-05-17T00:00:00Z">
        <w:r>
          <w:t xml:space="preserve">replication-ready pipeline specification.</w:t>
        </w:r>
      </w:ins>
    </w:p>
    <w:bookmarkEnd w:id="34"/>
    <w:bookmarkEnd w:id="35"/>
    <w:bookmarkStart w:id="81" w:name="materials-and-methods"/>
    <w:p>
      <w:pPr>
        <w:pStyle w:val="Heading1"/>
      </w:pPr>
      <w:ins w:id="1467" w:author="Zach Zukowski (R2 revision)" w:date="2026-05-17T00:00:00Z">
        <w:r>
          <w:t xml:space="preserve">2 Materials and Methods</w:t>
        </w:r>
      </w:ins>
    </w:p>
    <w:bookmarkStart w:id="36" w:name="Xc38d178964dbbea498c0170a191924f9c22a980"/>
    <w:p>
      <w:pPr>
        <w:pStyle w:val="Heading2"/>
      </w:pPr>
      <w:ins w:id="1468" w:author="Zach Zukowski (R2 revision)" w:date="2026-05-17T00:00:00Z">
        <w:r>
          <w:t xml:space="preserve">2.1 Overview: From</w:t>
        </w:r>
      </w:ins>
      <w:ins w:id="1469" w:author="Zach Zukowski (R2 revision)" w:date="2026-05-17T00:00:00Z">
        <w:r>
          <w:t xml:space="preserve"> </w:t>
        </w:r>
      </w:ins>
      <w:ins w:id="1470" w:author="Zach Zukowski (R2 revision)" w:date="2026-05-17T00:00:00Z">
        <w:r>
          <w:t xml:space="preserve">“Token Design”</w:t>
        </w:r>
      </w:ins>
      <w:ins w:id="1471" w:author="Zach Zukowski (R2 revision)" w:date="2026-05-17T00:00:00Z">
        <w:r>
          <w:t xml:space="preserve"> </w:t>
        </w:r>
      </w:ins>
      <w:ins w:id="1472" w:author="Zach Zukowski (R2 revision)" w:date="2026-05-17T00:00:00Z">
        <w:r>
          <w:t xml:space="preserve">to Institutional Design</w:t>
        </w:r>
      </w:ins>
    </w:p>
    <w:p>
      <w:pPr>
        <w:pStyle w:val="FirstParagraph"/>
      </w:pPr>
      <w:ins w:id="1473" w:author="Zach Zukowski (R2 revision)" w:date="2026-05-17T00:00:00Z">
        <w:r>
          <w:t xml:space="preserve">The mainstream discourse around tokenomics often treats it as a subset</w:t>
        </w:r>
      </w:ins>
      <w:ins w:id="1474" w:author="Zach Zukowski (R2 revision)" w:date="2026-05-17T00:00:00Z">
        <w:r>
          <w:t xml:space="preserve"> </w:t>
        </w:r>
      </w:ins>
      <w:ins w:id="1475" w:author="Zach Zukowski (R2 revision)" w:date="2026-05-17T00:00:00Z">
        <w:r>
          <w:t xml:space="preserve">of product pricing or financial engineering (see Voshmgir, 2020, for a</w:t>
        </w:r>
      </w:ins>
      <w:ins w:id="1476" w:author="Zach Zukowski (R2 revision)" w:date="2026-05-17T00:00:00Z">
        <w:r>
          <w:t xml:space="preserve"> </w:t>
        </w:r>
      </w:ins>
      <w:ins w:id="1477" w:author="Zach Zukowski (R2 revision)" w:date="2026-05-17T00:00:00Z">
        <w:r>
          <w:t xml:space="preserve">representative treatment), supply curves, vesting schedules, inflation,</w:t>
        </w:r>
      </w:ins>
      <w:ins w:id="1478" w:author="Zach Zukowski (R2 revision)" w:date="2026-05-17T00:00:00Z">
        <w:r>
          <w:t xml:space="preserve"> </w:t>
        </w:r>
      </w:ins>
      <w:ins w:id="1479" w:author="Zach Zukowski (R2 revision)" w:date="2026-05-17T00:00:00Z">
        <w:r>
          <w:t xml:space="preserve">and speculative demand. However, a growing body of scholarship and</w:t>
        </w:r>
      </w:ins>
      <w:ins w:id="1480" w:author="Zach Zukowski (R2 revision)" w:date="2026-05-17T00:00:00Z">
        <w:r>
          <w:t xml:space="preserve"> </w:t>
        </w:r>
      </w:ins>
      <w:ins w:id="1481" w:author="Zach Zukowski (R2 revision)" w:date="2026-05-17T00:00:00Z">
        <w:r>
          <w:t xml:space="preserve">technical work suggests a broader interpretation: token systems encode</w:t>
        </w:r>
      </w:ins>
      <w:ins w:id="1482" w:author="Zach Zukowski (R2 revision)" w:date="2026-05-17T00:00:00Z">
        <w:r>
          <w:t xml:space="preserve"> </w:t>
        </w:r>
      </w:ins>
      <w:ins w:id="1483" w:author="Zach Zukowski (R2 revision)" w:date="2026-05-17T00:00:00Z">
        <w:r>
          <w:t xml:space="preserve">rules of participation, allocate rights and duties, and implement</w:t>
        </w:r>
      </w:ins>
      <w:ins w:id="1484" w:author="Zach Zukowski (R2 revision)" w:date="2026-05-17T00:00:00Z">
        <w:r>
          <w:t xml:space="preserve"> </w:t>
        </w:r>
      </w:ins>
      <w:ins w:id="1485" w:author="Zach Zukowski (R2 revision)" w:date="2026-05-17T00:00:00Z">
        <w:r>
          <w:t xml:space="preserve">enforcement and dispute resolution through mechanisms that are both</w:t>
        </w:r>
      </w:ins>
      <w:ins w:id="1486" w:author="Zach Zukowski (R2 revision)" w:date="2026-05-17T00:00:00Z">
        <w:r>
          <w:t xml:space="preserve"> </w:t>
        </w:r>
      </w:ins>
      <w:ins w:id="1487" w:author="Zach Zukowski (R2 revision)" w:date="2026-05-17T00:00:00Z">
        <w:r>
          <w:t xml:space="preserve">transparent and automatically executed by software.</w:t>
        </w:r>
      </w:ins>
      <w:ins w:id="1488" w:author="Zach Zukowski (R2 revision)" w:date="2026-05-17T00:00:00Z">
        <w:r>
          <w:br/>
        </w:r>
      </w:ins>
      <w:ins w:id="1489" w:author="Zach Zukowski (R2 revision)" w:date="2026-05-17T00:00:00Z">
        <w:r>
          <w:t xml:space="preserve">In this view, tokenomics is not merely an economic optimization problem</w:t>
        </w:r>
      </w:ins>
      <w:ins w:id="1490" w:author="Zach Zukowski (R2 revision)" w:date="2026-05-17T00:00:00Z">
        <w:r>
          <w:t xml:space="preserve"> </w:t>
        </w:r>
      </w:ins>
      <w:ins w:id="1491" w:author="Zach Zukowski (R2 revision)" w:date="2026-05-17T00:00:00Z">
        <w:r>
          <w:t xml:space="preserve">but an instance of institutional design (and therefore a normative</w:t>
        </w:r>
      </w:ins>
      <w:ins w:id="1492" w:author="Zach Zukowski (R2 revision)" w:date="2026-05-17T00:00:00Z">
        <w:r>
          <w:t xml:space="preserve"> </w:t>
        </w:r>
      </w:ins>
      <w:ins w:id="1493" w:author="Zach Zukowski (R2 revision)" w:date="2026-05-17T00:00:00Z">
        <w:r>
          <w:t xml:space="preserve">problem) in which governance, legitimacy, and distributive consequences</w:t>
        </w:r>
      </w:ins>
      <w:ins w:id="1494" w:author="Zach Zukowski (R2 revision)" w:date="2026-05-17T00:00:00Z">
        <w:r>
          <w:t xml:space="preserve"> </w:t>
        </w:r>
      </w:ins>
      <w:ins w:id="1495" w:author="Zach Zukowski (R2 revision)" w:date="2026-05-17T00:00:00Z">
        <w:r>
          <w:t xml:space="preserve">are intrinsic rather than externalities.</w:t>
        </w:r>
      </w:ins>
    </w:p>
    <w:p>
      <w:pPr>
        <w:pStyle w:val="BodyText"/>
      </w:pPr>
      <w:ins w:id="1496" w:author="Zach Zukowski (R2 revision)" w:date="2026-05-17T00:00:00Z">
        <w:r>
          <w:t xml:space="preserve">Token systems function as institutions: rule-governed systems with</w:t>
        </w:r>
      </w:ins>
      <w:ins w:id="1497" w:author="Zach Zukowski (R2 revision)" w:date="2026-05-17T00:00:00Z">
        <w:r>
          <w:t xml:space="preserve"> </w:t>
        </w:r>
      </w:ins>
      <w:ins w:id="1498" w:author="Zach Zukowski (R2 revision)" w:date="2026-05-17T00:00:00Z">
        <w:r>
          <w:t xml:space="preserve">constitutional constraints, fiscal policy, property-like rights, and</w:t>
        </w:r>
      </w:ins>
      <w:ins w:id="1499" w:author="Zach Zukowski (R2 revision)" w:date="2026-05-17T00:00:00Z">
        <w:r>
          <w:t xml:space="preserve"> </w:t>
        </w:r>
      </w:ins>
      <w:ins w:id="1500" w:author="Zach Zukowski (R2 revision)" w:date="2026-05-17T00:00:00Z">
        <w:r>
          <w:t xml:space="preserve">enforcement procedures. This framing parallels classic traditions in</w:t>
        </w:r>
      </w:ins>
      <w:ins w:id="1501" w:author="Zach Zukowski (R2 revision)" w:date="2026-05-17T00:00:00Z">
        <w:r>
          <w:t xml:space="preserve"> </w:t>
        </w:r>
      </w:ins>
      <w:ins w:id="1502" w:author="Zach Zukowski (R2 revision)" w:date="2026-05-17T00:00:00Z">
        <w:r>
          <w:t xml:space="preserve">constitutional political economy (e.g., Buchanan and Tullock (1962)) and</w:t>
        </w:r>
      </w:ins>
      <w:ins w:id="1503" w:author="Zach Zukowski (R2 revision)" w:date="2026-05-17T00:00:00Z">
        <w:r>
          <w:t xml:space="preserve"> </w:t>
        </w:r>
      </w:ins>
      <w:ins w:id="1504" w:author="Zach Zukowski (R2 revision)" w:date="2026-05-17T00:00:00Z">
        <w:r>
          <w:t xml:space="preserve">commons governance (Ostrom), while also drawing from political</w:t>
        </w:r>
      </w:ins>
      <w:ins w:id="1505" w:author="Zach Zukowski (R2 revision)" w:date="2026-05-17T00:00:00Z">
        <w:r>
          <w:t xml:space="preserve"> </w:t>
        </w:r>
      </w:ins>
      <w:ins w:id="1506" w:author="Zach Zukowski (R2 revision)" w:date="2026-05-17T00:00:00Z">
        <w:r>
          <w:t xml:space="preserve">philosophy’s theories of legitimacy, justice, and domination. A key</w:t>
        </w:r>
      </w:ins>
      <w:ins w:id="1507" w:author="Zach Zukowski (R2 revision)" w:date="2026-05-17T00:00:00Z">
        <w:r>
          <w:t xml:space="preserve"> </w:t>
        </w:r>
      </w:ins>
      <w:ins w:id="1508" w:author="Zach Zukowski (R2 revision)" w:date="2026-05-17T00:00:00Z">
        <w:r>
          <w:t xml:space="preserve">theme is that crypto networks differ from Web2 platforms not because</w:t>
        </w:r>
      </w:ins>
      <w:ins w:id="1509" w:author="Zach Zukowski (R2 revision)" w:date="2026-05-17T00:00:00Z">
        <w:r>
          <w:t xml:space="preserve"> </w:t>
        </w:r>
      </w:ins>
      <w:ins w:id="1510" w:author="Zach Zukowski (R2 revision)" w:date="2026-05-17T00:00:00Z">
        <w:r>
          <w:t xml:space="preserve">they</w:t>
        </w:r>
      </w:ins>
      <w:ins w:id="1511" w:author="Zach Zukowski (R2 revision)" w:date="2026-05-17T00:00:00Z">
        <w:r>
          <w:t xml:space="preserve"> </w:t>
        </w:r>
      </w:ins>
      <w:ins w:id="1512" w:author="Zach Zukowski (R2 revision)" w:date="2026-05-17T00:00:00Z">
        <w:r>
          <w:t xml:space="preserve">“lack governance,”</w:t>
        </w:r>
      </w:ins>
      <w:ins w:id="1513" w:author="Zach Zukowski (R2 revision)" w:date="2026-05-17T00:00:00Z">
        <w:r>
          <w:t xml:space="preserve"> </w:t>
        </w:r>
      </w:ins>
      <w:ins w:id="1514" w:author="Zach Zukowski (R2 revision)" w:date="2026-05-17T00:00:00Z">
        <w:r>
          <w:t xml:space="preserve">but because they encode governance into public,</w:t>
        </w:r>
      </w:ins>
      <w:ins w:id="1515" w:author="Zach Zukowski (R2 revision)" w:date="2026-05-17T00:00:00Z">
        <w:r>
          <w:t xml:space="preserve"> </w:t>
        </w:r>
      </w:ins>
      <w:ins w:id="1516" w:author="Zach Zukowski (R2 revision)" w:date="2026-05-17T00:00:00Z">
        <w:r>
          <w:t xml:space="preserve">inspectable mechanisms and often bind governance to ownership-like</w:t>
        </w:r>
      </w:ins>
      <w:ins w:id="1517" w:author="Zach Zukowski (R2 revision)" w:date="2026-05-17T00:00:00Z">
        <w:r>
          <w:t xml:space="preserve"> </w:t>
        </w:r>
      </w:ins>
      <w:ins w:id="1518" w:author="Zach Zukowski (R2 revision)" w:date="2026-05-17T00:00:00Z">
        <w:r>
          <w:t xml:space="preserve">tokens.</w:t>
        </w:r>
      </w:ins>
    </w:p>
    <w:bookmarkEnd w:id="36"/>
    <w:bookmarkStart w:id="39" w:name="tokenomics-and-cryptoeconomic-design"/>
    <w:p>
      <w:pPr>
        <w:pStyle w:val="Heading2"/>
      </w:pPr>
      <w:ins w:id="1519" w:author="Zach Zukowski (R2 revision)" w:date="2026-05-17T00:00:00Z">
        <w:r>
          <w:t xml:space="preserve">2.2 Tokenomics and Cryptoeconomic Design</w:t>
        </w:r>
      </w:ins>
    </w:p>
    <w:bookmarkStart w:id="37" w:name="tokenomics-as-a-mechanism-design-problem"/>
    <w:p>
      <w:pPr>
        <w:pStyle w:val="Heading3"/>
      </w:pPr>
      <w:ins w:id="1520" w:author="Zach Zukowski (R2 revision)" w:date="2026-05-17T00:00:00Z">
        <w:r>
          <w:t xml:space="preserve">2.2.1 Tokenomics as a Mechanism Design Problem</w:t>
        </w:r>
      </w:ins>
    </w:p>
    <w:p>
      <w:pPr>
        <w:pStyle w:val="FirstParagraph"/>
      </w:pPr>
      <w:ins w:id="1521" w:author="Zach Zukowski (R2 revision)" w:date="2026-05-17T00:00:00Z">
        <w:r>
          <w:t xml:space="preserve">Tokenomics can be understood as a form of mechanism design (Hurwicz,</w:t>
        </w:r>
      </w:ins>
      <w:ins w:id="1522" w:author="Zach Zukowski (R2 revision)" w:date="2026-05-17T00:00:00Z">
        <w:r>
          <w:t xml:space="preserve"> </w:t>
        </w:r>
      </w:ins>
      <w:ins w:id="1523" w:author="Zach Zukowski (R2 revision)" w:date="2026-05-17T00:00:00Z">
        <w:r>
          <w:t xml:space="preserve">1973; Myerson, 1981): the</w:t>
        </w:r>
      </w:ins>
      <w:ins w:id="1524" w:author="Zach Zukowski (R2 revision)" w:date="2026-05-17T00:00:00Z">
        <w:r>
          <w:t xml:space="preserve"> </w:t>
        </w:r>
      </w:ins>
      <w:ins w:id="1525" w:author="Zach Zukowski (R2 revision)" w:date="2026-05-17T00:00:00Z">
        <w:r>
          <w:t xml:space="preserve">“reverse engineering”</w:t>
        </w:r>
      </w:ins>
      <w:ins w:id="1526" w:author="Zach Zukowski (R2 revision)" w:date="2026-05-17T00:00:00Z">
        <w:r>
          <w:t xml:space="preserve"> </w:t>
        </w:r>
      </w:ins>
      <w:ins w:id="1527" w:author="Zach Zukowski (R2 revision)" w:date="2026-05-17T00:00:00Z">
        <w:r>
          <w:t xml:space="preserve">of game theory in which</w:t>
        </w:r>
      </w:ins>
      <w:ins w:id="1528" w:author="Zach Zukowski (R2 revision)" w:date="2026-05-17T00:00:00Z">
        <w:r>
          <w:t xml:space="preserve"> </w:t>
        </w:r>
      </w:ins>
      <w:ins w:id="1529" w:author="Zach Zukowski (R2 revision)" w:date="2026-05-17T00:00:00Z">
        <w:r>
          <w:t xml:space="preserve">a designer specifies rules and incentives to induce desired behavior</w:t>
        </w:r>
      </w:ins>
      <w:ins w:id="1530" w:author="Zach Zukowski (R2 revision)" w:date="2026-05-17T00:00:00Z">
        <w:r>
          <w:t xml:space="preserve"> </w:t>
        </w:r>
      </w:ins>
      <w:ins w:id="1531" w:author="Zach Zukowski (R2 revision)" w:date="2026-05-17T00:00:00Z">
        <w:r>
          <w:t xml:space="preserve">among strategic agents (users, validators, operators, token holders).</w:t>
        </w:r>
      </w:ins>
      <w:ins w:id="1532" w:author="Zach Zukowski (R2 revision)" w:date="2026-05-17T00:00:00Z">
        <w:r>
          <w:t xml:space="preserve"> </w:t>
        </w:r>
      </w:ins>
      <w:ins w:id="1533" w:author="Zach Zukowski (R2 revision)" w:date="2026-05-17T00:00:00Z">
        <w:r>
          <w:t xml:space="preserve">The mechanism design literature provides foundational formal tools for</w:t>
        </w:r>
      </w:ins>
      <w:ins w:id="1534" w:author="Zach Zukowski (R2 revision)" w:date="2026-05-17T00:00:00Z">
        <w:r>
          <w:t xml:space="preserve"> </w:t>
        </w:r>
      </w:ins>
      <w:ins w:id="1535" w:author="Zach Zukowski (R2 revision)" w:date="2026-05-17T00:00:00Z">
        <w:r>
          <w:t xml:space="preserve">reasoning about incentive compatibility, equilibrium selection, and</w:t>
        </w:r>
      </w:ins>
      <w:ins w:id="1536" w:author="Zach Zukowski (R2 revision)" w:date="2026-05-17T00:00:00Z">
        <w:r>
          <w:t xml:space="preserve"> </w:t>
        </w:r>
      </w:ins>
      <w:ins w:id="1537" w:author="Zach Zukowski (R2 revision)" w:date="2026-05-17T00:00:00Z">
        <w:r>
          <w:t xml:space="preserve">adverse selection. These tools remain highly relevant when tokenized</w:t>
        </w:r>
      </w:ins>
      <w:ins w:id="1538" w:author="Zach Zukowski (R2 revision)" w:date="2026-05-17T00:00:00Z">
        <w:r>
          <w:t xml:space="preserve"> </w:t>
        </w:r>
      </w:ins>
      <w:ins w:id="1539" w:author="Zach Zukowski (R2 revision)" w:date="2026-05-17T00:00:00Z">
        <w:r>
          <w:t xml:space="preserve">systems must function under manipulation pressure and incomplete</w:t>
        </w:r>
      </w:ins>
      <w:ins w:id="1540" w:author="Zach Zukowski (R2 revision)" w:date="2026-05-17T00:00:00Z">
        <w:r>
          <w:t xml:space="preserve"> </w:t>
        </w:r>
      </w:ins>
      <w:ins w:id="1541" w:author="Zach Zukowski (R2 revision)" w:date="2026-05-17T00:00:00Z">
        <w:r>
          <w:t xml:space="preserve">information. The Nobel Prize’s summary of mechanism design theory</w:t>
        </w:r>
      </w:ins>
      <w:ins w:id="1542" w:author="Zach Zukowski (R2 revision)" w:date="2026-05-17T00:00:00Z">
        <w:r>
          <w:t xml:space="preserve"> </w:t>
        </w:r>
      </w:ins>
      <w:ins w:id="1543" w:author="Zach Zukowski (R2 revision)" w:date="2026-05-17T00:00:00Z">
        <w:r>
          <w:t xml:space="preserve">emphasizes incentive-compatible direct mechanisms and the revelation</w:t>
        </w:r>
      </w:ins>
      <w:ins w:id="1544" w:author="Zach Zukowski (R2 revision)" w:date="2026-05-17T00:00:00Z">
        <w:r>
          <w:t xml:space="preserve"> </w:t>
        </w:r>
      </w:ins>
      <w:ins w:id="1545" w:author="Zach Zukowski (R2 revision)" w:date="2026-05-17T00:00:00Z">
        <w:r>
          <w:t xml:space="preserve">principle as foundational concepts, offering a bridge between classical</w:t>
        </w:r>
      </w:ins>
      <w:ins w:id="1546" w:author="Zach Zukowski (R2 revision)" w:date="2026-05-17T00:00:00Z">
        <w:r>
          <w:t xml:space="preserve"> </w:t>
        </w:r>
      </w:ins>
      <w:ins w:id="1547" w:author="Zach Zukowski (R2 revision)" w:date="2026-05-17T00:00:00Z">
        <w:r>
          <w:t xml:space="preserve">economics and modern crypto-economic system design.</w:t>
        </w:r>
      </w:ins>
    </w:p>
    <w:p>
      <w:pPr>
        <w:pStyle w:val="BodyText"/>
      </w:pPr>
      <w:ins w:id="1548" w:author="Zach Zukowski (R2 revision)" w:date="2026-05-17T00:00:00Z">
        <w:r>
          <w:t xml:space="preserve">Token systems, however, often introduce additional constraints absent</w:t>
        </w:r>
      </w:ins>
      <w:ins w:id="1549" w:author="Zach Zukowski (R2 revision)" w:date="2026-05-17T00:00:00Z">
        <w:r>
          <w:t xml:space="preserve"> </w:t>
        </w:r>
      </w:ins>
      <w:ins w:id="1550" w:author="Zach Zukowski (R2 revision)" w:date="2026-05-17T00:00:00Z">
        <w:r>
          <w:t xml:space="preserve">from classical mechanism design (Roughgarden, 2021) settings: open</w:t>
        </w:r>
      </w:ins>
      <w:ins w:id="1551" w:author="Zach Zukowski (R2 revision)" w:date="2026-05-17T00:00:00Z">
        <w:r>
          <w:t xml:space="preserve"> </w:t>
        </w:r>
      </w:ins>
      <w:ins w:id="1552" w:author="Zach Zukowski (R2 revision)" w:date="2026-05-17T00:00:00Z">
        <w:r>
          <w:t xml:space="preserve">entry, pseudonymity, composability, and adversarial execution</w:t>
        </w:r>
      </w:ins>
      <w:ins w:id="1553" w:author="Zach Zukowski (R2 revision)" w:date="2026-05-17T00:00:00Z">
        <w:r>
          <w:t xml:space="preserve"> </w:t>
        </w:r>
      </w:ins>
      <w:ins w:id="1554" w:author="Zach Zukowski (R2 revision)" w:date="2026-05-17T00:00:00Z">
        <w:r>
          <w:t xml:space="preserve">environments. These constraints place a premium on robust incentive</w:t>
        </w:r>
      </w:ins>
      <w:ins w:id="1555" w:author="Zach Zukowski (R2 revision)" w:date="2026-05-17T00:00:00Z">
        <w:r>
          <w:t xml:space="preserve"> </w:t>
        </w:r>
      </w:ins>
      <w:ins w:id="1556" w:author="Zach Zukowski (R2 revision)" w:date="2026-05-17T00:00:00Z">
        <w:r>
          <w:t xml:space="preserve">design, fraud resistance, and governance structures that can adapt</w:t>
        </w:r>
      </w:ins>
      <w:ins w:id="1557" w:author="Zach Zukowski (R2 revision)" w:date="2026-05-17T00:00:00Z">
        <w:r>
          <w:t xml:space="preserve"> </w:t>
        </w:r>
      </w:ins>
      <w:ins w:id="1558" w:author="Zach Zukowski (R2 revision)" w:date="2026-05-17T00:00:00Z">
        <w:r>
          <w:t xml:space="preserve">without becoming arbitrary or captured.</w:t>
        </w:r>
      </w:ins>
    </w:p>
    <w:bookmarkEnd w:id="37"/>
    <w:bookmarkStart w:id="38" w:name="X86f41cb1636573d252e5d078383f8d7bed13f37"/>
    <w:p>
      <w:pPr>
        <w:pStyle w:val="Heading3"/>
      </w:pPr>
      <w:ins w:id="1559" w:author="Zach Zukowski (R2 revision)" w:date="2026-05-17T00:00:00Z">
        <w:r>
          <w:t xml:space="preserve">2.2.2 Transaction Fee Mechanisms and</w:t>
        </w:r>
      </w:ins>
      <w:ins w:id="1560" w:author="Zach Zukowski (R2 revision)" w:date="2026-05-17T00:00:00Z">
        <w:r>
          <w:t xml:space="preserve"> </w:t>
        </w:r>
      </w:ins>
      <w:ins w:id="1561" w:author="Zach Zukowski (R2 revision)" w:date="2026-05-17T00:00:00Z">
        <w:r>
          <w:t xml:space="preserve">“Sinks”</w:t>
        </w:r>
      </w:ins>
      <w:ins w:id="1562" w:author="Zach Zukowski (R2 revision)" w:date="2026-05-17T00:00:00Z">
        <w:r>
          <w:t xml:space="preserve"> </w:t>
        </w:r>
      </w:ins>
      <w:ins w:id="1563" w:author="Zach Zukowski (R2 revision)" w:date="2026-05-17T00:00:00Z">
        <w:r>
          <w:t xml:space="preserve">as Economic Policy</w:t>
        </w:r>
      </w:ins>
    </w:p>
    <w:p>
      <w:pPr>
        <w:pStyle w:val="FirstParagraph"/>
      </w:pPr>
      <w:ins w:id="1564" w:author="Zach Zukowski (R2 revision)" w:date="2026-05-17T00:00:00Z">
        <w:r>
          <w:t xml:space="preserve">Some of the clearest illustrations of tokenomics-as-policy appear in fee</w:t>
        </w:r>
      </w:ins>
      <w:ins w:id="1565" w:author="Zach Zukowski (R2 revision)" w:date="2026-05-17T00:00:00Z">
        <w:r>
          <w:t xml:space="preserve"> </w:t>
        </w:r>
      </w:ins>
      <w:ins w:id="1566" w:author="Zach Zukowski (R2 revision)" w:date="2026-05-17T00:00:00Z">
        <w:r>
          <w:t xml:space="preserve">mechanism design. Ethereum’s EIP-1559 (Buterin et al., 2019), for</w:t>
        </w:r>
      </w:ins>
      <w:ins w:id="1567" w:author="Zach Zukowski (R2 revision)" w:date="2026-05-17T00:00:00Z">
        <w:r>
          <w:t xml:space="preserve"> </w:t>
        </w:r>
      </w:ins>
      <w:ins w:id="1568" w:author="Zach Zukowski (R2 revision)" w:date="2026-05-17T00:00:00Z">
        <w:r>
          <w:t xml:space="preserve">instance, introduced a base fee adjusted by network demand and burned</w:t>
        </w:r>
      </w:ins>
      <w:ins w:id="1569" w:author="Zach Zukowski (R2 revision)" w:date="2026-05-17T00:00:00Z">
        <w:r>
          <w:t xml:space="preserve"> </w:t>
        </w:r>
      </w:ins>
      <w:ins w:id="1570" w:author="Zach Zukowski (R2 revision)" w:date="2026-05-17T00:00:00Z">
        <w:r>
          <w:t xml:space="preserve">rather than paid to miners/validators, creating a direct</w:t>
        </w:r>
      </w:ins>
      <w:ins w:id="1571" w:author="Zach Zukowski (R2 revision)" w:date="2026-05-17T00:00:00Z">
        <w:r>
          <w:t xml:space="preserve"> </w:t>
        </w:r>
      </w:ins>
      <w:ins w:id="1572" w:author="Zach Zukowski (R2 revision)" w:date="2026-05-17T00:00:00Z">
        <w:r>
          <w:t xml:space="preserve">“sink”</w:t>
        </w:r>
      </w:ins>
      <w:ins w:id="1573" w:author="Zach Zukowski (R2 revision)" w:date="2026-05-17T00:00:00Z">
        <w:r>
          <w:t xml:space="preserve"> </w:t>
        </w:r>
      </w:ins>
      <w:ins w:id="1574" w:author="Zach Zukowski (R2 revision)" w:date="2026-05-17T00:00:00Z">
        <w:r>
          <w:t xml:space="preserve">linked</w:t>
        </w:r>
      </w:ins>
      <w:ins w:id="1575" w:author="Zach Zukowski (R2 revision)" w:date="2026-05-17T00:00:00Z">
        <w:r>
          <w:t xml:space="preserve"> </w:t>
        </w:r>
      </w:ins>
      <w:ins w:id="1576" w:author="Zach Zukowski (R2 revision)" w:date="2026-05-17T00:00:00Z">
        <w:r>
          <w:t xml:space="preserve">to usage and shaping the economic properties of the asset. Tim</w:t>
        </w:r>
      </w:ins>
      <w:ins w:id="1577" w:author="Zach Zukowski (R2 revision)" w:date="2026-05-17T00:00:00Z">
        <w:r>
          <w:t xml:space="preserve"> </w:t>
        </w:r>
      </w:ins>
      <w:ins w:id="1578" w:author="Zach Zukowski (R2 revision)" w:date="2026-05-17T00:00:00Z">
        <w:r>
          <w:t xml:space="preserve">Roughgarden’s work on transaction fee mechanism design treats EIP-1559</w:t>
        </w:r>
      </w:ins>
      <w:ins w:id="1579" w:author="Zach Zukowski (R2 revision)" w:date="2026-05-17T00:00:00Z">
        <w:r>
          <w:t xml:space="preserve"> </w:t>
        </w:r>
      </w:ins>
      <w:ins w:id="1580" w:author="Zach Zukowski (R2 revision)" w:date="2026-05-17T00:00:00Z">
        <w:r>
          <w:t xml:space="preserve">not as marketing but as mechanism engineering: explicitly analyzing</w:t>
        </w:r>
      </w:ins>
      <w:ins w:id="1581" w:author="Zach Zukowski (R2 revision)" w:date="2026-05-17T00:00:00Z">
        <w:r>
          <w:t xml:space="preserve"> </w:t>
        </w:r>
      </w:ins>
      <w:ins w:id="1582" w:author="Zach Zukowski (R2 revision)" w:date="2026-05-17T00:00:00Z">
        <w:r>
          <w:t xml:space="preserve">goals and trade-offs, including alternative designs such as smoothing</w:t>
        </w:r>
      </w:ins>
      <w:ins w:id="1583" w:author="Zach Zukowski (R2 revision)" w:date="2026-05-17T00:00:00Z">
        <w:r>
          <w:t xml:space="preserve"> </w:t>
        </w:r>
      </w:ins>
      <w:ins w:id="1584" w:author="Zach Zukowski (R2 revision)" w:date="2026-05-17T00:00:00Z">
        <w:r>
          <w:t xml:space="preserve">and revenue-forwarding.</w:t>
        </w:r>
      </w:ins>
    </w:p>
    <w:p>
      <w:pPr>
        <w:pStyle w:val="BodyText"/>
      </w:pPr>
      <w:ins w:id="1585" w:author="Zach Zukowski (R2 revision)" w:date="2026-05-17T00:00:00Z">
        <w:r>
          <w:t xml:space="preserve">Subsequent research (Roughgarden, 2020) highlights that even</w:t>
        </w:r>
      </w:ins>
      <w:ins w:id="1586" w:author="Zach Zukowski (R2 revision)" w:date="2026-05-17T00:00:00Z">
        <w:r>
          <w:t xml:space="preserve"> </w:t>
        </w:r>
      </w:ins>
      <w:ins w:id="1587" w:author="Zach Zukowski (R2 revision)" w:date="2026-05-17T00:00:00Z">
        <w:r>
          <w:t xml:space="preserve">well-designed sinks can introduce new strategic behaviors (e.g.,</w:t>
        </w:r>
      </w:ins>
      <w:ins w:id="1588" w:author="Zach Zukowski (R2 revision)" w:date="2026-05-17T00:00:00Z">
        <w:r>
          <w:t xml:space="preserve"> </w:t>
        </w:r>
      </w:ins>
      <w:ins w:id="1589" w:author="Zach Zukowski (R2 revision)" w:date="2026-05-17T00:00:00Z">
        <w:r>
          <w:t xml:space="preserve">manipulation or minority attacks on base fee dynamics), underscoring</w:t>
        </w:r>
      </w:ins>
      <w:ins w:id="1590" w:author="Zach Zukowski (R2 revision)" w:date="2026-05-17T00:00:00Z">
        <w:r>
          <w:t xml:space="preserve"> </w:t>
        </w:r>
      </w:ins>
      <w:ins w:id="1591" w:author="Zach Zukowski (R2 revision)" w:date="2026-05-17T00:00:00Z">
        <w:r>
          <w:t xml:space="preserve">that tokenomics is not</w:t>
        </w:r>
      </w:ins>
      <w:ins w:id="1592" w:author="Zach Zukowski (R2 revision)" w:date="2026-05-17T00:00:00Z">
        <w:r>
          <w:t xml:space="preserve"> </w:t>
        </w:r>
      </w:ins>
      <w:ins w:id="1593" w:author="Zach Zukowski (R2 revision)" w:date="2026-05-17T00:00:00Z">
        <w:r>
          <w:t xml:space="preserve">“set-and-forget”</w:t>
        </w:r>
      </w:ins>
      <w:ins w:id="1594" w:author="Zach Zukowski (R2 revision)" w:date="2026-05-17T00:00:00Z">
        <w:r>
          <w:t xml:space="preserve"> </w:t>
        </w:r>
      </w:ins>
      <w:ins w:id="1595" w:author="Zach Zukowski (R2 revision)" w:date="2026-05-17T00:00:00Z">
        <w:r>
          <w:t xml:space="preserve">but a governance problem</w:t>
        </w:r>
      </w:ins>
      <w:ins w:id="1596" w:author="Zach Zukowski (R2 revision)" w:date="2026-05-17T00:00:00Z">
        <w:r>
          <w:t xml:space="preserve"> </w:t>
        </w:r>
      </w:ins>
      <w:ins w:id="1597" w:author="Zach Zukowski (R2 revision)" w:date="2026-05-17T00:00:00Z">
        <w:r>
          <w:t xml:space="preserve">requiring transparency and monitoring.</w:t>
        </w:r>
      </w:ins>
    </w:p>
    <w:p>
      <w:pPr>
        <w:pStyle w:val="BodyText"/>
      </w:pPr>
      <w:ins w:id="1598" w:author="Zach Zukowski (R2 revision)" w:date="2026-05-17T00:00:00Z">
        <w:r>
          <w:t xml:space="preserve">These studies motivate a broader design intuition central to this paper:</w:t>
        </w:r>
      </w:ins>
      <w:ins w:id="1599" w:author="Zach Zukowski (R2 revision)" w:date="2026-05-17T00:00:00Z">
        <w:r>
          <w:t xml:space="preserve"> </w:t>
        </w:r>
      </w:ins>
      <w:ins w:id="1600" w:author="Zach Zukowski (R2 revision)" w:date="2026-05-17T00:00:00Z">
        <w:r>
          <w:t xml:space="preserve">token mechanics that tie usage to scarcity (through burns, locks,</w:t>
        </w:r>
      </w:ins>
      <w:ins w:id="1601" w:author="Zach Zukowski (R2 revision)" w:date="2026-05-17T00:00:00Z">
        <w:r>
          <w:t xml:space="preserve"> </w:t>
        </w:r>
      </w:ins>
      <w:ins w:id="1602" w:author="Zach Zukowski (R2 revision)" w:date="2026-05-17T00:00:00Z">
        <w:r>
          <w:t xml:space="preserve">buybacks, or fee routing) represent a form of fiscal policy embedded in</w:t>
        </w:r>
      </w:ins>
      <w:ins w:id="1603" w:author="Zach Zukowski (R2 revision)" w:date="2026-05-17T00:00:00Z">
        <w:r>
          <w:t xml:space="preserve"> </w:t>
        </w:r>
      </w:ins>
      <w:ins w:id="1604" w:author="Zach Zukowski (R2 revision)" w:date="2026-05-17T00:00:00Z">
        <w:r>
          <w:t xml:space="preserve">code (cf. Werner et al., 2022).</w:t>
        </w:r>
      </w:ins>
    </w:p>
    <w:p>
      <w:pPr>
        <w:pStyle w:val="BodyText"/>
      </w:pPr>
      <w:ins w:id="1605" w:author="Zach Zukowski (R2 revision)" w:date="2026-05-17T00:00:00Z">
        <w:r>
          <w:t xml:space="preserve">The leading formal model of token adoption (Cong, Li, &amp; Wang, 2021)</w:t>
        </w:r>
      </w:ins>
      <w:ins w:id="1606" w:author="Zach Zukowski (R2 revision)" w:date="2026-05-17T00:00:00Z">
        <w:r>
          <w:t xml:space="preserve"> </w:t>
        </w:r>
      </w:ins>
      <w:ins w:id="1607" w:author="Zach Zukowski (R2 revision)" w:date="2026-05-17T00:00:00Z">
        <w:r>
          <w:t xml:space="preserve">demonstrates that equilibrium token price is determined by aggregating</w:t>
        </w:r>
      </w:ins>
      <w:ins w:id="1608" w:author="Zach Zukowski (R2 revision)" w:date="2026-05-17T00:00:00Z">
        <w:r>
          <w:t xml:space="preserve"> </w:t>
        </w:r>
      </w:ins>
      <w:ins w:id="1609" w:author="Zach Zukowski (R2 revision)" w:date="2026-05-17T00:00:00Z">
        <w:r>
          <w:t xml:space="preserve">heterogeneous users’ transactional demand rather than by initial supply</w:t>
        </w:r>
      </w:ins>
      <w:ins w:id="1610" w:author="Zach Zukowski (R2 revision)" w:date="2026-05-17T00:00:00Z">
        <w:r>
          <w:t xml:space="preserve"> </w:t>
        </w:r>
      </w:ins>
      <w:ins w:id="1611" w:author="Zach Zukowski (R2 revision)" w:date="2026-05-17T00:00:00Z">
        <w:r>
          <w:t xml:space="preserve">distribution, implying that post-distribution dynamics dominate</w:t>
        </w:r>
      </w:ins>
      <w:ins w:id="1612" w:author="Zach Zukowski (R2 revision)" w:date="2026-05-17T00:00:00Z">
        <w:r>
          <w:t xml:space="preserve"> </w:t>
        </w:r>
      </w:ins>
      <w:ins w:id="1613" w:author="Zach Zukowski (R2 revision)" w:date="2026-05-17T00:00:00Z">
        <w:r>
          <w:t xml:space="preserve">design-time allocation choices. This theoretical result anticipates the</w:t>
        </w:r>
      </w:ins>
      <w:ins w:id="1614" w:author="Zach Zukowski (R2 revision)" w:date="2026-05-17T00:00:00Z">
        <w:r>
          <w:t xml:space="preserve"> </w:t>
        </w:r>
      </w:ins>
      <w:ins w:id="1615" w:author="Zach Zukowski (R2 revision)" w:date="2026-05-17T00:00:00Z">
        <w:r>
          <w:t xml:space="preserve">allocation design null documented in Section 3.4.</w:t>
        </w:r>
      </w:ins>
    </w:p>
    <w:bookmarkEnd w:id="38"/>
    <w:bookmarkEnd w:id="39"/>
    <w:bookmarkStart w:id="40" w:name="X2488cfaf0b9f15c8107296bac2ff0649c6c13b8"/>
    <w:p>
      <w:pPr>
        <w:pStyle w:val="Heading2"/>
      </w:pPr>
      <w:ins w:id="1616" w:author="Zach Zukowski (R2 revision)" w:date="2026-05-17T00:00:00Z">
        <w:r>
          <w:t xml:space="preserve">2.3 Incentives, Liquidity Mining, and the</w:t>
        </w:r>
      </w:ins>
      <w:ins w:id="1617" w:author="Zach Zukowski (R2 revision)" w:date="2026-05-17T00:00:00Z">
        <w:r>
          <w:t xml:space="preserve"> </w:t>
        </w:r>
      </w:ins>
      <w:ins w:id="1618" w:author="Zach Zukowski (R2 revision)" w:date="2026-05-17T00:00:00Z">
        <w:r>
          <w:t xml:space="preserve">“Mercenary Capital”</w:t>
        </w:r>
      </w:ins>
      <w:ins w:id="1619" w:author="Zach Zukowski (R2 revision)" w:date="2026-05-17T00:00:00Z">
        <w:r>
          <w:t xml:space="preserve"> </w:t>
        </w:r>
      </w:ins>
      <w:ins w:id="1620" w:author="Zach Zukowski (R2 revision)" w:date="2026-05-17T00:00:00Z">
        <w:r>
          <w:t xml:space="preserve">Debate</w:t>
        </w:r>
      </w:ins>
    </w:p>
    <w:p>
      <w:pPr>
        <w:pStyle w:val="FirstParagraph"/>
      </w:pPr>
      <w:ins w:id="1621" w:author="Zach Zukowski (R2 revision)" w:date="2026-05-17T00:00:00Z">
        <w:r>
          <w:t xml:space="preserve">A major wave of Web3 growth (notably in DeFi) was catalyzed by token</w:t>
        </w:r>
      </w:ins>
      <w:ins w:id="1622" w:author="Zach Zukowski (R2 revision)" w:date="2026-05-17T00:00:00Z">
        <w:r>
          <w:t xml:space="preserve"> </w:t>
        </w:r>
      </w:ins>
      <w:ins w:id="1623" w:author="Zach Zukowski (R2 revision)" w:date="2026-05-17T00:00:00Z">
        <w:r>
          <w:t xml:space="preserve">distribution mechanisms: initial coin offerings (Howell, Niessner, &amp;</w:t>
        </w:r>
      </w:ins>
      <w:ins w:id="1624" w:author="Zach Zukowski (R2 revision)" w:date="2026-05-17T00:00:00Z">
        <w:r>
          <w:t xml:space="preserve"> </w:t>
        </w:r>
      </w:ins>
      <w:ins w:id="1625" w:author="Zach Zukowski (R2 revision)" w:date="2026-05-17T00:00:00Z">
        <w:r>
          <w:t xml:space="preserve">Yermack, 2020), liquidity mining, staking rewards (Schär, 2021), and</w:t>
        </w:r>
      </w:ins>
      <w:ins w:id="1626" w:author="Zach Zukowski (R2 revision)" w:date="2026-05-17T00:00:00Z">
        <w:r>
          <w:t xml:space="preserve"> </w:t>
        </w:r>
      </w:ins>
      <w:ins w:id="1627" w:author="Zach Zukowski (R2 revision)" w:date="2026-05-17T00:00:00Z">
        <w:r>
          <w:t xml:space="preserve">user rebates, designed to bootstrap two-sided markets. A key controversy</w:t>
        </w:r>
      </w:ins>
      <w:ins w:id="1628" w:author="Zach Zukowski (R2 revision)" w:date="2026-05-17T00:00:00Z">
        <w:r>
          <w:t xml:space="preserve"> </w:t>
        </w:r>
      </w:ins>
      <w:ins w:id="1629" w:author="Zach Zukowski (R2 revision)" w:date="2026-05-17T00:00:00Z">
        <w:r>
          <w:t xml:space="preserve">is whether these incentives generate durable adoption or merely</w:t>
        </w:r>
      </w:ins>
      <w:ins w:id="1630" w:author="Zach Zukowski (R2 revision)" w:date="2026-05-17T00:00:00Z">
        <w:r>
          <w:t xml:space="preserve"> </w:t>
        </w:r>
      </w:ins>
      <w:ins w:id="1631" w:author="Zach Zukowski (R2 revision)" w:date="2026-05-17T00:00:00Z">
        <w:r>
          <w:t xml:space="preserve">transient participation driven by extrinsic rewards.</w:t>
        </w:r>
      </w:ins>
    </w:p>
    <w:p>
      <w:pPr>
        <w:pStyle w:val="BodyText"/>
      </w:pPr>
      <w:ins w:id="1632" w:author="Zach Zukowski (R2 revision)" w:date="2026-05-17T00:00:00Z">
        <w:r>
          <w:t xml:space="preserve">Empirical and conceptual analyses increasingly emphasize the risk of</w:t>
        </w:r>
      </w:ins>
      <w:ins w:id="1633" w:author="Zach Zukowski (R2 revision)" w:date="2026-05-17T00:00:00Z">
        <w:r>
          <w:t xml:space="preserve"> </w:t>
        </w:r>
      </w:ins>
      <w:ins w:id="1634" w:author="Zach Zukowski (R2 revision)" w:date="2026-05-17T00:00:00Z">
        <w:r>
          <w:t xml:space="preserve">“mercenary capital”</w:t>
        </w:r>
      </w:ins>
      <w:ins w:id="1635" w:author="Zach Zukowski (R2 revision)" w:date="2026-05-17T00:00:00Z">
        <w:r>
          <w:t xml:space="preserve"> </w:t>
        </w:r>
      </w:ins>
      <w:ins w:id="1636" w:author="Zach Zukowski (R2 revision)" w:date="2026-05-17T00:00:00Z">
        <w:r>
          <w:t xml:space="preserve">(Schär, 2021): incentives attract liquidity or usage</w:t>
        </w:r>
      </w:ins>
      <w:ins w:id="1637" w:author="Zach Zukowski (R2 revision)" w:date="2026-05-17T00:00:00Z">
        <w:r>
          <w:t xml:space="preserve"> </w:t>
        </w:r>
      </w:ins>
      <w:ins w:id="1638" w:author="Zach Zukowski (R2 revision)" w:date="2026-05-17T00:00:00Z">
        <w:r>
          <w:t xml:space="preserve">temporarily, but participation exits when emissions decline, leaving</w:t>
        </w:r>
      </w:ins>
      <w:ins w:id="1639" w:author="Zach Zukowski (R2 revision)" w:date="2026-05-17T00:00:00Z">
        <w:r>
          <w:t xml:space="preserve"> </w:t>
        </w:r>
      </w:ins>
      <w:ins w:id="1640" w:author="Zach Zukowski (R2 revision)" w:date="2026-05-17T00:00:00Z">
        <w:r>
          <w:t xml:space="preserve">weak organic demand. While the quality of evidence varies across</w:t>
        </w:r>
      </w:ins>
      <w:ins w:id="1641" w:author="Zach Zukowski (R2 revision)" w:date="2026-05-17T00:00:00Z">
        <w:r>
          <w:t xml:space="preserve"> </w:t>
        </w:r>
      </w:ins>
      <w:ins w:id="1642" w:author="Zach Zukowski (R2 revision)" w:date="2026-05-17T00:00:00Z">
        <w:r>
          <w:t xml:space="preserve">sources, the consistent theoretical point is that token incentives can</w:t>
        </w:r>
      </w:ins>
      <w:ins w:id="1643" w:author="Zach Zukowski (R2 revision)" w:date="2026-05-17T00:00:00Z">
        <w:r>
          <w:t xml:space="preserve"> </w:t>
        </w:r>
      </w:ins>
      <w:ins w:id="1644" w:author="Zach Zukowski (R2 revision)" w:date="2026-05-17T00:00:00Z">
        <w:r>
          <w:t xml:space="preserve">create short-run growth while undermining long-run sustainability unless</w:t>
        </w:r>
      </w:ins>
      <w:ins w:id="1645" w:author="Zach Zukowski (R2 revision)" w:date="2026-05-17T00:00:00Z">
        <w:r>
          <w:t xml:space="preserve"> </w:t>
        </w:r>
      </w:ins>
      <w:ins w:id="1646" w:author="Zach Zukowski (R2 revision)" w:date="2026-05-17T00:00:00Z">
        <w:r>
          <w:t xml:space="preserve">paired with credible sinks, retention design, and governance discipline.</w:t>
        </w:r>
      </w:ins>
      <w:ins w:id="1647" w:author="Zach Zukowski (R2 revision)" w:date="2026-05-17T00:00:00Z">
        <w:r>
          <w:t xml:space="preserve"> </w:t>
        </w:r>
      </w:ins>
      <w:ins w:id="1648" w:author="Zach Zukowski (R2 revision)" w:date="2026-05-17T00:00:00Z">
        <w:r>
          <w:t xml:space="preserve">This paper integrates that debate into a more general claim:</w:t>
        </w:r>
      </w:ins>
      <w:ins w:id="1649" w:author="Zach Zukowski (R2 revision)" w:date="2026-05-17T00:00:00Z">
        <w:r>
          <w:t xml:space="preserve"> </w:t>
        </w:r>
      </w:ins>
      <w:ins w:id="1650" w:author="Zach Zukowski (R2 revision)" w:date="2026-05-17T00:00:00Z">
        <w:r>
          <w:rPr>
            <w:b/>
            <w:bCs/>
          </w:rPr>
          <w:t xml:space="preserve">incentives are political economy</w:t>
        </w:r>
      </w:ins>
      <w:ins w:id="1651" w:author="Zach Zukowski (R2 revision)" w:date="2026-05-17T00:00:00Z">
        <w:r>
          <w:t xml:space="preserve">, not simply growth marketing,</w:t>
        </w:r>
      </w:ins>
      <w:ins w:id="1652" w:author="Zach Zukowski (R2 revision)" w:date="2026-05-17T00:00:00Z">
        <w:r>
          <w:t xml:space="preserve"> </w:t>
        </w:r>
      </w:ins>
      <w:ins w:id="1653" w:author="Zach Zukowski (R2 revision)" w:date="2026-05-17T00:00:00Z">
        <w:r>
          <w:t xml:space="preserve">because they distribute resources, create winners and losers, and can</w:t>
        </w:r>
      </w:ins>
      <w:ins w:id="1654" w:author="Zach Zukowski (R2 revision)" w:date="2026-05-17T00:00:00Z">
        <w:r>
          <w:t xml:space="preserve"> </w:t>
        </w:r>
      </w:ins>
      <w:ins w:id="1655" w:author="Zach Zukowski (R2 revision)" w:date="2026-05-17T00:00:00Z">
        <w:r>
          <w:t xml:space="preserve">entrench power.</w:t>
        </w:r>
      </w:ins>
    </w:p>
    <w:p>
      <w:pPr>
        <w:pStyle w:val="BodyText"/>
      </w:pPr>
      <w:ins w:id="1656" w:author="Zach Zukowski (R2 revision)" w:date="2026-05-17T00:00:00Z">
        <w:r>
          <w:t xml:space="preserve">Academic work on liquidity mining (Schär, 2021; Roughgarden, 2021)</w:t>
        </w:r>
      </w:ins>
      <w:ins w:id="1657" w:author="Zach Zukowski (R2 revision)" w:date="2026-05-17T00:00:00Z">
        <w:r>
          <w:t xml:space="preserve"> </w:t>
        </w:r>
      </w:ins>
      <w:ins w:id="1658" w:author="Zach Zukowski (R2 revision)" w:date="2026-05-17T00:00:00Z">
        <w:r>
          <w:t xml:space="preserve">explicitly treats it as an innovative mechanism that changes investor</w:t>
        </w:r>
      </w:ins>
      <w:ins w:id="1659" w:author="Zach Zukowski (R2 revision)" w:date="2026-05-17T00:00:00Z">
        <w:r>
          <w:t xml:space="preserve"> </w:t>
        </w:r>
      </w:ins>
      <w:ins w:id="1660" w:author="Zach Zukowski (R2 revision)" w:date="2026-05-17T00:00:00Z">
        <w:r>
          <w:t xml:space="preserve">behavior and protocol dynamics, suggesting a need for systematic</w:t>
        </w:r>
      </w:ins>
      <w:ins w:id="1661" w:author="Zach Zukowski (R2 revision)" w:date="2026-05-17T00:00:00Z">
        <w:r>
          <w:t xml:space="preserve"> </w:t>
        </w:r>
      </w:ins>
      <w:ins w:id="1662" w:author="Zach Zukowski (R2 revision)" w:date="2026-05-17T00:00:00Z">
        <w:r>
          <w:t xml:space="preserve">evaluation rather than anecdotal interpretation.</w:t>
        </w:r>
      </w:ins>
    </w:p>
    <w:bookmarkEnd w:id="40"/>
    <w:bookmarkStart w:id="42" w:name="Xd67550ff6e6accb54c80edbaa0d65262f75fc7d"/>
    <w:p>
      <w:pPr>
        <w:pStyle w:val="Heading2"/>
      </w:pPr>
      <w:ins w:id="1663" w:author="Zach Zukowski (R2 revision)" w:date="2026-05-17T00:00:00Z">
        <w:r>
          <w:t xml:space="preserve">2.4 DAO Governance: Concentration, Delegation, and the</w:t>
        </w:r>
      </w:ins>
      <w:ins w:id="1664" w:author="Zach Zukowski (R2 revision)" w:date="2026-05-17T00:00:00Z">
        <w:r>
          <w:t xml:space="preserve"> </w:t>
        </w:r>
      </w:ins>
      <w:ins w:id="1665" w:author="Zach Zukowski (R2 revision)" w:date="2026-05-17T00:00:00Z">
        <w:r>
          <w:t xml:space="preserve">“Decentralization Illusion”</w:t>
        </w:r>
      </w:ins>
    </w:p>
    <w:p>
      <w:pPr>
        <w:pStyle w:val="FirstParagraph"/>
      </w:pPr>
      <w:ins w:id="1666" w:author="Zach Zukowski (R2 revision)" w:date="2026-05-17T00:00:00Z">
        <w:r>
          <w:t xml:space="preserve">The legitimacy of tokenized governance depends not only on formal voting</w:t>
        </w:r>
      </w:ins>
      <w:ins w:id="1667" w:author="Zach Zukowski (R2 revision)" w:date="2026-05-17T00:00:00Z">
        <w:r>
          <w:t xml:space="preserve"> </w:t>
        </w:r>
      </w:ins>
      <w:ins w:id="1668" w:author="Zach Zukowski (R2 revision)" w:date="2026-05-17T00:00:00Z">
        <w:r>
          <w:t xml:space="preserve">rules but also on power distribution and participation (Aramonte et al.,</w:t>
        </w:r>
      </w:ins>
      <w:ins w:id="1669" w:author="Zach Zukowski (R2 revision)" w:date="2026-05-17T00:00:00Z">
        <w:r>
          <w:t xml:space="preserve"> </w:t>
        </w:r>
      </w:ins>
      <w:ins w:id="1670" w:author="Zach Zukowski (R2 revision)" w:date="2026-05-17T00:00:00Z">
        <w:r>
          <w:t xml:space="preserve">2021; Nadler &amp; Schär, 2020) structure. A major challenge is that</w:t>
        </w:r>
      </w:ins>
      <w:ins w:id="1671" w:author="Zach Zukowski (R2 revision)" w:date="2026-05-17T00:00:00Z">
        <w:r>
          <w:t xml:space="preserve"> </w:t>
        </w:r>
      </w:ins>
      <w:ins w:id="1672" w:author="Zach Zukowski (R2 revision)" w:date="2026-05-17T00:00:00Z">
        <w:r>
          <w:t xml:space="preserve">token-based governance can produce concentrated influence (Barbereau et</w:t>
        </w:r>
      </w:ins>
      <w:ins w:id="1673" w:author="Zach Zukowski (R2 revision)" w:date="2026-05-17T00:00:00Z">
        <w:r>
          <w:t xml:space="preserve"> </w:t>
        </w:r>
      </w:ins>
      <w:ins w:id="1674" w:author="Zach Zukowski (R2 revision)" w:date="2026-05-17T00:00:00Z">
        <w:r>
          <w:t xml:space="preserve">al., 2023) -</w:t>
        </w:r>
      </w:ins>
      <w:ins w:id="1675" w:author="Zach Zukowski (R2 revision)" w:date="2026-05-17T00:00:00Z">
        <w:r>
          <w:t xml:space="preserve"> </w:t>
        </w:r>
      </w:ins>
      <w:ins w:id="1676" w:author="Zach Zukowski (R2 revision)" w:date="2026-05-17T00:00:00Z">
        <w:r>
          <w:t xml:space="preserve">“whales,”</w:t>
        </w:r>
      </w:ins>
      <w:ins w:id="1677" w:author="Zach Zukowski (R2 revision)" w:date="2026-05-17T00:00:00Z">
        <w:r>
          <w:t xml:space="preserve"> </w:t>
        </w:r>
      </w:ins>
      <w:ins w:id="1678" w:author="Zach Zukowski (R2 revision)" w:date="2026-05-17T00:00:00Z">
        <w:r>
          <w:t xml:space="preserve">delegates, or insiders, leading to outcomes that</w:t>
        </w:r>
      </w:ins>
      <w:ins w:id="1679" w:author="Zach Zukowski (R2 revision)" w:date="2026-05-17T00:00:00Z">
        <w:r>
          <w:t xml:space="preserve"> </w:t>
        </w:r>
      </w:ins>
      <w:ins w:id="1680" w:author="Zach Zukowski (R2 revision)" w:date="2026-05-17T00:00:00Z">
        <w:r>
          <w:t xml:space="preserve">are formally decentralized but substantively centralized. The</w:t>
        </w:r>
      </w:ins>
      <w:ins w:id="1681" w:author="Zach Zukowski (R2 revision)" w:date="2026-05-17T00:00:00Z">
        <w:r>
          <w:t xml:space="preserve"> </w:t>
        </w:r>
      </w:ins>
      <w:ins w:id="1682" w:author="Zach Zukowski (R2 revision)" w:date="2026-05-17T00:00:00Z">
        <w:r>
          <w:t xml:space="preserve">political-theory foundations of decentralized autonomous organizations</w:t>
        </w:r>
      </w:ins>
      <w:ins w:id="1683" w:author="Zach Zukowski (R2 revision)" w:date="2026-05-17T00:00:00Z">
        <w:r>
          <w:t xml:space="preserve"> </w:t>
        </w:r>
      </w:ins>
      <w:ins w:id="1684" w:author="Zach Zukowski (R2 revision)" w:date="2026-05-17T00:00:00Z">
        <w:r>
          <w:t xml:space="preserve">have been developed across two complementary lines of work: an early</w:t>
        </w:r>
      </w:ins>
      <w:ins w:id="1685" w:author="Zach Zukowski (R2 revision)" w:date="2026-05-17T00:00:00Z">
        <w:r>
          <w:t xml:space="preserve"> </w:t>
        </w:r>
      </w:ins>
      <w:ins w:id="1686" w:author="Zach Zukowski (R2 revision)" w:date="2026-05-17T00:00:00Z">
        <w:r>
          <w:t xml:space="preserve">political-theory line (DuPont, 2014,</w:t>
        </w:r>
      </w:ins>
      <w:ins w:id="1687" w:author="Zach Zukowski (R2 revision)" w:date="2026-05-17T00:00:00Z">
        <w:r>
          <w:t xml:space="preserve"> </w:t>
        </w:r>
      </w:ins>
      <w:ins w:id="1688" w:author="Zach Zukowski (R2 revision)" w:date="2026-05-17T00:00:00Z">
        <w:r>
          <w:t xml:space="preserve">“The Politics of Cryptography”</w:t>
        </w:r>
      </w:ins>
      <w:ins w:id="1689" w:author="Zach Zukowski (R2 revision)" w:date="2026-05-17T00:00:00Z">
        <w:r>
          <w:t xml:space="preserve">;</w:t>
        </w:r>
      </w:ins>
      <w:ins w:id="1690" w:author="Zach Zukowski (R2 revision)" w:date="2026-05-17T00:00:00Z">
        <w:r>
          <w:t xml:space="preserve"> </w:t>
        </w:r>
      </w:ins>
      <w:ins w:id="1691" w:author="Zach Zukowski (R2 revision)" w:date="2026-05-17T00:00:00Z">
        <w:r>
          <w:t xml:space="preserve">Atzori, 2017) treating DAOs as new constitutional sites, and a more</w:t>
        </w:r>
      </w:ins>
      <w:ins w:id="1692" w:author="Zach Zukowski (R2 revision)" w:date="2026-05-17T00:00:00Z">
        <w:r>
          <w:t xml:space="preserve"> </w:t>
        </w:r>
      </w:ins>
      <w:ins w:id="1693" w:author="Zach Zukowski (R2 revision)" w:date="2026-05-17T00:00:00Z">
        <w:r>
          <w:t xml:space="preserve">recent commons-governance line (Schneider, 2019,</w:t>
        </w:r>
      </w:ins>
      <w:ins w:id="1694" w:author="Zach Zukowski (R2 revision)" w:date="2026-05-17T00:00:00Z">
        <w:r>
          <w:t xml:space="preserve"> </w:t>
        </w:r>
      </w:ins>
      <w:ins w:id="1695" w:author="Zach Zukowski (R2 revision)" w:date="2026-05-17T00:00:00Z">
        <w:r>
          <w:t xml:space="preserve">“Governable Spaces”</w:t>
        </w:r>
      </w:ins>
      <w:ins w:id="1696" w:author="Zach Zukowski (R2 revision)" w:date="2026-05-17T00:00:00Z">
        <w:r>
          <w:t xml:space="preserve">)</w:t>
        </w:r>
      </w:ins>
      <w:ins w:id="1697" w:author="Zach Zukowski (R2 revision)" w:date="2026-05-17T00:00:00Z">
        <w:r>
          <w:t xml:space="preserve"> </w:t>
        </w:r>
      </w:ins>
      <w:ins w:id="1698" w:author="Zach Zukowski (R2 revision)" w:date="2026-05-17T00:00:00Z">
        <w:r>
          <w:t xml:space="preserve">that engages Ostromian polycentricity directly and provides a synthesis</w:t>
        </w:r>
      </w:ins>
      <w:ins w:id="1699" w:author="Zach Zukowski (R2 revision)" w:date="2026-05-17T00:00:00Z">
        <w:r>
          <w:t xml:space="preserve"> </w:t>
        </w:r>
      </w:ins>
      <w:ins w:id="1700" w:author="Zach Zukowski (R2 revision)" w:date="2026-05-17T00:00:00Z">
        <w:r>
          <w:t xml:space="preserve">between DAO design and commons-management scholarship. The five-lens</w:t>
        </w:r>
      </w:ins>
      <w:ins w:id="1701" w:author="Zach Zukowski (R2 revision)" w:date="2026-05-17T00:00:00Z">
        <w:r>
          <w:t xml:space="preserve"> </w:t>
        </w:r>
      </w:ins>
      <w:ins w:id="1702" w:author="Zach Zukowski (R2 revision)" w:date="2026-05-17T00:00:00Z">
        <w:r>
          <w:t xml:space="preserve">framework operationalized in this paper extends this political-theory</w:t>
        </w:r>
      </w:ins>
      <w:ins w:id="1703" w:author="Zach Zukowski (R2 revision)" w:date="2026-05-17T00:00:00Z">
        <w:r>
          <w:t xml:space="preserve"> </w:t>
        </w:r>
      </w:ins>
      <w:ins w:id="1704" w:author="Zach Zukowski (R2 revision)" w:date="2026-05-17T00:00:00Z">
        <w:r>
          <w:t xml:space="preserve">work by translating philosophical traditions into measurable scoring</w:t>
        </w:r>
      </w:ins>
      <w:ins w:id="1705" w:author="Zach Zukowski (R2 revision)" w:date="2026-05-17T00:00:00Z">
        <w:r>
          <w:t xml:space="preserve"> </w:t>
        </w:r>
      </w:ins>
      <w:ins w:id="1706" w:author="Zach Zukowski (R2 revision)" w:date="2026-05-17T00:00:00Z">
        <w:r>
          <w:t xml:space="preserve">criteria; complementary work in corporate-governance theory (Tirole,</w:t>
        </w:r>
      </w:ins>
      <w:ins w:id="1707" w:author="Zach Zukowski (R2 revision)" w:date="2026-05-17T00:00:00Z">
        <w:r>
          <w:t xml:space="preserve"> </w:t>
        </w:r>
      </w:ins>
      <w:ins w:id="1708" w:author="Zach Zukowski (R2 revision)" w:date="2026-05-17T00:00:00Z">
        <w:r>
          <w:t xml:space="preserve">2001, on managerial accountability and minority protection) provides</w:t>
        </w:r>
      </w:ins>
      <w:ins w:id="1709" w:author="Zach Zukowski (R2 revision)" w:date="2026-05-17T00:00:00Z">
        <w:r>
          <w:t xml:space="preserve"> </w:t>
        </w:r>
      </w:ins>
      <w:ins w:id="1710" w:author="Zach Zukowski (R2 revision)" w:date="2026-05-17T00:00:00Z">
        <w:r>
          <w:t xml:space="preserve">a structurally-parallel reference for the principal-agent concerns that</w:t>
        </w:r>
      </w:ins>
      <w:ins w:id="1711" w:author="Zach Zukowski (R2 revision)" w:date="2026-05-17T00:00:00Z">
        <w:r>
          <w:t xml:space="preserve"> </w:t>
        </w:r>
      </w:ins>
      <w:ins w:id="1712" w:author="Zach Zukowski (R2 revision)" w:date="2026-05-17T00:00:00Z">
        <w:r>
          <w:t xml:space="preserve">recur in delegated token governance.</w:t>
        </w:r>
      </w:ins>
    </w:p>
    <w:p>
      <w:pPr>
        <w:pStyle w:val="BodyText"/>
      </w:pPr>
      <w:ins w:id="1713" w:author="Zach Zukowski (R2 revision)" w:date="2026-05-17T00:00:00Z">
        <w:r>
          <w:t xml:space="preserve">The Bank for International Settlements (BIS) argues (Aramonte et al.,</w:t>
        </w:r>
      </w:ins>
      <w:ins w:id="1714" w:author="Zach Zukowski (R2 revision)" w:date="2026-05-17T00:00:00Z">
        <w:r>
          <w:t xml:space="preserve"> </w:t>
        </w:r>
      </w:ins>
      <w:ins w:id="1715" w:author="Zach Zukowski (R2 revision)" w:date="2026-05-17T00:00:00Z">
        <w:r>
          <w:t xml:space="preserve">2021) that DeFi contains a</w:t>
        </w:r>
      </w:ins>
      <w:ins w:id="1716" w:author="Zach Zukowski (R2 revision)" w:date="2026-05-17T00:00:00Z">
        <w:r>
          <w:t xml:space="preserve"> </w:t>
        </w:r>
      </w:ins>
      <w:ins w:id="1717" w:author="Zach Zukowski (R2 revision)" w:date="2026-05-17T00:00:00Z">
        <w:r>
          <w:t xml:space="preserve">“decentralization illusion,”</w:t>
        </w:r>
      </w:ins>
      <w:ins w:id="1718" w:author="Zach Zukowski (R2 revision)" w:date="2026-05-17T00:00:00Z">
        <w:r>
          <w:t xml:space="preserve"> </w:t>
        </w:r>
      </w:ins>
      <w:ins w:id="1719" w:author="Zach Zukowski (R2 revision)" w:date="2026-05-17T00:00:00Z">
        <w:r>
          <w:t xml:space="preserve">emphasizing that</w:t>
        </w:r>
      </w:ins>
      <w:ins w:id="1720" w:author="Zach Zukowski (R2 revision)" w:date="2026-05-17T00:00:00Z">
        <w:r>
          <w:t xml:space="preserve"> </w:t>
        </w:r>
      </w:ins>
      <w:ins w:id="1721" w:author="Zach Zukowski (R2 revision)" w:date="2026-05-17T00:00:00Z">
        <w:r>
          <w:t xml:space="preserve">protocols marketed as decentralized frequently concentrate</w:t>
        </w:r>
      </w:ins>
      <w:ins w:id="1722" w:author="Zach Zukowski (R2 revision)" w:date="2026-05-17T00:00:00Z">
        <w:r>
          <w:t xml:space="preserve"> </w:t>
        </w:r>
      </w:ins>
      <w:ins w:id="1723" w:author="Zach Zukowski (R2 revision)" w:date="2026-05-17T00:00:00Z">
        <w:r>
          <w:t xml:space="preserve">decision-making power among a small number of token holders, developers,</w:t>
        </w:r>
      </w:ins>
      <w:ins w:id="1724" w:author="Zach Zukowski (R2 revision)" w:date="2026-05-17T00:00:00Z">
        <w:r>
          <w:t xml:space="preserve"> </w:t>
        </w:r>
      </w:ins>
      <w:ins w:id="1725" w:author="Zach Zukowski (R2 revision)" w:date="2026-05-17T00:00:00Z">
        <w:r>
          <w:t xml:space="preserve">or validators. This critique is significant for this paper because it</w:t>
        </w:r>
      </w:ins>
      <w:ins w:id="1726" w:author="Zach Zukowski (R2 revision)" w:date="2026-05-17T00:00:00Z">
        <w:r>
          <w:t xml:space="preserve"> </w:t>
        </w:r>
      </w:ins>
      <w:ins w:id="1727" w:author="Zach Zukowski (R2 revision)" w:date="2026-05-17T00:00:00Z">
        <w:r>
          <w:t xml:space="preserve">links governance concentration to systemic risks and questions the</w:t>
        </w:r>
      </w:ins>
      <w:ins w:id="1728" w:author="Zach Zukowski (R2 revision)" w:date="2026-05-17T00:00:00Z">
        <w:r>
          <w:t xml:space="preserve"> </w:t>
        </w:r>
      </w:ins>
      <w:ins w:id="1729" w:author="Zach Zukowski (R2 revision)" w:date="2026-05-17T00:00:00Z">
        <w:r>
          <w:t xml:space="preserve">legitimacy of</w:t>
        </w:r>
      </w:ins>
      <w:ins w:id="1730" w:author="Zach Zukowski (R2 revision)" w:date="2026-05-17T00:00:00Z">
        <w:r>
          <w:t xml:space="preserve"> </w:t>
        </w:r>
      </w:ins>
      <w:ins w:id="1731" w:author="Zach Zukowski (R2 revision)" w:date="2026-05-17T00:00:00Z">
        <w:r>
          <w:t xml:space="preserve">“decentralized”</w:t>
        </w:r>
      </w:ins>
      <w:ins w:id="1732" w:author="Zach Zukowski (R2 revision)" w:date="2026-05-17T00:00:00Z">
        <w:r>
          <w:t xml:space="preserve"> </w:t>
        </w:r>
      </w:ins>
      <w:ins w:id="1733" w:author="Zach Zukowski (R2 revision)" w:date="2026-05-17T00:00:00Z">
        <w:r>
          <w:t xml:space="preserve">claims.</w:t>
        </w:r>
      </w:ins>
    </w:p>
    <w:p>
      <w:pPr>
        <w:pStyle w:val="BodyText"/>
      </w:pPr>
      <w:ins w:id="1734" w:author="Zach Zukowski (R2 revision)" w:date="2026-05-17T00:00:00Z">
        <w:r>
          <w:t xml:space="preserve">Gersbach, Schneider, and Shahkar (2024) analyze vote delegation and find</w:t>
        </w:r>
      </w:ins>
      <w:ins w:id="1735" w:author="Zach Zukowski (R2 revision)" w:date="2026-05-17T00:00:00Z">
        <w:r>
          <w:t xml:space="preserve"> </w:t>
        </w:r>
      </w:ins>
      <w:ins w:id="1736" w:author="Zach Zukowski (R2 revision)" w:date="2026-05-17T00:00:00Z">
        <w:r>
          <w:t xml:space="preserve">it can meaningfully change outcomes under highly unbalanced voting</w:t>
        </w:r>
      </w:ins>
      <w:ins w:id="1737" w:author="Zach Zukowski (R2 revision)" w:date="2026-05-17T00:00:00Z">
        <w:r>
          <w:t xml:space="preserve"> </w:t>
        </w:r>
      </w:ins>
      <w:ins w:id="1738" w:author="Zach Zukowski (R2 revision)" w:date="2026-05-17T00:00:00Z">
        <w:r>
          <w:t xml:space="preserve">rights but has negligible impact under balanced systems, suggesting</w:t>
        </w:r>
      </w:ins>
      <w:ins w:id="1739" w:author="Zach Zukowski (R2 revision)" w:date="2026-05-17T00:00:00Z">
        <w:r>
          <w:t xml:space="preserve"> </w:t>
        </w:r>
      </w:ins>
      <w:ins w:id="1740" w:author="Zach Zukowski (R2 revision)" w:date="2026-05-17T00:00:00Z">
        <w:r>
          <w:t xml:space="preserve">delegation is not a universal solution to legitimacy problems. Weidener</w:t>
        </w:r>
      </w:ins>
      <w:ins w:id="1741" w:author="Zach Zukowski (R2 revision)" w:date="2026-05-17T00:00:00Z">
        <w:r>
          <w:t xml:space="preserve"> </w:t>
        </w:r>
      </w:ins>
      <w:ins w:id="1742" w:author="Zach Zukowski (R2 revision)" w:date="2026-05-17T00:00:00Z">
        <w:r>
          <w:t xml:space="preserve">et al. (2025) similarly maps delegation’s implementation and challenges,</w:t>
        </w:r>
      </w:ins>
      <w:ins w:id="1743" w:author="Zach Zukowski (R2 revision)" w:date="2026-05-17T00:00:00Z">
        <w:r>
          <w:t xml:space="preserve"> </w:t>
        </w:r>
      </w:ins>
      <w:ins w:id="1744" w:author="Zach Zukowski (R2 revision)" w:date="2026-05-17T00:00:00Z">
        <w:r>
          <w:t xml:space="preserve">reinforcing that delegation can either mitigate or entrench</w:t>
        </w:r>
      </w:ins>
      <w:ins w:id="1745" w:author="Zach Zukowski (R2 revision)" w:date="2026-05-17T00:00:00Z">
        <w:r>
          <w:t xml:space="preserve"> </w:t>
        </w:r>
      </w:ins>
      <w:ins w:id="1746" w:author="Zach Zukowski (R2 revision)" w:date="2026-05-17T00:00:00Z">
        <w:r>
          <w:t xml:space="preserve">concentration depending on design. Hall and Miyazaki (2024) analyze</w:t>
        </w:r>
      </w:ins>
      <w:ins w:id="1747" w:author="Zach Zukowski (R2 revision)" w:date="2026-05-17T00:00:00Z">
        <w:r>
          <w:t xml:space="preserve"> </w:t>
        </w:r>
      </w:ins>
      <w:ins w:id="1748" w:author="Zach Zukowski (R2 revision)" w:date="2026-05-17T00:00:00Z">
        <w:r>
          <w:t xml:space="preserve">liquid democracy across 18 DAOs, finding that only 17% of tokens are</w:t>
        </w:r>
      </w:ins>
      <w:ins w:id="1749" w:author="Zach Zukowski (R2 revision)" w:date="2026-05-17T00:00:00Z">
        <w:r>
          <w:t xml:space="preserve"> </w:t>
        </w:r>
      </w:ins>
      <w:ins w:id="1750" w:author="Zach Zukowski (R2 revision)" w:date="2026-05-17T00:00:00Z">
        <w:r>
          <w:t xml:space="preserve">delegated yet the top five delegates routinely capture over 50% of</w:t>
        </w:r>
      </w:ins>
      <w:ins w:id="1751" w:author="Zach Zukowski (R2 revision)" w:date="2026-05-17T00:00:00Z">
        <w:r>
          <w:t xml:space="preserve"> </w:t>
        </w:r>
      </w:ins>
      <w:ins w:id="1752" w:author="Zach Zukowski (R2 revision)" w:date="2026-05-17T00:00:00Z">
        <w:r>
          <w:t xml:space="preserve">effectively voted weight, with high-SSPI delegates more likely to signal</w:t>
        </w:r>
      </w:ins>
      <w:ins w:id="1753" w:author="Zach Zukowski (R2 revision)" w:date="2026-05-17T00:00:00Z">
        <w:r>
          <w:t xml:space="preserve"> </w:t>
        </w:r>
      </w:ins>
      <w:ins w:id="1754" w:author="Zach Zukowski (R2 revision)" w:date="2026-05-17T00:00:00Z">
        <w:r>
          <w:t xml:space="preserve">early and cascade alignment; the 3 to 6 times delegation amplification</w:t>
        </w:r>
      </w:ins>
      <w:ins w:id="1755" w:author="Zach Zukowski (R2 revision)" w:date="2026-05-17T00:00:00Z">
        <w:r>
          <w:t xml:space="preserve"> </w:t>
        </w:r>
      </w:ins>
      <w:ins w:id="1756" w:author="Zach Zukowski (R2 revision)" w:date="2026-05-17T00:00:00Z">
        <w:r>
          <w:t xml:space="preserve">ratios documented in Section 3.5 are consistent with this clumping</w:t>
        </w:r>
      </w:ins>
      <w:ins w:id="1757" w:author="Zach Zukowski (R2 revision)" w:date="2026-05-17T00:00:00Z">
        <w:r>
          <w:t xml:space="preserve"> </w:t>
        </w:r>
      </w:ins>
      <w:ins w:id="1758" w:author="Zach Zukowski (R2 revision)" w:date="2026-05-17T00:00:00Z">
        <w:r>
          <w:t xml:space="preserve">pattern. Esposito, Tse, and Goh (2025) evaluate quadratic voting and</w:t>
        </w:r>
      </w:ins>
      <w:ins w:id="1759" w:author="Zach Zukowski (R2 revision)" w:date="2026-05-17T00:00:00Z">
        <w:r>
          <w:t xml:space="preserve"> </w:t>
        </w:r>
      </w:ins>
      <w:ins w:id="1760" w:author="Zach Zukowski (R2 revision)" w:date="2026-05-17T00:00:00Z">
        <w:r>
          <w:t xml:space="preserve">delegated governance against Ostrom’s CPR framework, documenting that</w:t>
        </w:r>
      </w:ins>
      <w:ins w:id="1761" w:author="Zach Zukowski (R2 revision)" w:date="2026-05-17T00:00:00Z">
        <w:r>
          <w:t xml:space="preserve"> </w:t>
        </w:r>
      </w:ins>
      <w:ins w:id="1762" w:author="Zach Zukowski (R2 revision)" w:date="2026-05-17T00:00:00Z">
        <w:r>
          <w:t xml:space="preserve">tokenization alone is insufficient for inclusive governance.</w:t>
        </w:r>
      </w:ins>
    </w:p>
    <w:p>
      <w:pPr>
        <w:pStyle w:val="BodyText"/>
      </w:pPr>
      <w:ins w:id="1763" w:author="Zach Zukowski (R2 revision)" w:date="2026-05-17T00:00:00Z">
        <w:r>
          <w:t xml:space="preserve">Most directly relevant, Cong et al. (2025) provide stylized facts and</w:t>
        </w:r>
      </w:ins>
      <w:ins w:id="1764" w:author="Zach Zukowski (R2 revision)" w:date="2026-05-17T00:00:00Z">
        <w:r>
          <w:t xml:space="preserve"> </w:t>
        </w:r>
      </w:ins>
      <w:ins w:id="1765" w:author="Zach Zukowski (R2 revision)" w:date="2026-05-17T00:00:00Z">
        <w:r>
          <w:t xml:space="preserve">analysis suggesting persistent concentration in DAOs and governance</w:t>
        </w:r>
      </w:ins>
      <w:ins w:id="1766" w:author="Zach Zukowski (R2 revision)" w:date="2026-05-17T00:00:00Z">
        <w:r>
          <w:t xml:space="preserve"> </w:t>
        </w:r>
      </w:ins>
      <w:ins w:id="1767" w:author="Zach Zukowski (R2 revision)" w:date="2026-05-17T00:00:00Z">
        <w:r>
          <w:t xml:space="preserve">token trading dynamics, reinforcing the need for institutional</w:t>
        </w:r>
      </w:ins>
      <w:ins w:id="1768" w:author="Zach Zukowski (R2 revision)" w:date="2026-05-17T00:00:00Z">
        <w:r>
          <w:t xml:space="preserve"> </w:t>
        </w:r>
      </w:ins>
      <w:ins w:id="1769" w:author="Zach Zukowski (R2 revision)" w:date="2026-05-17T00:00:00Z">
        <w:r>
          <w:t xml:space="preserve">safeguards rather than assuming</w:t>
        </w:r>
      </w:ins>
      <w:ins w:id="1770" w:author="Zach Zukowski (R2 revision)" w:date="2026-05-17T00:00:00Z">
        <w:r>
          <w:t xml:space="preserve"> </w:t>
        </w:r>
      </w:ins>
      <w:ins w:id="1771" w:author="Zach Zukowski (R2 revision)" w:date="2026-05-17T00:00:00Z">
        <w:r>
          <w:t xml:space="preserve">“token voting”</w:t>
        </w:r>
      </w:ins>
      <w:ins w:id="1772" w:author="Zach Zukowski (R2 revision)" w:date="2026-05-17T00:00:00Z">
        <w:r>
          <w:t xml:space="preserve"> </w:t>
        </w:r>
      </w:ins>
      <w:ins w:id="1773" w:author="Zach Zukowski (R2 revision)" w:date="2026-05-17T00:00:00Z">
        <w:r>
          <w:t xml:space="preserve">equals democracy. Panel</w:t>
        </w:r>
      </w:ins>
      <w:ins w:id="1774" w:author="Zach Zukowski (R2 revision)" w:date="2026-05-17T00:00:00Z">
        <w:r>
          <w:t xml:space="preserve"> </w:t>
        </w:r>
      </w:ins>
      <w:ins w:id="1775" w:author="Zach Zukowski (R2 revision)" w:date="2026-05-17T00:00:00Z">
        <w:r>
          <w:t xml:space="preserve">evidence from DAO-quarter data documents that effective governance</w:t>
        </w:r>
      </w:ins>
      <w:ins w:id="1776" w:author="Zach Zukowski (R2 revision)" w:date="2026-05-17T00:00:00Z">
        <w:r>
          <w:t xml:space="preserve"> </w:t>
        </w:r>
      </w:ins>
      <w:ins w:id="1777" w:author="Zach Zukowski (R2 revision)" w:date="2026-05-17T00:00:00Z">
        <w:r>
          <w:t xml:space="preserve">control concentrates as proposal volume scales, consistent with</w:t>
        </w:r>
      </w:ins>
      <w:ins w:id="1778" w:author="Zach Zukowski (R2 revision)" w:date="2026-05-17T00:00:00Z">
        <w:r>
          <w:t xml:space="preserve"> </w:t>
        </w:r>
      </w:ins>
      <w:ins w:id="1779" w:author="Zach Zukowski (R2 revision)" w:date="2026-05-17T00:00:00Z">
        <w:r>
          <w:t xml:space="preserve">monitoring costs outpacing broad-based participation (Tchuente, 2025);</w:t>
        </w:r>
      </w:ins>
      <w:ins w:id="1780" w:author="Zach Zukowski (R2 revision)" w:date="2026-05-17T00:00:00Z">
        <w:r>
          <w:t xml:space="preserve"> </w:t>
        </w:r>
      </w:ins>
      <w:ins w:id="1781" w:author="Zach Zukowski (R2 revision)" w:date="2026-05-17T00:00:00Z">
        <w:r>
          <w:t xml:space="preserve">the cross-sectional allocation null documented here (r = 0.18, p = 0.28)</w:t>
        </w:r>
      </w:ins>
      <w:ins w:id="1782" w:author="Zach Zukowski (R2 revision)" w:date="2026-05-17T00:00:00Z">
        <w:r>
          <w:t xml:space="preserve"> </w:t>
        </w:r>
      </w:ins>
      <w:ins w:id="1783" w:author="Zach Zukowski (R2 revision)" w:date="2026-05-17T00:00:00Z">
        <w:r>
          <w:t xml:space="preserve">is compatible with this scale-driven concentration mechanism operating</w:t>
        </w:r>
      </w:ins>
      <w:ins w:id="1784" w:author="Zach Zukowski (R2 revision)" w:date="2026-05-17T00:00:00Z">
        <w:r>
          <w:t xml:space="preserve"> </w:t>
        </w:r>
      </w:ins>
      <w:ins w:id="1785" w:author="Zach Zukowski (R2 revision)" w:date="2026-05-17T00:00:00Z">
        <w:r>
          <w:t xml:space="preserve">independently of initial token distribution.</w:t>
        </w:r>
      </w:ins>
    </w:p>
    <w:p>
      <w:pPr>
        <w:pStyle w:val="BodyText"/>
      </w:pPr>
      <w:ins w:id="1786" w:author="Zach Zukowski (R2 revision)" w:date="2026-05-17T00:00:00Z">
        <w:r>
          <w:t xml:space="preserve">Calzada (2025) corroborates these patterns ethnographically across seven</w:t>
        </w:r>
      </w:ins>
      <w:ins w:id="1787" w:author="Zach Zukowski (R2 revision)" w:date="2026-05-17T00:00:00Z">
        <w:r>
          <w:t xml:space="preserve"> </w:t>
        </w:r>
      </w:ins>
      <w:ins w:id="1788" w:author="Zach Zukowski (R2 revision)" w:date="2026-05-17T00:00:00Z">
        <w:r>
          <w:t xml:space="preserve">Web3 ecosystems, documenting whale dominance and voter turnout below 10%</w:t>
        </w:r>
      </w:ins>
      <w:ins w:id="1789" w:author="Zach Zukowski (R2 revision)" w:date="2026-05-17T00:00:00Z">
        <w:r>
          <w:t xml:space="preserve"> </w:t>
        </w:r>
      </w:ins>
      <w:ins w:id="1790" w:author="Zach Zukowski (R2 revision)" w:date="2026-05-17T00:00:00Z">
        <w:r>
          <w:t xml:space="preserve">in major DAOs.</w:t>
        </w:r>
      </w:ins>
    </w:p>
    <w:p>
      <w:pPr>
        <w:pStyle w:val="BodyText"/>
      </w:pPr>
      <w:ins w:id="1791" w:author="Zach Zukowski (R2 revision)" w:date="2026-05-17T00:00:00Z">
        <w:r>
          <w:t xml:space="preserve">The governance concentration patterns documented in Section 3 are</w:t>
        </w:r>
      </w:ins>
      <w:ins w:id="1792" w:author="Zach Zukowski (R2 revision)" w:date="2026-05-17T00:00:00Z">
        <w:r>
          <w:t xml:space="preserve"> </w:t>
        </w:r>
      </w:ins>
      <w:ins w:id="1793" w:author="Zach Zukowski (R2 revision)" w:date="2026-05-17T00:00:00Z">
        <w:r>
          <w:t xml:space="preserve">consistent with Williamson’s (1999)</w:t>
        </w:r>
      </w:ins>
      <w:ins w:id="1794" w:author="Zach Zukowski (R2 revision)" w:date="2026-05-17T00:00:00Z">
        <w:r>
          <w:t xml:space="preserve"> </w:t>
        </w:r>
      </w:ins>
      <w:ins w:id="1795" w:author="Zach Zukowski (R2 revision)" w:date="2026-05-17T00:00:00Z">
        <w:r>
          <w:t xml:space="preserve">“probity hazard”</w:t>
        </w:r>
      </w:ins>
      <w:ins w:id="1796" w:author="Zach Zukowski (R2 revision)" w:date="2026-05-17T00:00:00Z">
        <w:r>
          <w:t xml:space="preserve">: token holders can</w:t>
        </w:r>
      </w:ins>
      <w:ins w:id="1797" w:author="Zach Zukowski (R2 revision)" w:date="2026-05-17T00:00:00Z">
        <w:r>
          <w:t xml:space="preserve"> </w:t>
        </w:r>
      </w:ins>
      <w:ins w:id="1798" w:author="Zach Zukowski (R2 revision)" w:date="2026-05-17T00:00:00Z">
        <w:r>
          <w:t xml:space="preserve">comply with smart contract rules while extracting value that contradicts</w:t>
        </w:r>
      </w:ins>
      <w:ins w:id="1799" w:author="Zach Zukowski (R2 revision)" w:date="2026-05-17T00:00:00Z">
        <w:r>
          <w:t xml:space="preserve"> </w:t>
        </w:r>
      </w:ins>
      <w:ins w:id="1800" w:author="Zach Zukowski (R2 revision)" w:date="2026-05-17T00:00:00Z">
        <w:r>
          <w:t xml:space="preserve">the protocol’s institutional mission, a risk that intensifies as</w:t>
        </w:r>
      </w:ins>
      <w:ins w:id="1801" w:author="Zach Zukowski (R2 revision)" w:date="2026-05-17T00:00:00Z">
        <w:r>
          <w:t xml:space="preserve"> </w:t>
        </w:r>
      </w:ins>
      <w:ins w:id="1802" w:author="Zach Zukowski (R2 revision)" w:date="2026-05-17T00:00:00Z">
        <w:r>
          <w:t xml:space="preserve">governance power concentrates in fewer addresses.</w:t>
        </w:r>
      </w:ins>
    </w:p>
    <w:p>
      <w:pPr>
        <w:pStyle w:val="BodyText"/>
      </w:pPr>
      <w:ins w:id="1803" w:author="Zach Zukowski (R2 revision)" w:date="2026-05-17T00:00:00Z">
        <w:r>
          <w:t xml:space="preserve">Voting power inequality in Compound, Uniswap, and ENS exceeds wealth</w:t>
        </w:r>
      </w:ins>
      <w:ins w:id="1804" w:author="Zach Zukowski (R2 revision)" w:date="2026-05-17T00:00:00Z">
        <w:r>
          <w:t xml:space="preserve"> </w:t>
        </w:r>
      </w:ins>
      <w:ins w:id="1805" w:author="Zach Zukowski (R2 revision)" w:date="2026-05-17T00:00:00Z">
        <w:r>
          <w:t xml:space="preserve">inequality in real-world economies, with voting power more unequally</w:t>
        </w:r>
      </w:ins>
      <w:ins w:id="1806" w:author="Zach Zukowski (R2 revision)" w:date="2026-05-17T00:00:00Z">
        <w:r>
          <w:t xml:space="preserve"> </w:t>
        </w:r>
      </w:ins>
      <w:ins w:id="1807" w:author="Zach Zukowski (R2 revision)" w:date="2026-05-17T00:00:00Z">
        <w:r>
          <w:t xml:space="preserve">distributed than income in any country (Fritsch, Müller, &amp; Wattenhofer,</w:t>
        </w:r>
      </w:ins>
      <w:ins w:id="1808" w:author="Zach Zukowski (R2 revision)" w:date="2026-05-17T00:00:00Z">
        <w:r>
          <w:t xml:space="preserve"> </w:t>
        </w:r>
      </w:ins>
      <w:ins w:id="1809" w:author="Zach Zukowski (R2 revision)" w:date="2026-05-17T00:00:00Z">
        <w:r>
          <w:t xml:space="preserve">2024), a pattern consistent with the delegation amplification documented</w:t>
        </w:r>
      </w:ins>
      <w:ins w:id="1810" w:author="Zach Zukowski (R2 revision)" w:date="2026-05-17T00:00:00Z">
        <w:r>
          <w:t xml:space="preserve"> </w:t>
        </w:r>
      </w:ins>
      <w:ins w:id="1811" w:author="Zach Zukowski (R2 revision)" w:date="2026-05-17T00:00:00Z">
        <w:r>
          <w:t xml:space="preserve">in Section 3.5; notably, these concentrated delegates rarely overturn</w:t>
        </w:r>
      </w:ins>
      <w:ins w:id="1812" w:author="Zach Zukowski (R2 revision)" w:date="2026-05-17T00:00:00Z">
        <w:r>
          <w:t xml:space="preserve"> </w:t>
        </w:r>
      </w:ins>
      <w:ins w:id="1813" w:author="Zach Zukowski (R2 revision)" w:date="2026-05-17T00:00:00Z">
        <w:r>
          <w:t xml:space="preserve">community-preferred outcomes, suggesting that concentration creates</w:t>
        </w:r>
      </w:ins>
      <w:ins w:id="1814" w:author="Zach Zukowski (R2 revision)" w:date="2026-05-17T00:00:00Z">
        <w:r>
          <w:t xml:space="preserve"> </w:t>
        </w:r>
      </w:ins>
      <w:ins w:id="1815" w:author="Zach Zukowski (R2 revision)" w:date="2026-05-17T00:00:00Z">
        <w:r>
          <w:t xml:space="preserve">domination risk rather than routine domination. Across 10,639 proposals</w:t>
        </w:r>
      </w:ins>
      <w:ins w:id="1816" w:author="Zach Zukowski (R2 revision)" w:date="2026-05-17T00:00:00Z">
        <w:r>
          <w:t xml:space="preserve"> </w:t>
        </w:r>
      </w:ins>
      <w:ins w:id="1817" w:author="Zach Zukowski (R2 revision)" w:date="2026-05-17T00:00:00Z">
        <w:r>
          <w:t xml:space="preserve">in 151 DAOs, three or fewer entities exert effective control over most</w:t>
        </w:r>
      </w:ins>
      <w:ins w:id="1818" w:author="Zach Zukowski (R2 revision)" w:date="2026-05-17T00:00:00Z">
        <w:r>
          <w:t xml:space="preserve"> </w:t>
        </w:r>
      </w:ins>
      <w:ins w:id="1819" w:author="Zach Zukowski (R2 revision)" w:date="2026-05-17T00:00:00Z">
        <w:r>
          <w:t xml:space="preserve">governance decisions (Appel &amp; Grennan, 2023), consistent with the</w:t>
        </w:r>
      </w:ins>
      <w:ins w:id="1820" w:author="Zach Zukowski (R2 revision)" w:date="2026-05-17T00:00:00Z">
        <w:r>
          <w:t xml:space="preserve"> </w:t>
        </w:r>
      </w:ins>
      <w:ins w:id="1821" w:author="Zach Zukowski (R2 revision)" w:date="2026-05-17T00:00:00Z">
        <w:r>
          <w:t xml:space="preserve">insider dominance this paper documents at the token-holder level.</w:t>
        </w:r>
      </w:ins>
    </w:p>
    <w:p>
      <w:pPr>
        <w:pStyle w:val="BodyText"/>
      </w:pPr>
      <w:ins w:id="1822" w:author="Zach Zukowski (R2 revision)" w:date="2026-05-17T00:00:00Z">
        <w:r>
          <w:t xml:space="preserve">Together, these literatures (see also Feichtinger et al., 2023; Rikken</w:t>
        </w:r>
      </w:ins>
      <w:ins w:id="1823" w:author="Zach Zukowski (R2 revision)" w:date="2026-05-17T00:00:00Z">
        <w:r>
          <w:t xml:space="preserve"> </w:t>
        </w:r>
      </w:ins>
      <w:ins w:id="1824" w:author="Zach Zukowski (R2 revision)" w:date="2026-05-17T00:00:00Z">
        <w:r>
          <w:t xml:space="preserve">et al., 2023) motivate two design imperatives advanced in later</w:t>
        </w:r>
      </w:ins>
      <w:ins w:id="1825" w:author="Zach Zukowski (R2 revision)" w:date="2026-05-17T00:00:00Z">
        <w:r>
          <w:t xml:space="preserve"> </w:t>
        </w:r>
      </w:ins>
      <w:ins w:id="1826" w:author="Zach Zukowski (R2 revision)" w:date="2026-05-17T00:00:00Z">
        <w:r>
          <w:t xml:space="preserve">chapters: (i) governance systems require</w:t>
        </w:r>
      </w:ins>
      <w:ins w:id="1827" w:author="Zach Zukowski (R2 revision)" w:date="2026-05-17T00:00:00Z">
        <w:r>
          <w:t xml:space="preserve"> </w:t>
        </w:r>
      </w:ins>
      <w:ins w:id="1828" w:author="Zach Zukowski (R2 revision)" w:date="2026-05-17T00:00:00Z">
        <w:r>
          <w:rPr>
            <w:b/>
            <w:bCs/>
          </w:rPr>
          <w:t xml:space="preserve">contestability and due</w:t>
        </w:r>
      </w:ins>
      <w:ins w:id="1829" w:author="Zach Zukowski (R2 revision)" w:date="2026-05-17T00:00:00Z">
        <w:r>
          <w:rPr>
            <w:b/>
            <w:bCs/>
          </w:rPr>
          <w:t xml:space="preserve"> </w:t>
        </w:r>
      </w:ins>
      <w:ins w:id="1830" w:author="Zach Zukowski (R2 revision)" w:date="2026-05-17T00:00:00Z">
        <w:r>
          <w:rPr>
            <w:b/>
            <w:bCs/>
          </w:rPr>
          <w:t xml:space="preserve">process</w:t>
        </w:r>
      </w:ins>
      <w:ins w:id="1831" w:author="Zach Zukowski (R2 revision)" w:date="2026-05-17T00:00:00Z">
        <w:r>
          <w:t xml:space="preserve"> </w:t>
        </w:r>
      </w:ins>
      <w:ins w:id="1832" w:author="Zach Zukowski (R2 revision)" w:date="2026-05-17T00:00:00Z">
        <w:r>
          <w:t xml:space="preserve">beyond raw voting, and (ii) legitimacy depends on measurable</w:t>
        </w:r>
      </w:ins>
      <w:ins w:id="1833" w:author="Zach Zukowski (R2 revision)" w:date="2026-05-17T00:00:00Z">
        <w:r>
          <w:t xml:space="preserve"> </w:t>
        </w:r>
      </w:ins>
      <w:ins w:id="1834" w:author="Zach Zukowski (R2 revision)" w:date="2026-05-17T00:00:00Z">
        <w:r>
          <w:t xml:space="preserve">concentration constraints and multi-constituency representation.</w:t>
        </w:r>
      </w:ins>
    </w:p>
    <w:p>
      <w:pPr>
        <w:pStyle w:val="BodyText"/>
      </w:pPr>
      <w:ins w:id="1835" w:author="Zach Zukowski (R2 revision)" w:date="2026-05-17T00:00:00Z">
        <w:r>
          <w:t xml:space="preserve">Han, Lee, and Li (2023) formalize the governance consequences of</w:t>
        </w:r>
      </w:ins>
      <w:ins w:id="1836" w:author="Zach Zukowski (R2 revision)" w:date="2026-05-17T00:00:00Z">
        <w:r>
          <w:t xml:space="preserve"> </w:t>
        </w:r>
      </w:ins>
      <w:ins w:id="1837" w:author="Zach Zukowski (R2 revision)" w:date="2026-05-17T00:00:00Z">
        <w:r>
          <w:t xml:space="preserve">ownership concentration, showing that whale dominance reduces platform</w:t>
        </w:r>
      </w:ins>
      <w:ins w:id="1838" w:author="Zach Zukowski (R2 revision)" w:date="2026-05-17T00:00:00Z">
        <w:r>
          <w:t xml:space="preserve"> </w:t>
        </w:r>
      </w:ins>
      <w:ins w:id="1839" w:author="Zach Zukowski (R2 revision)" w:date="2026-05-17T00:00:00Z">
        <w:r>
          <w:t xml:space="preserve">growth but that staking mechanisms and token illiquidity can mitigate</w:t>
        </w:r>
      </w:ins>
      <w:ins w:id="1840" w:author="Zach Zukowski (R2 revision)" w:date="2026-05-17T00:00:00Z">
        <w:r>
          <w:t xml:space="preserve"> </w:t>
        </w:r>
      </w:ins>
      <w:ins w:id="1841" w:author="Zach Zukowski (R2 revision)" w:date="2026-05-17T00:00:00Z">
        <w:r>
          <w:t xml:space="preserve">it. The finding that ownership concentration is structurally harmful,</w:t>
        </w:r>
      </w:ins>
      <w:ins w:id="1842" w:author="Zach Zukowski (R2 revision)" w:date="2026-05-17T00:00:00Z">
        <w:r>
          <w:t xml:space="preserve"> </w:t>
        </w:r>
      </w:ins>
      <w:ins w:id="1843" w:author="Zach Zukowski (R2 revision)" w:date="2026-05-17T00:00:00Z">
        <w:r>
          <w:t xml:space="preserve">not merely descriptive, motivates the normative framework developed</w:t>
        </w:r>
      </w:ins>
      <w:ins w:id="1844" w:author="Zach Zukowski (R2 revision)" w:date="2026-05-17T00:00:00Z">
        <w:r>
          <w:t xml:space="preserve"> </w:t>
        </w:r>
      </w:ins>
      <w:ins w:id="1845" w:author="Zach Zukowski (R2 revision)" w:date="2026-05-17T00:00:00Z">
        <w:r>
          <w:t xml:space="preserve">here: if concentration damages governance quality, the</w:t>
        </w:r>
      </w:ins>
      <w:ins w:id="1846" w:author="Zach Zukowski (R2 revision)" w:date="2026-05-17T00:00:00Z">
        <w:r>
          <w:t xml:space="preserve"> </w:t>
        </w:r>
      </w:ins>
      <w:ins w:id="1847" w:author="Zach Zukowski (R2 revision)" w:date="2026-05-17T00:00:00Z">
        <w:r>
          <w:t xml:space="preserve">political-philosophical traditions that specify what good governance</w:t>
        </w:r>
      </w:ins>
      <w:ins w:id="1848" w:author="Zach Zukowski (R2 revision)" w:date="2026-05-17T00:00:00Z">
        <w:r>
          <w:t xml:space="preserve"> </w:t>
        </w:r>
      </w:ins>
      <w:ins w:id="1849" w:author="Zach Zukowski (R2 revision)" w:date="2026-05-17T00:00:00Z">
        <w:r>
          <w:t xml:space="preserve">requires become directly relevant to token system design. Han, Lee, and</w:t>
        </w:r>
      </w:ins>
      <w:ins w:id="1850" w:author="Zach Zukowski (R2 revision)" w:date="2026-05-17T00:00:00Z">
        <w:r>
          <w:t xml:space="preserve"> </w:t>
        </w:r>
      </w:ins>
      <w:ins w:id="1851" w:author="Zach Zukowski (R2 revision)" w:date="2026-05-17T00:00:00Z">
        <w:r>
          <w:t xml:space="preserve">Li (2024) provide a comprehensive review of DAO governance mechanisms</w:t>
        </w:r>
      </w:ins>
      <w:ins w:id="1852" w:author="Zach Zukowski (R2 revision)" w:date="2026-05-17T00:00:00Z">
        <w:r>
          <w:t xml:space="preserve"> </w:t>
        </w:r>
      </w:ins>
      <w:ins w:id="1853" w:author="Zach Zukowski (R2 revision)" w:date="2026-05-17T00:00:00Z">
        <w:r>
          <w:t xml:space="preserve">and the emerging agency problem between large and small token holders.</w:t>
        </w:r>
      </w:ins>
    </w:p>
    <w:bookmarkStart w:id="41" w:name="X1f3ce45e3082525a6adb33db0e389aa3ee2c5a2"/>
    <w:p>
      <w:pPr>
        <w:pStyle w:val="Heading3"/>
      </w:pPr>
      <w:ins w:id="1854" w:author="Zach Zukowski (R2 revision)" w:date="2026-05-17T00:00:00Z">
        <w:r>
          <w:t xml:space="preserve">2.4.1 Cooperatives as the Nearest Institutional Ancestor</w:t>
        </w:r>
      </w:ins>
    </w:p>
    <w:p>
      <w:pPr>
        <w:pStyle w:val="FirstParagraph"/>
      </w:pPr>
      <w:ins w:id="1855" w:author="Zach Zukowski (R2 revision)" w:date="2026-05-17T00:00:00Z">
        <w:r>
          <w:t xml:space="preserve">Among established institutional forms, the cooperative bears the closest</w:t>
        </w:r>
      </w:ins>
      <w:ins w:id="1856" w:author="Zach Zukowski (R2 revision)" w:date="2026-05-17T00:00:00Z">
        <w:r>
          <w:t xml:space="preserve"> </w:t>
        </w:r>
      </w:ins>
      <w:ins w:id="1857" w:author="Zach Zukowski (R2 revision)" w:date="2026-05-17T00:00:00Z">
        <w:r>
          <w:t xml:space="preserve">structural resemblance to the tokenized protocol. Both organize</w:t>
        </w:r>
      </w:ins>
      <w:ins w:id="1858" w:author="Zach Zukowski (R2 revision)" w:date="2026-05-17T00:00:00Z">
        <w:r>
          <w:t xml:space="preserve"> </w:t>
        </w:r>
      </w:ins>
      <w:ins w:id="1859" w:author="Zach Zukowski (R2 revision)" w:date="2026-05-17T00:00:00Z">
        <w:r>
          <w:t xml:space="preserve">collective production without a single owner who captures surplus; both</w:t>
        </w:r>
      </w:ins>
      <w:ins w:id="1860" w:author="Zach Zukowski (R2 revision)" w:date="2026-05-17T00:00:00Z">
        <w:r>
          <w:t xml:space="preserve"> </w:t>
        </w:r>
      </w:ins>
      <w:ins w:id="1861" w:author="Zach Zukowski (R2 revision)" w:date="2026-05-17T00:00:00Z">
        <w:r>
          <w:t xml:space="preserve">distribute governance rights to participants rather than to external</w:t>
        </w:r>
      </w:ins>
      <w:ins w:id="1862" w:author="Zach Zukowski (R2 revision)" w:date="2026-05-17T00:00:00Z">
        <w:r>
          <w:t xml:space="preserve"> </w:t>
        </w:r>
      </w:ins>
      <w:ins w:id="1863" w:author="Zach Zukowski (R2 revision)" w:date="2026-05-17T00:00:00Z">
        <w:r>
          <w:t xml:space="preserve">shareholders; both face the challenge of sustaining voluntary</w:t>
        </w:r>
      </w:ins>
      <w:ins w:id="1864" w:author="Zach Zukowski (R2 revision)" w:date="2026-05-17T00:00:00Z">
        <w:r>
          <w:t xml:space="preserve"> </w:t>
        </w:r>
      </w:ins>
      <w:ins w:id="1865" w:author="Zach Zukowski (R2 revision)" w:date="2026-05-17T00:00:00Z">
        <w:r>
          <w:t xml:space="preserve">participation under conditions where exit is available. The cooperative</w:t>
        </w:r>
      </w:ins>
      <w:ins w:id="1866" w:author="Zach Zukowski (R2 revision)" w:date="2026-05-17T00:00:00Z">
        <w:r>
          <w:t xml:space="preserve"> </w:t>
        </w:r>
      </w:ins>
      <w:ins w:id="1867" w:author="Zach Zukowski (R2 revision)" w:date="2026-05-17T00:00:00Z">
        <w:r>
          <w:t xml:space="preserve">literature (Hansmann, 1996; Birchall, 2011) identifies these properties</w:t>
        </w:r>
      </w:ins>
      <w:ins w:id="1868" w:author="Zach Zukowski (R2 revision)" w:date="2026-05-17T00:00:00Z">
        <w:r>
          <w:t xml:space="preserve"> </w:t>
        </w:r>
      </w:ins>
      <w:ins w:id="1869" w:author="Zach Zukowski (R2 revision)" w:date="2026-05-17T00:00:00Z">
        <w:r>
          <w:t xml:space="preserve">as the defining features of member-owned enterprise, distinguishing</w:t>
        </w:r>
      </w:ins>
      <w:ins w:id="1870" w:author="Zach Zukowski (R2 revision)" w:date="2026-05-17T00:00:00Z">
        <w:r>
          <w:t xml:space="preserve"> </w:t>
        </w:r>
      </w:ins>
      <w:ins w:id="1871" w:author="Zach Zukowski (R2 revision)" w:date="2026-05-17T00:00:00Z">
        <w:r>
          <w:t xml:space="preserve">cooperatives from investor-owned firms. The International Cooperative</w:t>
        </w:r>
      </w:ins>
      <w:ins w:id="1872" w:author="Zach Zukowski (R2 revision)" w:date="2026-05-17T00:00:00Z">
        <w:r>
          <w:t xml:space="preserve"> </w:t>
        </w:r>
      </w:ins>
      <w:ins w:id="1873" w:author="Zach Zukowski (R2 revision)" w:date="2026-05-17T00:00:00Z">
        <w:r>
          <w:t xml:space="preserve">Alliance's seven cooperative principles (ICA, 1995), including</w:t>
        </w:r>
      </w:ins>
      <w:ins w:id="1874" w:author="Zach Zukowski (R2 revision)" w:date="2026-05-17T00:00:00Z">
        <w:r>
          <w:t xml:space="preserve"> </w:t>
        </w:r>
      </w:ins>
      <w:ins w:id="1875" w:author="Zach Zukowski (R2 revision)" w:date="2026-05-17T00:00:00Z">
        <w:r>
          <w:t xml:space="preserve">voluntary membership, democratic member control, and concern for</w:t>
        </w:r>
      </w:ins>
      <w:ins w:id="1876" w:author="Zach Zukowski (R2 revision)" w:date="2026-05-17T00:00:00Z">
        <w:r>
          <w:t xml:space="preserve"> </w:t>
        </w:r>
      </w:ins>
      <w:ins w:id="1877" w:author="Zach Zukowski (R2 revision)" w:date="2026-05-17T00:00:00Z">
        <w:r>
          <w:t xml:space="preserve">community, map onto legitimacy constraints derived from political</w:t>
        </w:r>
      </w:ins>
      <w:ins w:id="1878" w:author="Zach Zukowski (R2 revision)" w:date="2026-05-17T00:00:00Z">
        <w:r>
          <w:t xml:space="preserve"> </w:t>
        </w:r>
      </w:ins>
      <w:ins w:id="1879" w:author="Zach Zukowski (R2 revision)" w:date="2026-05-17T00:00:00Z">
        <w:r>
          <w:t xml:space="preserve">philosophy.</w:t>
        </w:r>
      </w:ins>
    </w:p>
    <w:p>
      <w:pPr>
        <w:pStyle w:val="BodyText"/>
      </w:pPr>
      <w:ins w:id="1880" w:author="Zach Zukowski (R2 revision)" w:date="2026-05-17T00:00:00Z">
        <w:r>
          <w:t xml:space="preserve">Five structural differences separate protocols from cooperatives. First,</w:t>
        </w:r>
      </w:ins>
      <w:ins w:id="1881" w:author="Zach Zukowski (R2 revision)" w:date="2026-05-17T00:00:00Z">
        <w:r>
          <w:t xml:space="preserve"> </w:t>
        </w:r>
      </w:ins>
      <w:ins w:id="1882" w:author="Zach Zukowski (R2 revision)" w:date="2026-05-17T00:00:00Z">
        <w:r>
          <w:t xml:space="preserve">cooperatives require application and capital contribution; protocols</w:t>
        </w:r>
      </w:ins>
      <w:ins w:id="1883" w:author="Zach Zukowski (R2 revision)" w:date="2026-05-17T00:00:00Z">
        <w:r>
          <w:t xml:space="preserve"> </w:t>
        </w:r>
      </w:ins>
      <w:ins w:id="1884" w:author="Zach Zukowski (R2 revision)" w:date="2026-05-17T00:00:00Z">
        <w:r>
          <w:t xml:space="preserve">permit permissionless entry under pseudonymity. Second, cooperative</w:t>
        </w:r>
      </w:ins>
      <w:ins w:id="1885" w:author="Zach Zukowski (R2 revision)" w:date="2026-05-17T00:00:00Z">
        <w:r>
          <w:t xml:space="preserve"> </w:t>
        </w:r>
      </w:ins>
      <w:ins w:id="1886" w:author="Zach Zukowski (R2 revision)" w:date="2026-05-17T00:00:00Z">
        <w:r>
          <w:t xml:space="preserve">ownership is purchased; well-designed protocol ownership is earned</w:t>
        </w:r>
      </w:ins>
      <w:ins w:id="1887" w:author="Zach Zukowski (R2 revision)" w:date="2026-05-17T00:00:00Z">
        <w:r>
          <w:t xml:space="preserve"> </w:t>
        </w:r>
      </w:ins>
      <w:ins w:id="1888" w:author="Zach Zukowski (R2 revision)" w:date="2026-05-17T00:00:00Z">
        <w:r>
          <w:t xml:space="preserve">through contribution (staking, hardware deployment, service delivery), a</w:t>
        </w:r>
      </w:ins>
      <w:ins w:id="1889" w:author="Zach Zukowski (R2 revision)" w:date="2026-05-17T00:00:00Z">
        <w:r>
          <w:t xml:space="preserve"> </w:t>
        </w:r>
      </w:ins>
      <w:ins w:id="1890" w:author="Zach Zukowski (R2 revision)" w:date="2026-05-17T00:00:00Z">
        <w:r>
          <w:t xml:space="preserve">property Scholz (2016) identifies as the platform-cooperativism premise.</w:t>
        </w:r>
      </w:ins>
      <w:ins w:id="1891" w:author="Zach Zukowski (R2 revision)" w:date="2026-05-17T00:00:00Z">
        <w:r>
          <w:t xml:space="preserve"> </w:t>
        </w:r>
      </w:ins>
      <w:ins w:id="1892" w:author="Zach Zukowski (R2 revision)" w:date="2026-05-17T00:00:00Z">
        <w:r>
          <w:t xml:space="preserve">The governance concentration data presented in Section 3 indicate that</w:t>
        </w:r>
      </w:ins>
      <w:ins w:id="1893" w:author="Zach Zukowski (R2 revision)" w:date="2026-05-17T00:00:00Z">
        <w:r>
          <w:t xml:space="preserve"> </w:t>
        </w:r>
      </w:ins>
      <w:ins w:id="1894" w:author="Zach Zukowski (R2 revision)" w:date="2026-05-17T00:00:00Z">
        <w:r>
          <w:t xml:space="preserve">most protocols have not collapsed the capital-labor boundary in</w:t>
        </w:r>
      </w:ins>
      <w:ins w:id="1895" w:author="Zach Zukowski (R2 revision)" w:date="2026-05-17T00:00:00Z">
        <w:r>
          <w:t xml:space="preserve"> </w:t>
        </w:r>
      </w:ins>
      <w:ins w:id="1896" w:author="Zach Zukowski (R2 revision)" w:date="2026-05-17T00:00:00Z">
        <w:r>
          <w:t xml:space="preserve">practice: holding HHI values span from cooperative-grade distribution</w:t>
        </w:r>
      </w:ins>
      <w:ins w:id="1897" w:author="Zach Zukowski (R2 revision)" w:date="2026-05-17T00:00:00Z">
        <w:r>
          <w:t xml:space="preserve"> </w:t>
        </w:r>
      </w:ins>
      <w:ins w:id="1898" w:author="Zach Zukowski (R2 revision)" w:date="2026-05-17T00:00:00Z">
        <w:r>
          <w:t xml:space="preserve">(Anyone Protocol 0.040) to single-party control. Third, cooperatives</w:t>
        </w:r>
      </w:ins>
      <w:ins w:id="1899" w:author="Zach Zukowski (R2 revision)" w:date="2026-05-17T00:00:00Z">
        <w:r>
          <w:t xml:space="preserve"> </w:t>
        </w:r>
      </w:ins>
      <w:ins w:id="1900" w:author="Zach Zukowski (R2 revision)" w:date="2026-05-17T00:00:00Z">
        <w:r>
          <w:t xml:space="preserve">enforce through bylaws, elected boards, and courts; protocols enforce</w:t>
        </w:r>
      </w:ins>
      <w:ins w:id="1901" w:author="Zach Zukowski (R2 revision)" w:date="2026-05-17T00:00:00Z">
        <w:r>
          <w:t xml:space="preserve"> </w:t>
        </w:r>
      </w:ins>
      <w:ins w:id="1902" w:author="Zach Zukowski (R2 revision)" w:date="2026-05-17T00:00:00Z">
        <w:r>
          <w:t xml:space="preserve">through code, gaining credible neutrality at the cost of contextual</w:t>
        </w:r>
      </w:ins>
      <w:ins w:id="1903" w:author="Zach Zukowski (R2 revision)" w:date="2026-05-17T00:00:00Z">
        <w:r>
          <w:t xml:space="preserve"> </w:t>
        </w:r>
      </w:ins>
      <w:ins w:id="1904" w:author="Zach Zukowski (R2 revision)" w:date="2026-05-17T00:00:00Z">
        <w:r>
          <w:t xml:space="preserve">judgment unless appeal mechanisms are designed in. Fourth, cooperatives</w:t>
        </w:r>
      </w:ins>
      <w:ins w:id="1905" w:author="Zach Zukowski (R2 revision)" w:date="2026-05-17T00:00:00Z">
        <w:r>
          <w:t xml:space="preserve"> </w:t>
        </w:r>
      </w:ins>
      <w:ins w:id="1906" w:author="Zach Zukowski (R2 revision)" w:date="2026-05-17T00:00:00Z">
        <w:r>
          <w:t xml:space="preserve">operate within one jurisdiction's cooperative law; protocols operate</w:t>
        </w:r>
      </w:ins>
      <w:ins w:id="1907" w:author="Zach Zukowski (R2 revision)" w:date="2026-05-17T00:00:00Z">
        <w:r>
          <w:t xml:space="preserve"> </w:t>
        </w:r>
      </w:ins>
      <w:ins w:id="1908" w:author="Zach Zukowski (R2 revision)" w:date="2026-05-17T00:00:00Z">
        <w:r>
          <w:t xml:space="preserve">across jurisdictions simultaneously, making Ostromian polycentricity</w:t>
        </w:r>
      </w:ins>
      <w:ins w:id="1909" w:author="Zach Zukowski (R2 revision)" w:date="2026-05-17T00:00:00Z">
        <w:r>
          <w:t xml:space="preserve"> </w:t>
        </w:r>
      </w:ins>
      <w:ins w:id="1910" w:author="Zach Zukowski (R2 revision)" w:date="2026-05-17T00:00:00Z">
        <w:r>
          <w:t xml:space="preserve">(developed in Section 2.6) a structural necessity rather than a design</w:t>
        </w:r>
      </w:ins>
      <w:ins w:id="1911" w:author="Zach Zukowski (R2 revision)" w:date="2026-05-17T00:00:00Z">
        <w:r>
          <w:t xml:space="preserve"> </w:t>
        </w:r>
      </w:ins>
      <w:ins w:id="1912" w:author="Zach Zukowski (R2 revision)" w:date="2026-05-17T00:00:00Z">
        <w:r>
          <w:t xml:space="preserve">preference. Fifth, cooperative fiscal discipline operates through dues</w:t>
        </w:r>
      </w:ins>
      <w:ins w:id="1913" w:author="Zach Zukowski (R2 revision)" w:date="2026-05-17T00:00:00Z">
        <w:r>
          <w:t xml:space="preserve"> </w:t>
        </w:r>
      </w:ins>
      <w:ins w:id="1914" w:author="Zach Zukowski (R2 revision)" w:date="2026-05-17T00:00:00Z">
        <w:r>
          <w:t xml:space="preserve">and patronage dividends; protocol fiscal discipline operates through</w:t>
        </w:r>
      </w:ins>
      <w:ins w:id="1915" w:author="Zach Zukowski (R2 revision)" w:date="2026-05-17T00:00:00Z">
        <w:r>
          <w:t xml:space="preserve"> </w:t>
        </w:r>
      </w:ins>
      <w:ins w:id="1916" w:author="Zach Zukowski (R2 revision)" w:date="2026-05-17T00:00:00Z">
        <w:r>
          <w:t xml:space="preserve">emissions and burns, with the Spend-to-Reward ratio the protocol</w:t>
        </w:r>
      </w:ins>
      <w:ins w:id="1917" w:author="Zach Zukowski (R2 revision)" w:date="2026-05-17T00:00:00Z">
        <w:r>
          <w:t xml:space="preserve"> </w:t>
        </w:r>
      </w:ins>
      <w:ins w:id="1918" w:author="Zach Zukowski (R2 revision)" w:date="2026-05-17T00:00:00Z">
        <w:r>
          <w:t xml:space="preserve">equivalent of cooperative fiscal sustainability.</w:t>
        </w:r>
      </w:ins>
    </w:p>
    <w:p>
      <w:pPr>
        <w:pStyle w:val="BodyText"/>
      </w:pPr>
      <w:ins w:id="1919" w:author="Zach Zukowski (R2 revision)" w:date="2026-05-17T00:00:00Z">
        <w:r>
          <w:t xml:space="preserve">These distinctions define the contribution space: protocols inherit the</w:t>
        </w:r>
      </w:ins>
      <w:ins w:id="1920" w:author="Zach Zukowski (R2 revision)" w:date="2026-05-17T00:00:00Z">
        <w:r>
          <w:t xml:space="preserve"> </w:t>
        </w:r>
      </w:ins>
      <w:ins w:id="1921" w:author="Zach Zukowski (R2 revision)" w:date="2026-05-17T00:00:00Z">
        <w:r>
          <w:t xml:space="preserve">cooperative's legitimacy challenge (governing collective production</w:t>
        </w:r>
      </w:ins>
      <w:ins w:id="1922" w:author="Zach Zukowski (R2 revision)" w:date="2026-05-17T00:00:00Z">
        <w:r>
          <w:t xml:space="preserve"> </w:t>
        </w:r>
      </w:ins>
      <w:ins w:id="1923" w:author="Zach Zukowski (R2 revision)" w:date="2026-05-17T00:00:00Z">
        <w:r>
          <w:t xml:space="preserve">without a centralized principal) while adding permissionless entry,</w:t>
        </w:r>
      </w:ins>
      <w:ins w:id="1924" w:author="Zach Zukowski (R2 revision)" w:date="2026-05-17T00:00:00Z">
        <w:r>
          <w:t xml:space="preserve"> </w:t>
        </w:r>
      </w:ins>
      <w:ins w:id="1925" w:author="Zach Zukowski (R2 revision)" w:date="2026-05-17T00:00:00Z">
        <w:r>
          <w:t xml:space="preserve">programmable enforcement, and borderless jurisdiction as additional</w:t>
        </w:r>
      </w:ins>
      <w:ins w:id="1926" w:author="Zach Zukowski (R2 revision)" w:date="2026-05-17T00:00:00Z">
        <w:r>
          <w:t xml:space="preserve"> </w:t>
        </w:r>
      </w:ins>
      <w:ins w:id="1927" w:author="Zach Zukowski (R2 revision)" w:date="2026-05-17T00:00:00Z">
        <w:r>
          <w:t xml:space="preserve">design constraints. The polycentric framework in Section 2.6 takes up</w:t>
        </w:r>
      </w:ins>
      <w:ins w:id="1928" w:author="Zach Zukowski (R2 revision)" w:date="2026-05-17T00:00:00Z">
        <w:r>
          <w:t xml:space="preserve"> </w:t>
        </w:r>
      </w:ins>
      <w:ins w:id="1929" w:author="Zach Zukowski (R2 revision)" w:date="2026-05-17T00:00:00Z">
        <w:r>
          <w:t xml:space="preserve">this expanded design space; the empirical results in Section 3 indicate</w:t>
        </w:r>
      </w:ins>
      <w:ins w:id="1930" w:author="Zach Zukowski (R2 revision)" w:date="2026-05-17T00:00:00Z">
        <w:r>
          <w:t xml:space="preserve"> </w:t>
        </w:r>
      </w:ins>
      <w:ins w:id="1931" w:author="Zach Zukowski (R2 revision)" w:date="2026-05-17T00:00:00Z">
        <w:r>
          <w:t xml:space="preserve">how far current protocols remain from satisfying it.</w:t>
        </w:r>
      </w:ins>
    </w:p>
    <w:bookmarkEnd w:id="41"/>
    <w:bookmarkEnd w:id="42"/>
    <w:bookmarkStart w:id="43" w:name="Xf0daa705ba3e7e15c535cfb5e795a9dcac8f960"/>
    <w:p>
      <w:pPr>
        <w:pStyle w:val="Heading2"/>
      </w:pPr>
      <w:ins w:id="1932" w:author="Zach Zukowski (R2 revision)" w:date="2026-05-17T00:00:00Z">
        <w:r>
          <w:t xml:space="preserve">2.5 DePIN and Tokenized Physical Infrastructure: Demand Coupling and Service Verification</w:t>
        </w:r>
      </w:ins>
    </w:p>
    <w:p>
      <w:pPr>
        <w:pStyle w:val="FirstParagraph"/>
      </w:pPr>
      <w:ins w:id="1933" w:author="Zach Zukowski (R2 revision)" w:date="2026-05-17T00:00:00Z">
        <w:r>
          <w:t xml:space="preserve">DePIN expand tokenized coordination into the physical world (Bane &amp;</w:t>
        </w:r>
      </w:ins>
      <w:ins w:id="1934" w:author="Zach Zukowski (R2 revision)" w:date="2026-05-17T00:00:00Z">
        <w:r>
          <w:t xml:space="preserve"> </w:t>
        </w:r>
      </w:ins>
      <w:ins w:id="1935" w:author="Zach Zukowski (R2 revision)" w:date="2026-05-17T00:00:00Z">
        <w:r>
          <w:t xml:space="preserve">Gala, 2025, 2026): hardware deployment, service provision, and</w:t>
        </w:r>
      </w:ins>
      <w:ins w:id="1936" w:author="Zach Zukowski (R2 revision)" w:date="2026-05-17T00:00:00Z">
        <w:r>
          <w:t xml:space="preserve"> </w:t>
        </w:r>
      </w:ins>
      <w:ins w:id="1937" w:author="Zach Zukowski (R2 revision)" w:date="2026-05-17T00:00:00Z">
        <w:r>
          <w:t xml:space="preserve">maintenance. DePIN intensifies the institutional nature of tokenomics</w:t>
        </w:r>
      </w:ins>
      <w:ins w:id="1938" w:author="Zach Zukowski (R2 revision)" w:date="2026-05-17T00:00:00Z">
        <w:r>
          <w:t xml:space="preserve"> </w:t>
        </w:r>
      </w:ins>
      <w:ins w:id="1939" w:author="Zach Zukowski (R2 revision)" w:date="2026-05-17T00:00:00Z">
        <w:r>
          <w:t xml:space="preserve">because it coordinates capital formation (hardware investment), labor</w:t>
        </w:r>
      </w:ins>
      <w:ins w:id="1940" w:author="Zach Zukowski (R2 revision)" w:date="2026-05-17T00:00:00Z">
        <w:r>
          <w:t xml:space="preserve"> </w:t>
        </w:r>
      </w:ins>
      <w:ins w:id="1941" w:author="Zach Zukowski (R2 revision)" w:date="2026-05-17T00:00:00Z">
        <w:r>
          <w:t xml:space="preserve">(operations), and service quality (SLA performance). The result is a</w:t>
        </w:r>
      </w:ins>
      <w:ins w:id="1942" w:author="Zach Zukowski (R2 revision)" w:date="2026-05-17T00:00:00Z">
        <w:r>
          <w:t xml:space="preserve"> </w:t>
        </w:r>
      </w:ins>
      <w:ins w:id="1943" w:author="Zach Zukowski (R2 revision)" w:date="2026-05-17T00:00:00Z">
        <w:r>
          <w:t xml:space="preserve">system that resembles public infrastructure governance more than</w:t>
        </w:r>
      </w:ins>
      <w:ins w:id="1944" w:author="Zach Zukowski (R2 revision)" w:date="2026-05-17T00:00:00Z">
        <w:r>
          <w:t xml:space="preserve"> </w:t>
        </w:r>
      </w:ins>
      <w:ins w:id="1945" w:author="Zach Zukowski (R2 revision)" w:date="2026-05-17T00:00:00Z">
        <w:r>
          <w:t xml:space="preserve">application monetization.</w:t>
        </w:r>
      </w:ins>
    </w:p>
    <w:p>
      <w:pPr>
        <w:pStyle w:val="BodyText"/>
      </w:pPr>
      <w:ins w:id="1946" w:author="Zach Zukowski (R2 revision)" w:date="2026-05-17T00:00:00Z">
        <w:r>
          <w:t xml:space="preserve">Recent taxonomies formalize DePIN as a distinct coordination category</w:t>
        </w:r>
      </w:ins>
      <w:ins w:id="1947" w:author="Zach Zukowski (R2 revision)" w:date="2026-05-17T00:00:00Z">
        <w:r>
          <w:t xml:space="preserve"> </w:t>
        </w:r>
      </w:ins>
      <w:ins w:id="1948" w:author="Zach Zukowski (R2 revision)" w:date="2026-05-17T00:00:00Z">
        <w:r>
          <w:t xml:space="preserve">with three architectural layers spanning distributed ledger,</w:t>
        </w:r>
      </w:ins>
      <w:ins w:id="1949" w:author="Zach Zukowski (R2 revision)" w:date="2026-05-17T00:00:00Z">
        <w:r>
          <w:t xml:space="preserve"> </w:t>
        </w:r>
      </w:ins>
      <w:ins w:id="1950" w:author="Zach Zukowski (R2 revision)" w:date="2026-05-17T00:00:00Z">
        <w:r>
          <w:t xml:space="preserve">cryptoeconomic, and physical infrastructure dimensions (Ballandies et</w:t>
        </w:r>
      </w:ins>
      <w:ins w:id="1951" w:author="Zach Zukowski (R2 revision)" w:date="2026-05-17T00:00:00Z">
        <w:r>
          <w:t xml:space="preserve"> </w:t>
        </w:r>
      </w:ins>
      <w:ins w:id="1952" w:author="Zach Zukowski (R2 revision)" w:date="2026-05-17T00:00:00Z">
        <w:r>
          <w:t xml:space="preserve">al., 2023), while Alshater (2026) synthesizes the token flywheel</w:t>
        </w:r>
      </w:ins>
      <w:ins w:id="1953" w:author="Zach Zukowski (R2 revision)" w:date="2026-05-17T00:00:00Z">
        <w:r>
          <w:t xml:space="preserve"> </w:t>
        </w:r>
      </w:ins>
      <w:ins w:id="1954" w:author="Zach Zukowski (R2 revision)" w:date="2026-05-17T00:00:00Z">
        <w:r>
          <w:t xml:space="preserve">mechanism through which burn-and-mint equilibria bootstrap supply-side</w:t>
        </w:r>
      </w:ins>
      <w:ins w:id="1955" w:author="Zach Zukowski (R2 revision)" w:date="2026-05-17T00:00:00Z">
        <w:r>
          <w:t xml:space="preserve"> </w:t>
        </w:r>
      </w:ins>
      <w:ins w:id="1956" w:author="Zach Zukowski (R2 revision)" w:date="2026-05-17T00:00:00Z">
        <w:r>
          <w:t xml:space="preserve">hardware deployment.</w:t>
        </w:r>
      </w:ins>
    </w:p>
    <w:p>
      <w:pPr>
        <w:pStyle w:val="BodyText"/>
      </w:pPr>
      <w:ins w:id="1957" w:author="Zach Zukowski (R2 revision)" w:date="2026-05-17T00:00:00Z">
        <w:r>
          <w:t xml:space="preserve">A key design pattern in DePIN is dual-asset economics (Voshmgir, 2020)</w:t>
        </w:r>
      </w:ins>
      <w:ins w:id="1958" w:author="Zach Zukowski (R2 revision)" w:date="2026-05-17T00:00:00Z">
        <w:r>
          <w:t xml:space="preserve"> </w:t>
        </w:r>
      </w:ins>
      <w:ins w:id="1959" w:author="Zach Zukowski (R2 revision)" w:date="2026-05-17T00:00:00Z">
        <w:r>
          <w:t xml:space="preserve">separating speculative governance/stake tokens from stable-value usage</w:t>
        </w:r>
      </w:ins>
      <w:ins w:id="1960" w:author="Zach Zukowski (R2 revision)" w:date="2026-05-17T00:00:00Z">
        <w:r>
          <w:t xml:space="preserve"> </w:t>
        </w:r>
      </w:ins>
      <w:ins w:id="1961" w:author="Zach Zukowski (R2 revision)" w:date="2026-05-17T00:00:00Z">
        <w:r>
          <w:t xml:space="preserve">credits. Helium provides a prominent example: network usage is paid in</w:t>
        </w:r>
      </w:ins>
      <w:ins w:id="1962" w:author="Zach Zukowski (R2 revision)" w:date="2026-05-17T00:00:00Z">
        <w:r>
          <w:t xml:space="preserve"> </w:t>
        </w:r>
      </w:ins>
      <w:ins w:id="1963" w:author="Zach Zukowski (R2 revision)" w:date="2026-05-17T00:00:00Z">
        <w:r>
          <w:t xml:space="preserve">Data Credits, a non-transferable utility token used for service payments</w:t>
        </w:r>
      </w:ins>
      <w:ins w:id="1964" w:author="Zach Zukowski (R2 revision)" w:date="2026-05-17T00:00:00Z">
        <w:r>
          <w:t xml:space="preserve"> </w:t>
        </w:r>
      </w:ins>
      <w:ins w:id="1965" w:author="Zach Zukowski (R2 revision)" w:date="2026-05-17T00:00:00Z">
        <w:r>
          <w:t xml:space="preserve">and onboarding actions.</w:t>
        </w:r>
      </w:ins>
      <w:ins w:id="1966" w:author="Zach Zukowski (R2 revision)" w:date="2026-05-17T00:00:00Z">
        <w:r>
          <w:br/>
        </w:r>
      </w:ins>
      <w:ins w:id="1967" w:author="Zach Zukowski (R2 revision)" w:date="2026-05-17T00:00:00Z">
        <w:r>
          <w:t xml:space="preserve">This dual-asset structure motivates a general principle developed later:</w:t>
        </w:r>
      </w:ins>
      <w:ins w:id="1968" w:author="Zach Zukowski (R2 revision)" w:date="2026-05-17T00:00:00Z">
        <w:r>
          <w:t xml:space="preserve"> </w:t>
        </w:r>
      </w:ins>
      <w:ins w:id="1969" w:author="Zach Zukowski (R2 revision)" w:date="2026-05-17T00:00:00Z">
        <w:r>
          <w:t xml:space="preserve">stable-value usage pricing reduces user friction, while governance/stake</w:t>
        </w:r>
      </w:ins>
      <w:ins w:id="1970" w:author="Zach Zukowski (R2 revision)" w:date="2026-05-17T00:00:00Z">
        <w:r>
          <w:t xml:space="preserve"> </w:t>
        </w:r>
      </w:ins>
      <w:ins w:id="1971" w:author="Zach Zukowski (R2 revision)" w:date="2026-05-17T00:00:00Z">
        <w:r>
          <w:t xml:space="preserve">tokens enable long-term alignment and security. Separate simulation work</w:t>
        </w:r>
      </w:ins>
      <w:ins w:id="1972" w:author="Zach Zukowski (R2 revision)" w:date="2026-05-17T00:00:00Z">
        <w:r>
          <w:t xml:space="preserve"> </w:t>
        </w:r>
      </w:ins>
      <w:ins w:id="1973" w:author="Zach Zukowski (R2 revision)" w:date="2026-05-17T00:00:00Z">
        <w:r>
          <w:t xml:space="preserve">stress-tests DePIN mechanism designs under adversarial conditions using</w:t>
        </w:r>
      </w:ins>
      <w:ins w:id="1974" w:author="Zach Zukowski (R2 revision)" w:date="2026-05-17T00:00:00Z">
        <w:r>
          <w:t xml:space="preserve"> </w:t>
        </w:r>
      </w:ins>
      <w:ins w:id="1975" w:author="Zach Zukowski (R2 revision)" w:date="2026-05-17T00:00:00Z">
        <w:r>
          <w:t xml:space="preserve">cadCAD (a Python-based simulation framework), demonstrating that</w:t>
        </w:r>
      </w:ins>
      <w:ins w:id="1976" w:author="Zach Zukowski (R2 revision)" w:date="2026-05-17T00:00:00Z">
        <w:r>
          <w:t xml:space="preserve"> </w:t>
        </w:r>
      </w:ins>
      <w:ins w:id="1977" w:author="Zach Zukowski (R2 revision)" w:date="2026-05-17T00:00:00Z">
        <w:r>
          <w:t xml:space="preserve">mechanism-level choices (emission model, slashing parameters) produce</w:t>
        </w:r>
      </w:ins>
      <w:ins w:id="1978" w:author="Zach Zukowski (R2 revision)" w:date="2026-05-17T00:00:00Z">
        <w:r>
          <w:t xml:space="preserve"> </w:t>
        </w:r>
      </w:ins>
      <w:ins w:id="1979" w:author="Zach Zukowski (R2 revision)" w:date="2026-05-17T00:00:00Z">
        <w:r>
          <w:t xml:space="preserve">macro-level institutional outcomes that the normative framework</w:t>
        </w:r>
      </w:ins>
      <w:ins w:id="1980" w:author="Zach Zukowski (R2 revision)" w:date="2026-05-17T00:00:00Z">
        <w:r>
          <w:t xml:space="preserve"> </w:t>
        </w:r>
      </w:ins>
      <w:ins w:id="1981" w:author="Zach Zukowski (R2 revision)" w:date="2026-05-17T00:00:00Z">
        <w:r>
          <w:t xml:space="preserve">developed here can evaluate.</w:t>
        </w:r>
      </w:ins>
    </w:p>
    <w:bookmarkEnd w:id="43"/>
    <w:bookmarkStart w:id="46" w:name="Xc2d1d07b1e4820d5be2deaab7c7dadd6bb1dea4"/>
    <w:p>
      <w:pPr>
        <w:pStyle w:val="Heading2"/>
      </w:pPr>
      <w:ins w:id="1982" w:author="Zach Zukowski (R2 revision)" w:date="2026-05-17T00:00:00Z">
        <w:r>
          <w:t xml:space="preserve">2.6 Constitutional Political Economy and Polycentric Governance</w:t>
        </w:r>
      </w:ins>
    </w:p>
    <w:bookmarkStart w:id="44" w:name="X307cdd24b7c9badf83aad1013f200984ee0c4ad"/>
    <w:p>
      <w:pPr>
        <w:pStyle w:val="Heading3"/>
      </w:pPr>
      <w:ins w:id="1983" w:author="Zach Zukowski (R2 revision)" w:date="2026-05-17T00:00:00Z">
        <w:r>
          <w:t xml:space="preserve">2.6.1 Constitutions as Rule-Selection Under Constraints</w:t>
        </w:r>
      </w:ins>
    </w:p>
    <w:p>
      <w:pPr>
        <w:pStyle w:val="FirstParagraph"/>
      </w:pPr>
      <w:ins w:id="1984" w:author="Zach Zukowski (R2 revision)" w:date="2026-05-17T00:00:00Z">
        <w:r>
          <w:t xml:space="preserve">Constitutional political economy (Buchanan &amp; Tullock, 1962) treats</w:t>
        </w:r>
      </w:ins>
      <w:ins w:id="1985" w:author="Zach Zukowski (R2 revision)" w:date="2026-05-17T00:00:00Z">
        <w:r>
          <w:t xml:space="preserve"> </w:t>
        </w:r>
      </w:ins>
      <w:ins w:id="1986" w:author="Zach Zukowski (R2 revision)" w:date="2026-05-17T00:00:00Z">
        <w:r>
          <w:t xml:space="preserve">political rules as objects of analysis and choice rather than fixed</w:t>
        </w:r>
      </w:ins>
      <w:ins w:id="1987" w:author="Zach Zukowski (R2 revision)" w:date="2026-05-17T00:00:00Z">
        <w:r>
          <w:t xml:space="preserve"> </w:t>
        </w:r>
      </w:ins>
      <w:ins w:id="1988" w:author="Zach Zukowski (R2 revision)" w:date="2026-05-17T00:00:00Z">
        <w:r>
          <w:t xml:space="preserve">background conditions. Buchanan and Tullock frame constitutions as</w:t>
        </w:r>
      </w:ins>
      <w:ins w:id="1989" w:author="Zach Zukowski (R2 revision)" w:date="2026-05-17T00:00:00Z">
        <w:r>
          <w:t xml:space="preserve"> </w:t>
        </w:r>
      </w:ins>
      <w:ins w:id="1990" w:author="Zach Zukowski (R2 revision)" w:date="2026-05-17T00:00:00Z">
        <w:r>
          <w:t xml:space="preserve">foundational constraints shaping later policy choices and collective</w:t>
        </w:r>
      </w:ins>
      <w:ins w:id="1991" w:author="Zach Zukowski (R2 revision)" w:date="2026-05-17T00:00:00Z">
        <w:r>
          <w:t xml:space="preserve"> </w:t>
        </w:r>
      </w:ins>
      <w:ins w:id="1992" w:author="Zach Zukowski (R2 revision)" w:date="2026-05-17T00:00:00Z">
        <w:r>
          <w:t xml:space="preserve">decisions; this resonates with tokenized systems where</w:t>
        </w:r>
      </w:ins>
      <w:ins w:id="1993" w:author="Zach Zukowski (R2 revision)" w:date="2026-05-17T00:00:00Z">
        <w:r>
          <w:t xml:space="preserve"> </w:t>
        </w:r>
      </w:ins>
      <w:ins w:id="1994" w:author="Zach Zukowski (R2 revision)" w:date="2026-05-17T00:00:00Z">
        <w:r>
          <w:t xml:space="preserve">“hard parameters”</w:t>
        </w:r>
      </w:ins>
      <w:ins w:id="1995" w:author="Zach Zukowski (R2 revision)" w:date="2026-05-17T00:00:00Z">
        <w:r>
          <w:t xml:space="preserve"> </w:t>
        </w:r>
      </w:ins>
      <w:ins w:id="1996" w:author="Zach Zukowski (R2 revision)" w:date="2026-05-17T00:00:00Z">
        <w:r>
          <w:t xml:space="preserve">(e.g., inflation bounds, timelocks, emergency powers) are embedded in</w:t>
        </w:r>
      </w:ins>
      <w:ins w:id="1997" w:author="Zach Zukowski (R2 revision)" w:date="2026-05-17T00:00:00Z">
        <w:r>
          <w:t xml:space="preserve"> </w:t>
        </w:r>
      </w:ins>
      <w:ins w:id="1998" w:author="Zach Zukowski (R2 revision)" w:date="2026-05-17T00:00:00Z">
        <w:r>
          <w:t xml:space="preserve">code. Buchanan and Tullock explicitly describe their work as analyzing</w:t>
        </w:r>
      </w:ins>
      <w:ins w:id="1999" w:author="Zach Zukowski (R2 revision)" w:date="2026-05-17T00:00:00Z">
        <w:r>
          <w:t xml:space="preserve"> </w:t>
        </w:r>
      </w:ins>
      <w:ins w:id="2000" w:author="Zach Zukowski (R2 revision)" w:date="2026-05-17T00:00:00Z">
        <w:r>
          <w:t xml:space="preserve">the political organization of a society of free persons, using economic</w:t>
        </w:r>
      </w:ins>
      <w:ins w:id="2001" w:author="Zach Zukowski (R2 revision)" w:date="2026-05-17T00:00:00Z">
        <w:r>
          <w:t xml:space="preserve"> </w:t>
        </w:r>
      </w:ins>
      <w:ins w:id="2002" w:author="Zach Zukowski (R2 revision)" w:date="2026-05-17T00:00:00Z">
        <w:r>
          <w:t xml:space="preserve">reasoning to examine constitutional constraints.</w:t>
        </w:r>
      </w:ins>
    </w:p>
    <w:p>
      <w:pPr>
        <w:pStyle w:val="BodyText"/>
      </w:pPr>
      <w:ins w:id="2003" w:author="Zach Zukowski (R2 revision)" w:date="2026-05-17T00:00:00Z">
        <w:r>
          <w:t xml:space="preserve">This literature (Buchanan &amp; Tullock, 1962; extended in Brennan &amp;</w:t>
        </w:r>
      </w:ins>
      <w:ins w:id="2004" w:author="Zach Zukowski (R2 revision)" w:date="2026-05-17T00:00:00Z">
        <w:r>
          <w:t xml:space="preserve"> </w:t>
        </w:r>
      </w:ins>
      <w:ins w:id="2005" w:author="Zach Zukowski (R2 revision)" w:date="2026-05-17T00:00:00Z">
        <w:r>
          <w:t xml:space="preserve">Buchanan, 1985, on rule-following and the asymmetry between rules and</w:t>
        </w:r>
      </w:ins>
      <w:ins w:id="2006" w:author="Zach Zukowski (R2 revision)" w:date="2026-05-17T00:00:00Z">
        <w:r>
          <w:t xml:space="preserve"> </w:t>
        </w:r>
      </w:ins>
      <w:ins w:id="2007" w:author="Zach Zukowski (R2 revision)" w:date="2026-05-17T00:00:00Z">
        <w:r>
          <w:t xml:space="preserve">the discretionary decisions they constrain; North, 1990, on the role</w:t>
        </w:r>
      </w:ins>
      <w:ins w:id="2008" w:author="Zach Zukowski (R2 revision)" w:date="2026-05-17T00:00:00Z">
        <w:r>
          <w:t xml:space="preserve"> </w:t>
        </w:r>
      </w:ins>
      <w:ins w:id="2009" w:author="Zach Zukowski (R2 revision)" w:date="2026-05-17T00:00:00Z">
        <w:r>
          <w:t xml:space="preserve">of institutions as humanly-devised constraints structuring economic</w:t>
        </w:r>
      </w:ins>
      <w:ins w:id="2010" w:author="Zach Zukowski (R2 revision)" w:date="2026-05-17T00:00:00Z">
        <w:r>
          <w:t xml:space="preserve"> </w:t>
        </w:r>
      </w:ins>
      <w:ins w:id="2011" w:author="Zach Zukowski (R2 revision)" w:date="2026-05-17T00:00:00Z">
        <w:r>
          <w:t xml:space="preserve">exchange) informs later chapters’ distinction between a protocol’s</w:t>
        </w:r>
      </w:ins>
      <w:ins w:id="2012" w:author="Zach Zukowski (R2 revision)" w:date="2026-05-17T00:00:00Z">
        <w:r>
          <w:t xml:space="preserve"> </w:t>
        </w:r>
      </w:ins>
      <w:ins w:id="2013" w:author="Zach Zukowski (R2 revision)" w:date="2026-05-17T00:00:00Z">
        <w:r>
          <w:t xml:space="preserve">“constitutional layer”</w:t>
        </w:r>
      </w:ins>
      <w:ins w:id="2014" w:author="Zach Zukowski (R2 revision)" w:date="2026-05-17T00:00:00Z">
        <w:r>
          <w:t xml:space="preserve"> </w:t>
        </w:r>
      </w:ins>
      <w:ins w:id="2015" w:author="Zach Zukowski (R2 revision)" w:date="2026-05-17T00:00:00Z">
        <w:r>
          <w:t xml:space="preserve">(hard-to-change constraints) and</w:t>
        </w:r>
      </w:ins>
      <w:ins w:id="2016" w:author="Zach Zukowski (R2 revision)" w:date="2026-05-17T00:00:00Z">
        <w:r>
          <w:t xml:space="preserve"> </w:t>
        </w:r>
      </w:ins>
      <w:ins w:id="2017" w:author="Zach Zukowski (R2 revision)" w:date="2026-05-17T00:00:00Z">
        <w:r>
          <w:t xml:space="preserve">“policy</w:t>
        </w:r>
      </w:ins>
      <w:ins w:id="2018" w:author="Zach Zukowski (R2 revision)" w:date="2026-05-17T00:00:00Z">
        <w:r>
          <w:t xml:space="preserve"> </w:t>
        </w:r>
      </w:ins>
      <w:ins w:id="2019" w:author="Zach Zukowski (R2 revision)" w:date="2026-05-17T00:00:00Z">
        <w:r>
          <w:t xml:space="preserve">layer”</w:t>
        </w:r>
      </w:ins>
      <w:ins w:id="2020" w:author="Zach Zukowski (R2 revision)" w:date="2026-05-17T00:00:00Z">
        <w:r>
          <w:t xml:space="preserve"> </w:t>
        </w:r>
      </w:ins>
      <w:ins w:id="2021" w:author="Zach Zukowski (R2 revision)" w:date="2026-05-17T00:00:00Z">
        <w:r>
          <w:t xml:space="preserve">(adjustable parameters).</w:t>
        </w:r>
      </w:ins>
    </w:p>
    <w:bookmarkEnd w:id="44"/>
    <w:bookmarkStart w:id="45" w:name="ostrom-and-polycentricity"/>
    <w:p>
      <w:pPr>
        <w:pStyle w:val="Heading3"/>
      </w:pPr>
      <w:ins w:id="2022" w:author="Zach Zukowski (R2 revision)" w:date="2026-05-17T00:00:00Z">
        <w:r>
          <w:t xml:space="preserve">2.6.2 Ostrom and Polycentricity</w:t>
        </w:r>
      </w:ins>
    </w:p>
    <w:p>
      <w:pPr>
        <w:pStyle w:val="FirstParagraph"/>
      </w:pPr>
      <w:ins w:id="2023" w:author="Zach Zukowski (R2 revision)" w:date="2026-05-17T00:00:00Z">
        <w:r>
          <w:t xml:space="preserve">Ostrom’s (1990) work provides one of the strongest empirical foundations</w:t>
        </w:r>
      </w:ins>
      <w:ins w:id="2024" w:author="Zach Zukowski (R2 revision)" w:date="2026-05-17T00:00:00Z">
        <w:r>
          <w:t xml:space="preserve"> </w:t>
        </w:r>
      </w:ins>
      <w:ins w:id="2025" w:author="Zach Zukowski (R2 revision)" w:date="2026-05-17T00:00:00Z">
        <w:r>
          <w:t xml:space="preserve">for governance of commons and public service industries, building on</w:t>
        </w:r>
      </w:ins>
      <w:ins w:id="2026" w:author="Zach Zukowski (R2 revision)" w:date="2026-05-17T00:00:00Z">
        <w:r>
          <w:t xml:space="preserve"> </w:t>
        </w:r>
      </w:ins>
      <w:ins w:id="2027" w:author="Zach Zukowski (R2 revision)" w:date="2026-05-17T00:00:00Z">
        <w:r>
          <w:t xml:space="preserve">and overturning Hardin’s (1968)</w:t>
        </w:r>
      </w:ins>
      <w:ins w:id="2028" w:author="Zach Zukowski (R2 revision)" w:date="2026-05-17T00:00:00Z">
        <w:r>
          <w:t xml:space="preserve"> </w:t>
        </w:r>
      </w:ins>
      <w:ins w:id="2029" w:author="Zach Zukowski (R2 revision)" w:date="2026-05-17T00:00:00Z">
        <w:r>
          <w:t xml:space="preserve">“tragedy of the commons”</w:t>
        </w:r>
      </w:ins>
      <w:ins w:id="2030" w:author="Zach Zukowski (R2 revision)" w:date="2026-05-17T00:00:00Z">
        <w:r>
          <w:t xml:space="preserve"> </w:t>
        </w:r>
      </w:ins>
      <w:ins w:id="2031" w:author="Zach Zukowski (R2 revision)" w:date="2026-05-17T00:00:00Z">
        <w:r>
          <w:t xml:space="preserve">by documenting</w:t>
        </w:r>
      </w:ins>
      <w:ins w:id="2032" w:author="Zach Zukowski (R2 revision)" w:date="2026-05-17T00:00:00Z">
        <w:r>
          <w:t xml:space="preserve"> </w:t>
        </w:r>
      </w:ins>
      <w:ins w:id="2033" w:author="Zach Zukowski (R2 revision)" w:date="2026-05-17T00:00:00Z">
        <w:r>
          <w:t xml:space="preserve">sustained commons-management institutions that avoid both privatization</w:t>
        </w:r>
      </w:ins>
      <w:ins w:id="2034" w:author="Zach Zukowski (R2 revision)" w:date="2026-05-17T00:00:00Z">
        <w:r>
          <w:t xml:space="preserve"> </w:t>
        </w:r>
      </w:ins>
      <w:ins w:id="2035" w:author="Zach Zukowski (R2 revision)" w:date="2026-05-17T00:00:00Z">
        <w:r>
          <w:t xml:space="preserve">and centralized state control. Her concept of polycentric governance</w:t>
        </w:r>
      </w:ins>
      <w:ins w:id="2036" w:author="Zach Zukowski (R2 revision)" w:date="2026-05-17T00:00:00Z">
        <w:r>
          <w:t xml:space="preserve"> </w:t>
        </w:r>
      </w:ins>
      <w:ins w:id="2037" w:author="Zach Zukowski (R2 revision)" w:date="2026-05-17T00:00:00Z">
        <w:r>
          <w:t xml:space="preserve">emphasizes multiple overlapping decision centers, local experimentation,</w:t>
        </w:r>
      </w:ins>
      <w:ins w:id="2038" w:author="Zach Zukowski (R2 revision)" w:date="2026-05-17T00:00:00Z">
        <w:r>
          <w:t xml:space="preserve"> </w:t>
        </w:r>
      </w:ins>
      <w:ins w:id="2039" w:author="Zach Zukowski (R2 revision)" w:date="2026-05-17T00:00:00Z">
        <w:r>
          <w:t xml:space="preserve">and rule diversity. Ostrom’s AER article</w:t>
        </w:r>
      </w:ins>
      <w:ins w:id="2040" w:author="Zach Zukowski (R2 revision)" w:date="2026-05-17T00:00:00Z">
        <w:r>
          <w:t xml:space="preserve"> </w:t>
        </w:r>
      </w:ins>
      <w:ins w:id="2041" w:author="Zach Zukowski (R2 revision)" w:date="2026-05-17T00:00:00Z">
        <w:r>
          <w:t xml:space="preserve">explicitly characterizes polycentric systems as alternatives to the</w:t>
        </w:r>
      </w:ins>
      <w:ins w:id="2042" w:author="Zach Zukowski (R2 revision)" w:date="2026-05-17T00:00:00Z">
        <w:r>
          <w:t xml:space="preserve"> </w:t>
        </w:r>
      </w:ins>
      <w:ins w:id="2043" w:author="Zach Zukowski (R2 revision)" w:date="2026-05-17T00:00:00Z">
        <w:r>
          <w:t xml:space="preserve">binary</w:t>
        </w:r>
      </w:ins>
      <w:ins w:id="2044" w:author="Zach Zukowski (R2 revision)" w:date="2026-05-17T00:00:00Z">
        <w:r>
          <w:t xml:space="preserve"> </w:t>
        </w:r>
      </w:ins>
      <w:ins w:id="2045" w:author="Zach Zukowski (R2 revision)" w:date="2026-05-17T00:00:00Z">
        <w:r>
          <w:t xml:space="preserve">“market vs state”</w:t>
        </w:r>
      </w:ins>
      <w:ins w:id="2046" w:author="Zach Zukowski (R2 revision)" w:date="2026-05-17T00:00:00Z">
        <w:r>
          <w:t xml:space="preserve"> </w:t>
        </w:r>
      </w:ins>
      <w:ins w:id="2047" w:author="Zach Zukowski (R2 revision)" w:date="2026-05-17T00:00:00Z">
        <w:r>
          <w:t xml:space="preserve">framing, offering an analytical framework for</w:t>
        </w:r>
      </w:ins>
      <w:ins w:id="2048" w:author="Zach Zukowski (R2 revision)" w:date="2026-05-17T00:00:00Z">
        <w:r>
          <w:t xml:space="preserve"> </w:t>
        </w:r>
      </w:ins>
      <w:ins w:id="2049" w:author="Zach Zukowski (R2 revision)" w:date="2026-05-17T00:00:00Z">
        <w:r>
          <w:t xml:space="preserve">complex economic systems with multi-level governance. Van Vulpen and</w:t>
        </w:r>
      </w:ins>
      <w:ins w:id="2050" w:author="Zach Zukowski (R2 revision)" w:date="2026-05-17T00:00:00Z">
        <w:r>
          <w:t xml:space="preserve"> </w:t>
        </w:r>
      </w:ins>
      <w:ins w:id="2051" w:author="Zach Zukowski (R2 revision)" w:date="2026-05-17T00:00:00Z">
        <w:r>
          <w:t xml:space="preserve">Jansen (2023) map Ostrom’s eight design principles to DAO governance</w:t>
        </w:r>
      </w:ins>
      <w:ins w:id="2052" w:author="Zach Zukowski (R2 revision)" w:date="2026-05-17T00:00:00Z">
        <w:r>
          <w:t xml:space="preserve"> </w:t>
        </w:r>
      </w:ins>
      <w:ins w:id="2053" w:author="Zach Zukowski (R2 revision)" w:date="2026-05-17T00:00:00Z">
        <w:r>
          <w:t xml:space="preserve">structures, providing a standardized evaluation framework for collective</w:t>
        </w:r>
      </w:ins>
      <w:ins w:id="2054" w:author="Zach Zukowski (R2 revision)" w:date="2026-05-17T00:00:00Z">
        <w:r>
          <w:t xml:space="preserve"> </w:t>
        </w:r>
      </w:ins>
      <w:ins w:id="2055" w:author="Zach Zukowski (R2 revision)" w:date="2026-05-17T00:00:00Z">
        <w:r>
          <w:t xml:space="preserve">action sustainability; the scoring rubric developed here (Table 1)</w:t>
        </w:r>
      </w:ins>
      <w:ins w:id="2056" w:author="Zach Zukowski (R2 revision)" w:date="2026-05-17T00:00:00Z">
        <w:r>
          <w:t xml:space="preserve"> </w:t>
        </w:r>
      </w:ins>
      <w:ins w:id="2057" w:author="Zach Zukowski (R2 revision)" w:date="2026-05-17T00:00:00Z">
        <w:r>
          <w:t xml:space="preserve">extends their mapping by adding four non-Ostromian traditions and</w:t>
        </w:r>
      </w:ins>
      <w:ins w:id="2058" w:author="Zach Zukowski (R2 revision)" w:date="2026-05-17T00:00:00Z">
        <w:r>
          <w:t xml:space="preserve"> </w:t>
        </w:r>
      </w:ins>
      <w:ins w:id="2059" w:author="Zach Zukowski (R2 revision)" w:date="2026-05-17T00:00:00Z">
        <w:r>
          <w:t xml:space="preserve">operationalizing the resulting criteria through quantitative governance</w:t>
        </w:r>
      </w:ins>
      <w:ins w:id="2060" w:author="Zach Zukowski (R2 revision)" w:date="2026-05-17T00:00:00Z">
        <w:r>
          <w:t xml:space="preserve"> </w:t>
        </w:r>
      </w:ins>
      <w:ins w:id="2061" w:author="Zach Zukowski (R2 revision)" w:date="2026-05-17T00:00:00Z">
        <w:r>
          <w:t xml:space="preserve">concentration data. Li and Chen (2024) conceptualize DAOs as collective</w:t>
        </w:r>
      </w:ins>
      <w:ins w:id="2062" w:author="Zach Zukowski (R2 revision)" w:date="2026-05-17T00:00:00Z">
        <w:r>
          <w:t xml:space="preserve"> </w:t>
        </w:r>
      </w:ins>
      <w:ins w:id="2063" w:author="Zach Zukowski (R2 revision)" w:date="2026-05-17T00:00:00Z">
        <w:r>
          <w:t xml:space="preserve">stewards of digital commons, adapting Ostrom’s design principles to</w:t>
        </w:r>
      </w:ins>
      <w:ins w:id="2064" w:author="Zach Zukowski (R2 revision)" w:date="2026-05-17T00:00:00Z">
        <w:r>
          <w:t xml:space="preserve"> </w:t>
        </w:r>
      </w:ins>
      <w:ins w:id="2065" w:author="Zach Zukowski (R2 revision)" w:date="2026-05-17T00:00:00Z">
        <w:r>
          <w:t xml:space="preserve">emphasize equitable distribution of decision-making authority; the</w:t>
        </w:r>
      </w:ins>
      <w:ins w:id="2066" w:author="Zach Zukowski (R2 revision)" w:date="2026-05-17T00:00:00Z">
        <w:r>
          <w:t xml:space="preserve"> </w:t>
        </w:r>
      </w:ins>
      <w:ins w:id="2067" w:author="Zach Zukowski (R2 revision)" w:date="2026-05-17T00:00:00Z">
        <w:r>
          <w:t xml:space="preserve">governance concentration data in Section 3 test whether operating</w:t>
        </w:r>
      </w:ins>
      <w:ins w:id="2068" w:author="Zach Zukowski (R2 revision)" w:date="2026-05-17T00:00:00Z">
        <w:r>
          <w:t xml:space="preserve"> </w:t>
        </w:r>
      </w:ins>
      <w:ins w:id="2069" w:author="Zach Zukowski (R2 revision)" w:date="2026-05-17T00:00:00Z">
        <w:r>
          <w:t xml:space="preserve">protocols achieve the distributional outcomes this framing requires. De</w:t>
        </w:r>
      </w:ins>
      <w:ins w:id="2070" w:author="Zach Zukowski (R2 revision)" w:date="2026-05-17T00:00:00Z">
        <w:r>
          <w:t xml:space="preserve"> </w:t>
        </w:r>
      </w:ins>
      <w:ins w:id="2071" w:author="Zach Zukowski (R2 revision)" w:date="2026-05-17T00:00:00Z">
        <w:r>
          <w:t xml:space="preserve">Filippi et al. (2024) analyze overlapping decision-making structures in</w:t>
        </w:r>
      </w:ins>
      <w:ins w:id="2072" w:author="Zach Zukowski (R2 revision)" w:date="2026-05-17T00:00:00Z">
        <w:r>
          <w:t xml:space="preserve"> </w:t>
        </w:r>
      </w:ins>
      <w:ins w:id="2073" w:author="Zach Zukowski (R2 revision)" w:date="2026-05-17T00:00:00Z">
        <w:r>
          <w:t xml:space="preserve">blockchain systems through Ostrom’s polycentricity framework,</w:t>
        </w:r>
      </w:ins>
      <w:ins w:id="2074" w:author="Zach Zukowski (R2 revision)" w:date="2026-05-17T00:00:00Z">
        <w:r>
          <w:t xml:space="preserve"> </w:t>
        </w:r>
      </w:ins>
      <w:ins w:id="2075" w:author="Zach Zukowski (R2 revision)" w:date="2026-05-17T00:00:00Z">
        <w:r>
          <w:t xml:space="preserve">identifying structure, process, and outcome dimensions that map onto the</w:t>
        </w:r>
      </w:ins>
      <w:ins w:id="2076" w:author="Zach Zukowski (R2 revision)" w:date="2026-05-17T00:00:00Z">
        <w:r>
          <w:t xml:space="preserve"> </w:t>
        </w:r>
      </w:ins>
      <w:ins w:id="2077" w:author="Zach Zukowski (R2 revision)" w:date="2026-05-17T00:00:00Z">
        <w:r>
          <w:t xml:space="preserve">governance concentration, delegation, and participation metrics measured</w:t>
        </w:r>
      </w:ins>
      <w:ins w:id="2078" w:author="Zach Zukowski (R2 revision)" w:date="2026-05-17T00:00:00Z">
        <w:r>
          <w:t xml:space="preserve"> </w:t>
        </w:r>
      </w:ins>
      <w:ins w:id="2079" w:author="Zach Zukowski (R2 revision)" w:date="2026-05-17T00:00:00Z">
        <w:r>
          <w:t xml:space="preserve">here.</w:t>
        </w:r>
      </w:ins>
    </w:p>
    <w:p>
      <w:pPr>
        <w:pStyle w:val="BodyText"/>
      </w:pPr>
      <w:ins w:id="2080" w:author="Zach Zukowski (R2 revision)" w:date="2026-05-17T00:00:00Z">
        <w:r>
          <w:t xml:space="preserve">Polycentricity (Ostrom, 1990) is particularly salient for DePIN, where</w:t>
        </w:r>
      </w:ins>
      <w:ins w:id="2081" w:author="Zach Zukowski (R2 revision)" w:date="2026-05-17T00:00:00Z">
        <w:r>
          <w:t xml:space="preserve"> </w:t>
        </w:r>
      </w:ins>
      <w:ins w:id="2082" w:author="Zach Zukowski (R2 revision)" w:date="2026-05-17T00:00:00Z">
        <w:r>
          <w:t xml:space="preserve">service conditions differ across geography and where local knowledge is</w:t>
        </w:r>
      </w:ins>
      <w:ins w:id="2083" w:author="Zach Zukowski (R2 revision)" w:date="2026-05-17T00:00:00Z">
        <w:r>
          <w:t xml:space="preserve"> </w:t>
        </w:r>
      </w:ins>
      <w:ins w:id="2084" w:author="Zach Zukowski (R2 revision)" w:date="2026-05-17T00:00:00Z">
        <w:r>
          <w:t xml:space="preserve">crucial for operational decisions. The paper later proposes polycentric</w:t>
        </w:r>
      </w:ins>
      <w:ins w:id="2085" w:author="Zach Zukowski (R2 revision)" w:date="2026-05-17T00:00:00Z">
        <w:r>
          <w:t xml:space="preserve"> </w:t>
        </w:r>
      </w:ins>
      <w:ins w:id="2086" w:author="Zach Zukowski (R2 revision)" w:date="2026-05-17T00:00:00Z">
        <w:r>
          <w:t xml:space="preserve">sub-DAOs/councils as governance primitives for range-based or</w:t>
        </w:r>
      </w:ins>
      <w:ins w:id="2087" w:author="Zach Zukowski (R2 revision)" w:date="2026-05-17T00:00:00Z">
        <w:r>
          <w:t xml:space="preserve"> </w:t>
        </w:r>
      </w:ins>
      <w:ins w:id="2088" w:author="Zach Zukowski (R2 revision)" w:date="2026-05-17T00:00:00Z">
        <w:r>
          <w:t xml:space="preserve">region-based tuning.</w:t>
        </w:r>
      </w:ins>
    </w:p>
    <w:bookmarkEnd w:id="45"/>
    <w:bookmarkEnd w:id="46"/>
    <w:bookmarkStart w:id="47" w:name="Xd0adb4b9a2eb2992bd6cd51232a3cb98c3ff28e"/>
    <w:p>
      <w:pPr>
        <w:pStyle w:val="Heading2"/>
      </w:pPr>
      <w:ins w:id="2089" w:author="Zach Zukowski (R2 revision)" w:date="2026-05-17T00:00:00Z">
        <w:r>
          <w:t xml:space="preserve">2.7 Political Philosophy as Legitimacy Specification</w:t>
        </w:r>
      </w:ins>
    </w:p>
    <w:p>
      <w:pPr>
        <w:pStyle w:val="FirstParagraph"/>
      </w:pPr>
      <w:ins w:id="2090" w:author="Zach Zukowski (R2 revision)" w:date="2026-05-17T00:00:00Z">
        <w:r>
          <w:t xml:space="preserve">Five normative traditions constrain how legitimate institutional design</w:t>
        </w:r>
      </w:ins>
      <w:ins w:id="2091" w:author="Zach Zukowski (R2 revision)" w:date="2026-05-17T00:00:00Z">
        <w:r>
          <w:t xml:space="preserve"> </w:t>
        </w:r>
      </w:ins>
      <w:ins w:id="2092" w:author="Zach Zukowski (R2 revision)" w:date="2026-05-17T00:00:00Z">
        <w:r>
          <w:t xml:space="preserve">should look. Kant’s (1785/1997) publicity principle holds that political</w:t>
        </w:r>
      </w:ins>
      <w:ins w:id="2093" w:author="Zach Zukowski (R2 revision)" w:date="2026-05-17T00:00:00Z">
        <w:r>
          <w:t xml:space="preserve"> </w:t>
        </w:r>
      </w:ins>
      <w:ins w:id="2094" w:author="Zach Zukowski (R2 revision)" w:date="2026-05-17T00:00:00Z">
        <w:r>
          <w:t xml:space="preserve">maxims must be capable of public avowal and that coercion (slashing,</w:t>
        </w:r>
      </w:ins>
      <w:ins w:id="2095" w:author="Zach Zukowski (R2 revision)" w:date="2026-05-17T00:00:00Z">
        <w:r>
          <w:t xml:space="preserve"> </w:t>
        </w:r>
      </w:ins>
      <w:ins w:id="2096" w:author="Zach Zukowski (R2 revision)" w:date="2026-05-17T00:00:00Z">
        <w:r>
          <w:t xml:space="preserve">bans, parameter changes) is legitimate only when grounded in transparent</w:t>
        </w:r>
      </w:ins>
      <w:ins w:id="2097" w:author="Zach Zukowski (R2 revision)" w:date="2026-05-17T00:00:00Z">
        <w:r>
          <w:t xml:space="preserve"> </w:t>
        </w:r>
      </w:ins>
      <w:ins w:id="2098" w:author="Zach Zukowski (R2 revision)" w:date="2026-05-17T00:00:00Z">
        <w:r>
          <w:t xml:space="preserve">and non-arbitrary rules. Republican freedom as non-domination (Pettit</w:t>
        </w:r>
      </w:ins>
      <w:ins w:id="2099" w:author="Zach Zukowski (R2 revision)" w:date="2026-05-17T00:00:00Z">
        <w:r>
          <w:t xml:space="preserve"> </w:t>
        </w:r>
      </w:ins>
      <w:ins w:id="2100" w:author="Zach Zukowski (R2 revision)" w:date="2026-05-17T00:00:00Z">
        <w:r>
          <w:t xml:space="preserve">1997, building on Skinner’s 1998 historical recovery of the neo-Roman</w:t>
        </w:r>
      </w:ins>
      <w:ins w:id="2101" w:author="Zach Zukowski (R2 revision)" w:date="2026-05-17T00:00:00Z">
        <w:r>
          <w:t xml:space="preserve"> </w:t>
        </w:r>
      </w:ins>
      <w:ins w:id="2102" w:author="Zach Zukowski (R2 revision)" w:date="2026-05-17T00:00:00Z">
        <w:r>
          <w:t xml:space="preserve">tradition; Stanford Encyclopedia of Philosophy 2025) reframes</w:t>
        </w:r>
      </w:ins>
      <w:ins w:id="2103" w:author="Zach Zukowski (R2 revision)" w:date="2026-05-17T00:00:00Z">
        <w:r>
          <w:t xml:space="preserve"> </w:t>
        </w:r>
      </w:ins>
      <w:ins w:id="2104" w:author="Zach Zukowski (R2 revision)" w:date="2026-05-17T00:00:00Z">
        <w:r>
          <w:t xml:space="preserve">legitimacy as protection against arbitrary power rather than mere</w:t>
        </w:r>
      </w:ins>
      <w:ins w:id="2105" w:author="Zach Zukowski (R2 revision)" w:date="2026-05-17T00:00:00Z">
        <w:r>
          <w:t xml:space="preserve"> </w:t>
        </w:r>
      </w:ins>
      <w:ins w:id="2106" w:author="Zach Zukowski (R2 revision)" w:date="2026-05-17T00:00:00Z">
        <w:r>
          <w:t xml:space="preserve">non-interference. Pettit positions non-domination as orthogonal to</w:t>
        </w:r>
      </w:ins>
      <w:ins w:id="2107" w:author="Zach Zukowski (R2 revision)" w:date="2026-05-17T00:00:00Z">
        <w:r>
          <w:t xml:space="preserve"> </w:t>
        </w:r>
      </w:ins>
      <w:ins w:id="2108" w:author="Zach Zukowski (R2 revision)" w:date="2026-05-17T00:00:00Z">
        <w:r>
          <w:t xml:space="preserve">Berlin’s (1958) negative and positive liberty: it is neither pure</w:t>
        </w:r>
      </w:ins>
      <w:ins w:id="2109" w:author="Zach Zukowski (R2 revision)" w:date="2026-05-17T00:00:00Z">
        <w:r>
          <w:t xml:space="preserve"> </w:t>
        </w:r>
      </w:ins>
      <w:ins w:id="2110" w:author="Zach Zukowski (R2 revision)" w:date="2026-05-17T00:00:00Z">
        <w:r>
          <w:t xml:space="preserve">non-interference (Berlin’s negative liberty, which fails to capture</w:t>
        </w:r>
      </w:ins>
      <w:ins w:id="2111" w:author="Zach Zukowski (R2 revision)" w:date="2026-05-17T00:00:00Z">
        <w:r>
          <w:t xml:space="preserve"> </w:t>
        </w:r>
      </w:ins>
      <w:ins w:id="2112" w:author="Zach Zukowski (R2 revision)" w:date="2026-05-17T00:00:00Z">
        <w:r>
          <w:t xml:space="preserve">the freedom-cost of being subject to arbitrary power even when</w:t>
        </w:r>
      </w:ins>
      <w:ins w:id="2113" w:author="Zach Zukowski (R2 revision)" w:date="2026-05-17T00:00:00Z">
        <w:r>
          <w:t xml:space="preserve"> </w:t>
        </w:r>
      </w:ins>
      <w:ins w:id="2114" w:author="Zach Zukowski (R2 revision)" w:date="2026-05-17T00:00:00Z">
        <w:r>
          <w:t xml:space="preserve">interference is not exercised) nor pure self-mastery (Berlin’s</w:t>
        </w:r>
      </w:ins>
      <w:ins w:id="2115" w:author="Zach Zukowski (R2 revision)" w:date="2026-05-17T00:00:00Z">
        <w:r>
          <w:t xml:space="preserve"> </w:t>
        </w:r>
      </w:ins>
      <w:ins w:id="2116" w:author="Zach Zukowski (R2 revision)" w:date="2026-05-17T00:00:00Z">
        <w:r>
          <w:t xml:space="preserve">positive liberty); republican freedom is the structural condition of</w:t>
        </w:r>
      </w:ins>
      <w:ins w:id="2117" w:author="Zach Zukowski (R2 revision)" w:date="2026-05-17T00:00:00Z">
        <w:r>
          <w:t xml:space="preserve"> </w:t>
        </w:r>
      </w:ins>
      <w:ins w:id="2118" w:author="Zach Zukowski (R2 revision)" w:date="2026-05-17T00:00:00Z">
        <w:r>
          <w:t xml:space="preserve">not being subject to arbitrary will, distinct from both Berlin</w:t>
        </w:r>
      </w:ins>
      <w:ins w:id="2119" w:author="Zach Zukowski (R2 revision)" w:date="2026-05-17T00:00:00Z">
        <w:r>
          <w:t xml:space="preserve"> </w:t>
        </w:r>
      </w:ins>
      <w:ins w:id="2120" w:author="Zach Zukowski (R2 revision)" w:date="2026-05-17T00:00:00Z">
        <w:r>
          <w:t xml:space="preserve">categories. Pettit distinguishes the freedom-state (non-domination:</w:t>
        </w:r>
      </w:ins>
      <w:ins w:id="2121" w:author="Zach Zukowski (R2 revision)" w:date="2026-05-17T00:00:00Z">
        <w:r>
          <w:t xml:space="preserve"> </w:t>
        </w:r>
      </w:ins>
      <w:ins w:id="2122" w:author="Zach Zukowski (R2 revision)" w:date="2026-05-17T00:00:00Z">
        <w:r>
          <w:t xml:space="preserve">absence of capacity for arbitrary interference) from the institutional</w:t>
        </w:r>
      </w:ins>
      <w:ins w:id="2123" w:author="Zach Zukowski (R2 revision)" w:date="2026-05-17T00:00:00Z">
        <w:r>
          <w:t xml:space="preserve"> </w:t>
        </w:r>
      </w:ins>
      <w:ins w:id="2124" w:author="Zach Zukowski (R2 revision)" w:date="2026-05-17T00:00:00Z">
        <w:r>
          <w:t xml:space="preserve">mechanism that secures it (contestability: the structured ability to</w:t>
        </w:r>
      </w:ins>
      <w:ins w:id="2125" w:author="Zach Zukowski (R2 revision)" w:date="2026-05-17T00:00:00Z">
        <w:r>
          <w:t xml:space="preserve"> </w:t>
        </w:r>
      </w:ins>
      <w:ins w:id="2126" w:author="Zach Zukowski (R2 revision)" w:date="2026-05-17T00:00:00Z">
        <w:r>
          <w:t xml:space="preserve">challenge governance decisions through appeals, oversight, and bounded</w:t>
        </w:r>
      </w:ins>
      <w:ins w:id="2127" w:author="Zach Zukowski (R2 revision)" w:date="2026-05-17T00:00:00Z">
        <w:r>
          <w:t xml:space="preserve"> </w:t>
        </w:r>
      </w:ins>
      <w:ins w:id="2128" w:author="Zach Zukowski (R2 revision)" w:date="2026-05-17T00:00:00Z">
        <w:r>
          <w:t xml:space="preserve">enforcement discretion). The framework in Section 2.9 operationalizes</w:t>
        </w:r>
      </w:ins>
      <w:ins w:id="2129" w:author="Zach Zukowski (R2 revision)" w:date="2026-05-17T00:00:00Z">
        <w:r>
          <w:t xml:space="preserve"> </w:t>
        </w:r>
      </w:ins>
      <w:ins w:id="2130" w:author="Zach Zukowski (R2 revision)" w:date="2026-05-17T00:00:00Z">
        <w:r>
          <w:t xml:space="preserve">the contestability mechanism in Table 1 and identifies non-domination</w:t>
        </w:r>
      </w:ins>
      <w:ins w:id="2131" w:author="Zach Zukowski (R2 revision)" w:date="2026-05-17T00:00:00Z">
        <w:r>
          <w:t xml:space="preserve"> </w:t>
        </w:r>
      </w:ins>
      <w:ins w:id="2132" w:author="Zach Zukowski (R2 revision)" w:date="2026-05-17T00:00:00Z">
        <w:r>
          <w:t xml:space="preserve">as the goal-state contestability is designed to produce; both concepts</w:t>
        </w:r>
      </w:ins>
      <w:ins w:id="2133" w:author="Zach Zukowski (R2 revision)" w:date="2026-05-17T00:00:00Z">
        <w:r>
          <w:t xml:space="preserve"> </w:t>
        </w:r>
      </w:ins>
      <w:ins w:id="2134" w:author="Zach Zukowski (R2 revision)" w:date="2026-05-17T00:00:00Z">
        <w:r>
          <w:t xml:space="preserve">appear in this paper’s discussion, with the distinction maintained per</w:t>
        </w:r>
      </w:ins>
      <w:ins w:id="2135" w:author="Zach Zukowski (R2 revision)" w:date="2026-05-17T00:00:00Z">
        <w:r>
          <w:t xml:space="preserve"> </w:t>
        </w:r>
      </w:ins>
      <w:ins w:id="2136" w:author="Zach Zukowski (R2 revision)" w:date="2026-05-17T00:00:00Z">
        <w:r>
          <w:t xml:space="preserve">Pettit’s framework. The capability approach (Sen, 1999;</w:t>
        </w:r>
      </w:ins>
      <w:ins w:id="2137" w:author="Zach Zukowski (R2 revision)" w:date="2026-05-17T00:00:00Z">
        <w:r>
          <w:t xml:space="preserve"> </w:t>
        </w:r>
      </w:ins>
      <w:ins w:id="2138" w:author="Zach Zukowski (R2 revision)" w:date="2026-05-17T00:00:00Z">
        <w:r>
          <w:t xml:space="preserve">Nussbaum, 2011) evaluates social arrangements not by aggregate output</w:t>
        </w:r>
      </w:ins>
      <w:ins w:id="2139" w:author="Zach Zukowski (R2 revision)" w:date="2026-05-17T00:00:00Z">
        <w:r>
          <w:t xml:space="preserve"> </w:t>
        </w:r>
      </w:ins>
      <w:ins w:id="2140" w:author="Zach Zukowski (R2 revision)" w:date="2026-05-17T00:00:00Z">
        <w:r>
          <w:t xml:space="preserve">but by the substantive opportunities individuals have to achieve valued</w:t>
        </w:r>
      </w:ins>
      <w:ins w:id="2141" w:author="Zach Zukowski (R2 revision)" w:date="2026-05-17T00:00:00Z">
        <w:r>
          <w:t xml:space="preserve"> </w:t>
        </w:r>
      </w:ins>
      <w:ins w:id="2142" w:author="Zach Zukowski (R2 revision)" w:date="2026-05-17T00:00:00Z">
        <w:r>
          <w:t xml:space="preserve">doings and beings, a frame Yanaka and Heeks (2023) extend to digital</w:t>
        </w:r>
      </w:ins>
      <w:ins w:id="2143" w:author="Zach Zukowski (R2 revision)" w:date="2026-05-17T00:00:00Z">
        <w:r>
          <w:t xml:space="preserve"> </w:t>
        </w:r>
      </w:ins>
      <w:ins w:id="2144" w:author="Zach Zukowski (R2 revision)" w:date="2026-05-17T00:00:00Z">
        <w:r>
          <w:t xml:space="preserve">platform labor and which applies directly to DePIN operators whose</w:t>
        </w:r>
      </w:ins>
      <w:ins w:id="2145" w:author="Zach Zukowski (R2 revision)" w:date="2026-05-17T00:00:00Z">
        <w:r>
          <w:t xml:space="preserve"> </w:t>
        </w:r>
      </w:ins>
      <w:ins w:id="2146" w:author="Zach Zukowski (R2 revision)" w:date="2026-05-17T00:00:00Z">
        <w:r>
          <w:t xml:space="preserve">hardware lock-in constrains exit options. Hayek’s (1945)</w:t>
        </w:r>
      </w:ins>
      <w:ins w:id="2147" w:author="Zach Zukowski (R2 revision)" w:date="2026-05-17T00:00:00Z">
        <w:r>
          <w:t xml:space="preserve"> </w:t>
        </w:r>
      </w:ins>
      <w:ins w:id="2148" w:author="Zach Zukowski (R2 revision)" w:date="2026-05-17T00:00:00Z">
        <w:r>
          <w:t xml:space="preserve">“Use of</w:t>
        </w:r>
      </w:ins>
      <w:ins w:id="2149" w:author="Zach Zukowski (R2 revision)" w:date="2026-05-17T00:00:00Z">
        <w:r>
          <w:t xml:space="preserve"> </w:t>
        </w:r>
      </w:ins>
      <w:ins w:id="2150" w:author="Zach Zukowski (R2 revision)" w:date="2026-05-17T00:00:00Z">
        <w:r>
          <w:t xml:space="preserve">Knowledge in Society”</w:t>
        </w:r>
      </w:ins>
      <w:ins w:id="2151" w:author="Zach Zukowski (R2 revision)" w:date="2026-05-17T00:00:00Z">
        <w:r>
          <w:t xml:space="preserve"> </w:t>
        </w:r>
      </w:ins>
      <w:ins w:id="2152" w:author="Zach Zukowski (R2 revision)" w:date="2026-05-17T00:00:00Z">
        <w:r>
          <w:t xml:space="preserve">argues that dispersed local information cannot be</w:t>
        </w:r>
      </w:ins>
      <w:ins w:id="2153" w:author="Zach Zukowski (R2 revision)" w:date="2026-05-17T00:00:00Z">
        <w:r>
          <w:t xml:space="preserve"> </w:t>
        </w:r>
      </w:ins>
      <w:ins w:id="2154" w:author="Zach Zukowski (R2 revision)" w:date="2026-05-17T00:00:00Z">
        <w:r>
          <w:t xml:space="preserve">replicated by centralized planning, providing both a critique of static</w:t>
        </w:r>
      </w:ins>
      <w:ins w:id="2155" w:author="Zach Zukowski (R2 revision)" w:date="2026-05-17T00:00:00Z">
        <w:r>
          <w:t xml:space="preserve"> </w:t>
        </w:r>
      </w:ins>
      <w:ins w:id="2156" w:author="Zach Zukowski (R2 revision)" w:date="2026-05-17T00:00:00Z">
        <w:r>
          <w:t xml:space="preserve">parameter-setting and a positive case for governance designs that</w:t>
        </w:r>
      </w:ins>
      <w:ins w:id="2157" w:author="Zach Zukowski (R2 revision)" w:date="2026-05-17T00:00:00Z">
        <w:r>
          <w:t xml:space="preserve"> </w:t>
        </w:r>
      </w:ins>
      <w:ins w:id="2158" w:author="Zach Zukowski (R2 revision)" w:date="2026-05-17T00:00:00Z">
        <w:r>
          <w:t xml:space="preserve">incorporate edge-level signals.</w:t>
        </w:r>
      </w:ins>
    </w:p>
    <w:p>
      <w:pPr>
        <w:pStyle w:val="BodyText"/>
      </w:pPr>
      <w:ins w:id="2159" w:author="Zach Zukowski (R2 revision)" w:date="2026-05-17T00:00:00Z">
        <w:r>
          <w:t xml:space="preserve">A fifth tradition addresses the data-and-identity infrastructure that</w:t>
        </w:r>
      </w:ins>
      <w:ins w:id="2160" w:author="Zach Zukowski (R2 revision)" w:date="2026-05-17T00:00:00Z">
        <w:r>
          <w:t xml:space="preserve"> </w:t>
        </w:r>
      </w:ins>
      <w:ins w:id="2161" w:author="Zach Zukowski (R2 revision)" w:date="2026-05-17T00:00:00Z">
        <w:r>
          <w:t xml:space="preserve">tokenized networks require for sybil resistance, proof-of-service, and</w:t>
        </w:r>
      </w:ins>
      <w:ins w:id="2162" w:author="Zach Zukowski (R2 revision)" w:date="2026-05-17T00:00:00Z">
        <w:r>
          <w:t xml:space="preserve"> </w:t>
        </w:r>
      </w:ins>
      <w:ins w:id="2163" w:author="Zach Zukowski (R2 revision)" w:date="2026-05-17T00:00:00Z">
        <w:r>
          <w:t xml:space="preserve">reputation. Nissenbaum’s (2010) framing of privacy as contextual</w:t>
        </w:r>
      </w:ins>
      <w:ins w:id="2164" w:author="Zach Zukowski (R2 revision)" w:date="2026-05-17T00:00:00Z">
        <w:r>
          <w:t xml:space="preserve"> </w:t>
        </w:r>
      </w:ins>
      <w:ins w:id="2165" w:author="Zach Zukowski (R2 revision)" w:date="2026-05-17T00:00:00Z">
        <w:r>
          <w:t xml:space="preserve">integrity treats appropriate information flow as governed by</w:t>
        </w:r>
      </w:ins>
      <w:ins w:id="2166" w:author="Zach Zukowski (R2 revision)" w:date="2026-05-17T00:00:00Z">
        <w:r>
          <w:t xml:space="preserve"> </w:t>
        </w:r>
      </w:ins>
      <w:ins w:id="2167" w:author="Zach Zukowski (R2 revision)" w:date="2026-05-17T00:00:00Z">
        <w:r>
          <w:t xml:space="preserve">context-specific norms; Floridi (2013) extends this into a broader</w:t>
        </w:r>
      </w:ins>
      <w:ins w:id="2168" w:author="Zach Zukowski (R2 revision)" w:date="2026-05-17T00:00:00Z">
        <w:r>
          <w:t xml:space="preserve"> </w:t>
        </w:r>
      </w:ins>
      <w:ins w:id="2169" w:author="Zach Zukowski (R2 revision)" w:date="2026-05-17T00:00:00Z">
        <w:r>
          <w:t xml:space="preserve">information ethics. Together, these frameworks underwrite the design</w:t>
        </w:r>
      </w:ins>
      <w:ins w:id="2170" w:author="Zach Zukowski (R2 revision)" w:date="2026-05-17T00:00:00Z">
        <w:r>
          <w:t xml:space="preserve"> </w:t>
        </w:r>
      </w:ins>
      <w:ins w:id="2171" w:author="Zach Zukowski (R2 revision)" w:date="2026-05-17T00:00:00Z">
        <w:r>
          <w:t xml:space="preserve">claim that token systems relying on ever-expanding telemetry risk</w:t>
        </w:r>
      </w:ins>
      <w:ins w:id="2172" w:author="Zach Zukowski (R2 revision)" w:date="2026-05-17T00:00:00Z">
        <w:r>
          <w:t xml:space="preserve"> </w:t>
        </w:r>
      </w:ins>
      <w:ins w:id="2173" w:author="Zach Zukowski (R2 revision)" w:date="2026-05-17T00:00:00Z">
        <w:r>
          <w:t xml:space="preserve">becoming disciplinary infrastructures unless constrained by contextual</w:t>
        </w:r>
      </w:ins>
      <w:ins w:id="2174" w:author="Zach Zukowski (R2 revision)" w:date="2026-05-17T00:00:00Z">
        <w:r>
          <w:t xml:space="preserve"> </w:t>
        </w:r>
      </w:ins>
      <w:ins w:id="2175" w:author="Zach Zukowski (R2 revision)" w:date="2026-05-17T00:00:00Z">
        <w:r>
          <w:t xml:space="preserve">integrity and proportionality. The five traditions are not isolated</w:t>
        </w:r>
      </w:ins>
      <w:ins w:id="2176" w:author="Zach Zukowski (R2 revision)" w:date="2026-05-17T00:00:00Z">
        <w:r>
          <w:t xml:space="preserve"> </w:t>
        </w:r>
      </w:ins>
      <w:ins w:id="2177" w:author="Zach Zukowski (R2 revision)" w:date="2026-05-17T00:00:00Z">
        <w:r>
          <w:t xml:space="preserve">lenses but complementary specifications of legitimacy, jointly defining</w:t>
        </w:r>
      </w:ins>
      <w:ins w:id="2178" w:author="Zach Zukowski (R2 revision)" w:date="2026-05-17T00:00:00Z">
        <w:r>
          <w:t xml:space="preserve"> </w:t>
        </w:r>
      </w:ins>
      <w:ins w:id="2179" w:author="Zach Zukowski (R2 revision)" w:date="2026-05-17T00:00:00Z">
        <w:r>
          <w:t xml:space="preserve">the design constraints the framework operationalizes in Section 2.9 and</w:t>
        </w:r>
      </w:ins>
      <w:ins w:id="2180" w:author="Zach Zukowski (R2 revision)" w:date="2026-05-17T00:00:00Z">
        <w:r>
          <w:t xml:space="preserve"> </w:t>
        </w:r>
      </w:ins>
      <w:ins w:id="2181" w:author="Zach Zukowski (R2 revision)" w:date="2026-05-17T00:00:00Z">
        <w:r>
          <w:t xml:space="preserve">the scoring rubric in Table 1.</w:t>
        </w:r>
      </w:ins>
    </w:p>
    <w:bookmarkEnd w:id="47"/>
    <w:bookmarkStart w:id="48" w:name="synthesis-and-research-gap"/>
    <w:p>
      <w:pPr>
        <w:pStyle w:val="Heading2"/>
      </w:pPr>
      <w:ins w:id="2182" w:author="Zach Zukowski (R2 revision)" w:date="2026-05-17T00:00:00Z">
        <w:r>
          <w:t xml:space="preserve">2.8 Synthesis and Research Gap</w:t>
        </w:r>
      </w:ins>
    </w:p>
    <w:p>
      <w:pPr>
        <w:pStyle w:val="FirstParagraph"/>
      </w:pPr>
      <w:ins w:id="2183" w:author="Zach Zukowski (R2 revision)" w:date="2026-05-17T00:00:00Z">
        <w:r>
          <w:t xml:space="preserve">Across economics, computer science, political philosophy, and</w:t>
        </w:r>
      </w:ins>
      <w:ins w:id="2184" w:author="Zach Zukowski (R2 revision)" w:date="2026-05-17T00:00:00Z">
        <w:r>
          <w:t xml:space="preserve"> </w:t>
        </w:r>
      </w:ins>
      <w:ins w:id="2185" w:author="Zach Zukowski (R2 revision)" w:date="2026-05-17T00:00:00Z">
        <w:r>
          <w:t xml:space="preserve">institutional analysis, a shared conclusion emerges: tokenized systems</w:t>
        </w:r>
      </w:ins>
      <w:ins w:id="2186" w:author="Zach Zukowski (R2 revision)" w:date="2026-05-17T00:00:00Z">
        <w:r>
          <w:t xml:space="preserve"> </w:t>
        </w:r>
      </w:ins>
      <w:ins w:id="2187" w:author="Zach Zukowski (R2 revision)" w:date="2026-05-17T00:00:00Z">
        <w:r>
          <w:t xml:space="preserve">create constitutions and policies in code (Werner et al., 2022). Yet</w:t>
        </w:r>
      </w:ins>
      <w:ins w:id="2188" w:author="Zach Zukowski (R2 revision)" w:date="2026-05-17T00:00:00Z">
        <w:r>
          <w:t xml:space="preserve"> </w:t>
        </w:r>
      </w:ins>
      <w:ins w:id="2189" w:author="Zach Zukowski (R2 revision)" w:date="2026-05-17T00:00:00Z">
        <w:r>
          <w:t xml:space="preserve">existing literature rarely provides a unified framework linking (i)</w:t>
        </w:r>
      </w:ins>
      <w:ins w:id="2190" w:author="Zach Zukowski (R2 revision)" w:date="2026-05-17T00:00:00Z">
        <w:r>
          <w:t xml:space="preserve"> </w:t>
        </w:r>
      </w:ins>
      <w:ins w:id="2191" w:author="Zach Zukowski (R2 revision)" w:date="2026-05-17T00:00:00Z">
        <w:r>
          <w:t xml:space="preserve">philosophical legitimacy constraints, (ii) tokenomics mechanism design,</w:t>
        </w:r>
      </w:ins>
      <w:ins w:id="2192" w:author="Zach Zukowski (R2 revision)" w:date="2026-05-17T00:00:00Z">
        <w:r>
          <w:t xml:space="preserve"> </w:t>
        </w:r>
      </w:ins>
      <w:ins w:id="2193" w:author="Zach Zukowski (R2 revision)" w:date="2026-05-17T00:00:00Z">
        <w:r>
          <w:t xml:space="preserve">and (iii) measurable outcomes in sustainability, governance quality,</w:t>
        </w:r>
      </w:ins>
      <w:ins w:id="2194" w:author="Zach Zukowski (R2 revision)" w:date="2026-05-17T00:00:00Z">
        <w:r>
          <w:t xml:space="preserve"> </w:t>
        </w:r>
      </w:ins>
      <w:ins w:id="2195" w:author="Zach Zukowski (R2 revision)" w:date="2026-05-17T00:00:00Z">
        <w:r>
          <w:t xml:space="preserve">resilience, and social welfare.</w:t>
        </w:r>
      </w:ins>
    </w:p>
    <w:p>
      <w:pPr>
        <w:pStyle w:val="BodyText"/>
      </w:pPr>
      <w:ins w:id="2196" w:author="Zach Zukowski (R2 revision)" w:date="2026-05-17T00:00:00Z">
        <w:r>
          <w:t xml:space="preserve">The contribution is threefold:</w:t>
        </w:r>
      </w:ins>
    </w:p>
    <w:p>
      <w:pPr>
        <w:pStyle w:val="BodyText"/>
      </w:pPr>
      <w:ins w:id="2197" w:author="Zach Zukowski (R2 revision)" w:date="2026-05-17T00:00:00Z">
        <w:r>
          <w:t xml:space="preserve">an exclusion methodology (Section 3.2) that identifies 69 addresses</w:t>
        </w:r>
      </w:ins>
      <w:ins w:id="2198" w:author="Zach Zukowski (R2 revision)" w:date="2026-05-17T00:00:00Z">
        <w:r>
          <w:t xml:space="preserve"> </w:t>
        </w:r>
      </w:ins>
      <w:ins w:id="2199" w:author="Zach Zukowski (R2 revision)" w:date="2026-05-17T00:00:00Z">
        <w:r>
          <w:t xml:space="preserve">controlled by protocols themselves but appearing on holder lists,</w:t>
        </w:r>
      </w:ins>
      <w:ins w:id="2200" w:author="Zach Zukowski (R2 revision)" w:date="2026-05-17T00:00:00Z">
        <w:r>
          <w:t xml:space="preserve"> </w:t>
        </w:r>
      </w:ins>
      <w:ins w:id="2201" w:author="Zach Zukowski (R2 revision)" w:date="2026-05-17T00:00:00Z">
        <w:r>
          <w:t xml:space="preserve">correcting a measurement artifact in prior work,</w:t>
        </w:r>
      </w:ins>
    </w:p>
    <w:p>
      <w:pPr>
        <w:pStyle w:val="BodyText"/>
      </w:pPr>
      <w:ins w:id="2202" w:author="Zach Zukowski (R2 revision)" w:date="2026-05-17T00:00:00Z">
        <w:r>
          <w:t xml:space="preserve">a cross-sector analysis (Section 3) documenting that sector membership</w:t>
        </w:r>
      </w:ins>
      <w:ins w:id="2203" w:author="Zach Zukowski (R2 revision)" w:date="2026-05-17T00:00:00Z">
        <w:r>
          <w:t xml:space="preserve"> </w:t>
        </w:r>
      </w:ins>
      <w:ins w:id="2204" w:author="Zach Zukowski (R2 revision)" w:date="2026-05-17T00:00:00Z">
        <w:r>
          <w:t xml:space="preserve">predicts concentration after adjusting for protocol age, valuation, and</w:t>
        </w:r>
      </w:ins>
      <w:ins w:id="2205" w:author="Zach Zukowski (R2 revision)" w:date="2026-05-17T00:00:00Z">
        <w:r>
          <w:t xml:space="preserve"> </w:t>
        </w:r>
      </w:ins>
      <w:ins w:id="2206" w:author="Zach Zukowski (R2 revision)" w:date="2026-05-17T00:00:00Z">
        <w:r>
          <w:t xml:space="preserve">insider allocation, while initial allocation, maturity, and subsidy</w:t>
        </w:r>
      </w:ins>
      <w:ins w:id="2207" w:author="Zach Zukowski (R2 revision)" w:date="2026-05-17T00:00:00Z">
        <w:r>
          <w:t xml:space="preserve"> </w:t>
        </w:r>
      </w:ins>
      <w:ins w:id="2208" w:author="Zach Zukowski (R2 revision)" w:date="2026-05-17T00:00:00Z">
        <w:r>
          <w:t xml:space="preserve">intensity do not, and</w:t>
        </w:r>
      </w:ins>
    </w:p>
    <w:p>
      <w:pPr>
        <w:pStyle w:val="BodyText"/>
      </w:pPr>
      <w:ins w:id="2209" w:author="Zach Zukowski (R2 revision)" w:date="2026-05-17T00:00:00Z">
        <w:r>
          <w:t xml:space="preserve">a normative framework (Sections 2.9–2.10) translating five</w:t>
        </w:r>
      </w:ins>
      <w:ins w:id="2210" w:author="Zach Zukowski (R2 revision)" w:date="2026-05-17T00:00:00Z">
        <w:r>
          <w:t xml:space="preserve"> </w:t>
        </w:r>
      </w:ins>
      <w:ins w:id="2211" w:author="Zach Zukowski (R2 revision)" w:date="2026-05-17T00:00:00Z">
        <w:r>
          <w:t xml:space="preserve">political-philosophical traditions into observable design criteria</w:t>
        </w:r>
      </w:ins>
      <w:ins w:id="2212" w:author="Zach Zukowski (R2 revision)" w:date="2026-05-17T00:00:00Z">
        <w:r>
          <w:t xml:space="preserve"> </w:t>
        </w:r>
      </w:ins>
      <w:ins w:id="2213" w:author="Zach Zukowski (R2 revision)" w:date="2026-05-17T00:00:00Z">
        <w:r>
          <w:t xml:space="preserve">through a scoring rubric that other researchers can apply.</w:t>
        </w:r>
      </w:ins>
    </w:p>
    <w:bookmarkEnd w:id="48"/>
    <w:bookmarkStart w:id="61" w:name="theoretical-framework"/>
    <w:p>
      <w:pPr>
        <w:pStyle w:val="Heading2"/>
      </w:pPr>
      <w:ins w:id="2214" w:author="Zach Zukowski (R2 revision)" w:date="2026-05-17T00:00:00Z">
        <w:r>
          <w:t xml:space="preserve">2.9 Theoretical Framework</w:t>
        </w:r>
      </w:ins>
    </w:p>
    <w:bookmarkStart w:id="49" w:name="Xfc461cfb48e0f1d70c5c42657d6f0cea3ab1e36"/>
    <w:p>
      <w:pPr>
        <w:pStyle w:val="Heading3"/>
      </w:pPr>
      <w:ins w:id="2215" w:author="Zach Zukowski (R2 revision)" w:date="2026-05-17T00:00:00Z">
        <w:r>
          <w:t xml:space="preserve">2.9.1 Tokenomics as Applied Political Philosophy</w:t>
        </w:r>
      </w:ins>
    </w:p>
    <w:p>
      <w:pPr>
        <w:pStyle w:val="FirstParagraph"/>
      </w:pPr>
      <w:ins w:id="2216" w:author="Zach Zukowski (R2 revision)" w:date="2026-05-17T00:00:00Z">
        <w:r>
          <w:t xml:space="preserve">Tokenomics is a political-constitutional problem, implicit in protocol</w:t>
        </w:r>
      </w:ins>
      <w:ins w:id="2217" w:author="Zach Zukowski (R2 revision)" w:date="2026-05-17T00:00:00Z">
        <w:r>
          <w:t xml:space="preserve"> </w:t>
        </w:r>
      </w:ins>
      <w:ins w:id="2218" w:author="Zach Zukowski (R2 revision)" w:date="2026-05-17T00:00:00Z">
        <w:r>
          <w:t xml:space="preserve">debates but rarely formalized. Token systems allocate:</w:t>
        </w:r>
      </w:ins>
    </w:p>
    <w:p>
      <w:pPr>
        <w:pStyle w:val="BodyText"/>
      </w:pPr>
      <w:ins w:id="2219" w:author="Zach Zukowski (R2 revision)" w:date="2026-05-17T00:00:00Z">
        <w:r>
          <w:rPr>
            <w:b/>
            <w:bCs/>
          </w:rPr>
          <w:t xml:space="preserve">rights</w:t>
        </w:r>
      </w:ins>
      <w:ins w:id="2220" w:author="Zach Zukowski (R2 revision)" w:date="2026-05-17T00:00:00Z">
        <w:r>
          <w:t xml:space="preserve"> </w:t>
        </w:r>
      </w:ins>
      <w:ins w:id="2221" w:author="Zach Zukowski (R2 revision)" w:date="2026-05-17T00:00:00Z">
        <w:r>
          <w:t xml:space="preserve">(access, governance influence, reward eligibility),</w:t>
        </w:r>
      </w:ins>
    </w:p>
    <w:p>
      <w:pPr>
        <w:pStyle w:val="BodyText"/>
      </w:pPr>
      <w:ins w:id="2222" w:author="Zach Zukowski (R2 revision)" w:date="2026-05-17T00:00:00Z">
        <w:r>
          <w:rPr>
            <w:b/>
            <w:bCs/>
          </w:rPr>
          <w:t xml:space="preserve">duties</w:t>
        </w:r>
      </w:ins>
      <w:ins w:id="2223" w:author="Zach Zukowski (R2 revision)" w:date="2026-05-17T00:00:00Z">
        <w:r>
          <w:t xml:space="preserve"> </w:t>
        </w:r>
      </w:ins>
      <w:ins w:id="2224" w:author="Zach Zukowski (R2 revision)" w:date="2026-05-17T00:00:00Z">
        <w:r>
          <w:t xml:space="preserve">(staking requirements, performance obligations, compliance</w:t>
        </w:r>
      </w:ins>
      <w:ins w:id="2225" w:author="Zach Zukowski (R2 revision)" w:date="2026-05-17T00:00:00Z">
        <w:r>
          <w:t xml:space="preserve"> </w:t>
        </w:r>
      </w:ins>
      <w:ins w:id="2226" w:author="Zach Zukowski (R2 revision)" w:date="2026-05-17T00:00:00Z">
        <w:r>
          <w:t xml:space="preserve">burdens), resources (rewards, treasury allocations), and sanctions</w:t>
        </w:r>
      </w:ins>
      <w:ins w:id="2227" w:author="Zach Zukowski (R2 revision)" w:date="2026-05-17T00:00:00Z">
        <w:r>
          <w:t xml:space="preserve"> </w:t>
        </w:r>
      </w:ins>
      <w:ins w:id="2228" w:author="Zach Zukowski (R2 revision)" w:date="2026-05-17T00:00:00Z">
        <w:r>
          <w:t xml:space="preserve">(slashing conditions, enforcement procedures, dispute resolution).</w:t>
        </w:r>
      </w:ins>
    </w:p>
    <w:p>
      <w:pPr>
        <w:pStyle w:val="BodyText"/>
      </w:pPr>
      <w:ins w:id="2229" w:author="Zach Zukowski (R2 revision)" w:date="2026-05-17T00:00:00Z">
        <w:r>
          <w:t xml:space="preserve">The philosophical question -</w:t>
        </w:r>
      </w:ins>
      <w:ins w:id="2230" w:author="Zach Zukowski (R2 revision)" w:date="2026-05-17T00:00:00Z">
        <w:r>
          <w:t xml:space="preserve"> </w:t>
        </w:r>
      </w:ins>
      <w:ins w:id="2231" w:author="Zach Zukowski (R2 revision)" w:date="2026-05-17T00:00:00Z">
        <w:r>
          <w:t xml:space="preserve">“What makes a rule system legitimate?”</w:t>
        </w:r>
      </w:ins>
      <w:ins w:id="2232" w:author="Zach Zukowski (R2 revision)" w:date="2026-05-17T00:00:00Z">
        <w:r>
          <w:t xml:space="preserve"> </w:t>
        </w:r>
      </w:ins>
      <w:ins w:id="2233" w:author="Zach Zukowski (R2 revision)" w:date="2026-05-17T00:00:00Z">
        <w:r>
          <w:t xml:space="preserve">-</w:t>
        </w:r>
      </w:ins>
      <w:ins w:id="2234" w:author="Zach Zukowski (R2 revision)" w:date="2026-05-17T00:00:00Z">
        <w:r>
          <w:t xml:space="preserve"> </w:t>
        </w:r>
      </w:ins>
      <w:ins w:id="2235" w:author="Zach Zukowski (R2 revision)" w:date="2026-05-17T00:00:00Z">
        <w:r>
          <w:t xml:space="preserve">therefore becomes an engineering question:</w:t>
        </w:r>
      </w:ins>
      <w:ins w:id="2236" w:author="Zach Zukowski (R2 revision)" w:date="2026-05-17T00:00:00Z">
        <w:r>
          <w:t xml:space="preserve"> </w:t>
        </w:r>
      </w:ins>
      <w:ins w:id="2237" w:author="Zach Zukowski (R2 revision)" w:date="2026-05-17T00:00:00Z">
        <w:r>
          <w:t xml:space="preserve">“What mechanism properties</w:t>
        </w:r>
      </w:ins>
      <w:ins w:id="2238" w:author="Zach Zukowski (R2 revision)" w:date="2026-05-17T00:00:00Z">
        <w:r>
          <w:t xml:space="preserve"> </w:t>
        </w:r>
      </w:ins>
      <w:ins w:id="2239" w:author="Zach Zukowski (R2 revision)" w:date="2026-05-17T00:00:00Z">
        <w:r>
          <w:t xml:space="preserve">produce legitimacy under adversarial conditions and pluralistic values?”</w:t>
        </w:r>
      </w:ins>
    </w:p>
    <w:p>
      <w:pPr>
        <w:pStyle w:val="BodyText"/>
      </w:pPr>
      <w:ins w:id="2240" w:author="Zach Zukowski (R2 revision)" w:date="2026-05-17T00:00:00Z">
        <w:r>
          <w:t xml:space="preserve">To integrate cross-disciplinary perspectives, the framework</w:t>
        </w:r>
      </w:ins>
      <w:ins w:id="2241" w:author="Zach Zukowski (R2 revision)" w:date="2026-05-17T00:00:00Z">
        <w:r>
          <w:t xml:space="preserve"> </w:t>
        </w:r>
      </w:ins>
      <w:ins w:id="2242" w:author="Zach Zukowski (R2 revision)" w:date="2026-05-17T00:00:00Z">
        <w:r>
          <w:t xml:space="preserve">distinguishes three levels:</w:t>
        </w:r>
      </w:ins>
    </w:p>
    <w:p>
      <w:pPr>
        <w:pStyle w:val="BodyText"/>
      </w:pPr>
      <w:ins w:id="2243" w:author="Zach Zukowski (R2 revision)" w:date="2026-05-17T00:00:00Z">
        <w:r>
          <w:rPr>
            <w:b/>
            <w:bCs/>
          </w:rPr>
          <w:t xml:space="preserve">Normative constraints</w:t>
        </w:r>
      </w:ins>
      <w:ins w:id="2244" w:author="Zach Zukowski (R2 revision)" w:date="2026-05-17T00:00:00Z">
        <w:r>
          <w:t xml:space="preserve"> </w:t>
        </w:r>
      </w:ins>
      <w:ins w:id="2245" w:author="Zach Zukowski (R2 revision)" w:date="2026-05-17T00:00:00Z">
        <w:r>
          <w:t xml:space="preserve">(philosophical commitments): publicity,</w:t>
        </w:r>
      </w:ins>
      <w:ins w:id="2246" w:author="Zach Zukowski (R2 revision)" w:date="2026-05-17T00:00:00Z">
        <w:r>
          <w:t xml:space="preserve"> </w:t>
        </w:r>
      </w:ins>
      <w:ins w:id="2247" w:author="Zach Zukowski (R2 revision)" w:date="2026-05-17T00:00:00Z">
        <w:r>
          <w:t xml:space="preserve">non-domination, floor protection, capability enhancement, contextual</w:t>
        </w:r>
      </w:ins>
      <w:ins w:id="2248" w:author="Zach Zukowski (R2 revision)" w:date="2026-05-17T00:00:00Z">
        <w:r>
          <w:t xml:space="preserve"> </w:t>
        </w:r>
      </w:ins>
      <w:ins w:id="2249" w:author="Zach Zukowski (R2 revision)" w:date="2026-05-17T00:00:00Z">
        <w:r>
          <w:t xml:space="preserve">integrity.</w:t>
        </w:r>
      </w:ins>
    </w:p>
    <w:p>
      <w:pPr>
        <w:pStyle w:val="BodyText"/>
      </w:pPr>
      <w:ins w:id="2250" w:author="Zach Zukowski (R2 revision)" w:date="2026-05-17T00:00:00Z">
        <w:r>
          <w:rPr>
            <w:b/>
            <w:bCs/>
          </w:rPr>
          <w:t xml:space="preserve">Institutional mechanisms</w:t>
        </w:r>
      </w:ins>
      <w:ins w:id="2251" w:author="Zach Zukowski (R2 revision)" w:date="2026-05-17T00:00:00Z">
        <w:r>
          <w:t xml:space="preserve"> </w:t>
        </w:r>
      </w:ins>
      <w:ins w:id="2252" w:author="Zach Zukowski (R2 revision)" w:date="2026-05-17T00:00:00Z">
        <w:r>
          <w:t xml:space="preserve">(tokenomics primitives): supply,</w:t>
        </w:r>
      </w:ins>
      <w:ins w:id="2253" w:author="Zach Zukowski (R2 revision)" w:date="2026-05-17T00:00:00Z">
        <w:r>
          <w:t xml:space="preserve"> </w:t>
        </w:r>
      </w:ins>
      <w:ins w:id="2254" w:author="Zach Zukowski (R2 revision)" w:date="2026-05-17T00:00:00Z">
        <w:r>
          <w:t xml:space="preserve">distribution, sinks, incentive design, governance architecture,</w:t>
        </w:r>
      </w:ins>
      <w:ins w:id="2255" w:author="Zach Zukowski (R2 revision)" w:date="2026-05-17T00:00:00Z">
        <w:r>
          <w:t xml:space="preserve"> </w:t>
        </w:r>
      </w:ins>
      <w:ins w:id="2256" w:author="Zach Zukowski (R2 revision)" w:date="2026-05-17T00:00:00Z">
        <w:r>
          <w:t xml:space="preserve">enforcement and appeals.</w:t>
        </w:r>
      </w:ins>
    </w:p>
    <w:p>
      <w:pPr>
        <w:pStyle w:val="BodyText"/>
      </w:pPr>
      <w:ins w:id="2257" w:author="Zach Zukowski (R2 revision)" w:date="2026-05-17T00:00:00Z">
        <w:r>
          <w:rPr>
            <w:b/>
            <w:bCs/>
          </w:rPr>
          <w:t xml:space="preserve">Outcomes</w:t>
        </w:r>
      </w:ins>
      <w:ins w:id="2258" w:author="Zach Zukowski (R2 revision)" w:date="2026-05-17T00:00:00Z">
        <w:r>
          <w:t xml:space="preserve">: economic sustainability, resilience, political legitimacy</w:t>
        </w:r>
      </w:ins>
      <w:ins w:id="2259" w:author="Zach Zukowski (R2 revision)" w:date="2026-05-17T00:00:00Z">
        <w:r>
          <w:t xml:space="preserve"> </w:t>
        </w:r>
      </w:ins>
      <w:ins w:id="2260" w:author="Zach Zukowski (R2 revision)" w:date="2026-05-17T00:00:00Z">
        <w:r>
          <w:t xml:space="preserve">(participation, contestability, concentration), and socially meaningful</w:t>
        </w:r>
      </w:ins>
      <w:ins w:id="2261" w:author="Zach Zukowski (R2 revision)" w:date="2026-05-17T00:00:00Z">
        <w:r>
          <w:t xml:space="preserve"> </w:t>
        </w:r>
      </w:ins>
      <w:ins w:id="2262" w:author="Zach Zukowski (R2 revision)" w:date="2026-05-17T00:00:00Z">
        <w:r>
          <w:t xml:space="preserve">gains.</w:t>
        </w:r>
      </w:ins>
    </w:p>
    <w:bookmarkEnd w:id="49"/>
    <w:bookmarkStart w:id="50" w:name="formal-definitions-and-notation"/>
    <w:p>
      <w:pPr>
        <w:pStyle w:val="Heading3"/>
      </w:pPr>
      <w:ins w:id="2263" w:author="Zach Zukowski (R2 revision)" w:date="2026-05-17T00:00:00Z">
        <w:r>
          <w:t xml:space="preserve">2.9.2 Formal Definitions and Notation</w:t>
        </w:r>
      </w:ins>
    </w:p>
    <w:p>
      <w:pPr>
        <w:pStyle w:val="FirstParagraph"/>
      </w:pPr>
      <w:ins w:id="2264" w:author="Zach Zukowski (R2 revision)" w:date="2026-05-17T00:00:00Z">
        <w:r>
          <w:t xml:space="preserve">Definition 1 (Sink and Faucet)</w:t>
        </w:r>
      </w:ins>
    </w:p>
    <w:p>
      <w:pPr>
        <w:pStyle w:val="BodyText"/>
      </w:pPr>
      <w:ins w:id="2265" w:author="Zach Zukowski (R2 revision)" w:date="2026-05-17T00:00:00Z">
        <w:r>
          <w:t xml:space="preserve">A faucet is total net token issuance distributed as rewards or other</w:t>
        </w:r>
      </w:ins>
      <w:ins w:id="2266" w:author="Zach Zukowski (R2 revision)" w:date="2026-05-17T00:00:00Z">
        <w:r>
          <w:t xml:space="preserve"> </w:t>
        </w:r>
      </w:ins>
      <w:ins w:id="2267" w:author="Zach Zukowski (R2 revision)" w:date="2026-05-17T00:00:00Z">
        <w:r>
          <w:t xml:space="preserve">liquid supply increases over a given time window. A sink is any</w:t>
        </w:r>
      </w:ins>
      <w:ins w:id="2268" w:author="Zach Zukowski (R2 revision)" w:date="2026-05-17T00:00:00Z">
        <w:r>
          <w:t xml:space="preserve"> </w:t>
        </w:r>
      </w:ins>
      <w:ins w:id="2269" w:author="Zach Zukowski (R2 revision)" w:date="2026-05-17T00:00:00Z">
        <w:r>
          <w:t xml:space="preserve">mechanism that permanently or temporarily removes tokens from</w:t>
        </w:r>
      </w:ins>
      <w:ins w:id="2270" w:author="Zach Zukowski (R2 revision)" w:date="2026-05-17T00:00:00Z">
        <w:r>
          <w:t xml:space="preserve"> </w:t>
        </w:r>
      </w:ins>
      <w:ins w:id="2271" w:author="Zach Zukowski (R2 revision)" w:date="2026-05-17T00:00:00Z">
        <w:r>
          <w:t xml:space="preserve">circulation: burns, buybacks that retire tokens, or locks that reduce</w:t>
        </w:r>
      </w:ins>
      <w:ins w:id="2272" w:author="Zach Zukowski (R2 revision)" w:date="2026-05-17T00:00:00Z">
        <w:r>
          <w:t xml:space="preserve"> </w:t>
        </w:r>
      </w:ins>
      <w:ins w:id="2273" w:author="Zach Zukowski (R2 revision)" w:date="2026-05-17T00:00:00Z">
        <w:r>
          <w:t xml:space="preserve">tradeable supply. A system exhibits</w:t>
        </w:r>
      </w:ins>
      <w:ins w:id="2274" w:author="Zach Zukowski (R2 revision)" w:date="2026-05-17T00:00:00Z">
        <w:r>
          <w:t xml:space="preserve"> </w:t>
        </w:r>
      </w:ins>
      <w:ins w:id="2275" w:author="Zach Zukowski (R2 revision)" w:date="2026-05-17T00:00:00Z">
        <w:r>
          <w:t xml:space="preserve">“sink-before-faucet”</w:t>
        </w:r>
      </w:ins>
      <w:ins w:id="2276" w:author="Zach Zukowski (R2 revision)" w:date="2026-05-17T00:00:00Z">
        <w:r>
          <w:t xml:space="preserve"> </w:t>
        </w:r>
      </w:ins>
      <w:ins w:id="2277" w:author="Zach Zukowski (R2 revision)" w:date="2026-05-17T00:00:00Z">
        <w:r>
          <w:t xml:space="preserve">discipline when</w:t>
        </w:r>
      </w:ins>
      <w:ins w:id="2278" w:author="Zach Zukowski (R2 revision)" w:date="2026-05-17T00:00:00Z">
        <w:r>
          <w:t xml:space="preserve"> </w:t>
        </w:r>
      </w:ins>
      <w:ins w:id="2279" w:author="Zach Zukowski (R2 revision)" w:date="2026-05-17T00:00:00Z">
        <w:r>
          <w:t xml:space="preserve">sinks are deployed and observable before (or alongside) large-scale</w:t>
        </w:r>
      </w:ins>
      <w:ins w:id="2280" w:author="Zach Zukowski (R2 revision)" w:date="2026-05-17T00:00:00Z">
        <w:r>
          <w:t xml:space="preserve"> </w:t>
        </w:r>
      </w:ins>
      <w:ins w:id="2281" w:author="Zach Zukowski (R2 revision)" w:date="2026-05-17T00:00:00Z">
        <w:r>
          <w:t xml:space="preserve">faucets, providing the demand-coupling discipline that Hypothesis 3</w:t>
        </w:r>
      </w:ins>
      <w:ins w:id="2282" w:author="Zach Zukowski (R2 revision)" w:date="2026-05-17T00:00:00Z">
        <w:r>
          <w:t xml:space="preserve"> </w:t>
        </w:r>
      </w:ins>
      <w:ins w:id="2283" w:author="Zach Zukowski (R2 revision)" w:date="2026-05-17T00:00:00Z">
        <w:r>
          <w:t xml:space="preserve">formalizes.</w:t>
        </w:r>
      </w:ins>
    </w:p>
    <w:p>
      <w:pPr>
        <w:pStyle w:val="BodyText"/>
      </w:pPr>
      <w:ins w:id="2284" w:author="Zach Zukowski (R2 revision)" w:date="2026-05-17T00:00:00Z">
        <w:r>
          <w:t xml:space="preserve">Definition 2 (Spend-to-Reward Ratio, S2R)</w:t>
        </w:r>
      </w:ins>
    </w:p>
    <w:p>
      <w:pPr>
        <w:pStyle w:val="BodyText"/>
      </w:pPr>
      <w:ins w:id="2285" w:author="Zach Zukowski (R2 revision)" w:date="2026-05-17T00:00:00Z">
        <w:r>
          <w:t xml:space="preserve">The Spend-to-Reward Ratio (S2R) is the ratio of demand-side spending</w:t>
        </w:r>
      </w:ins>
      <w:ins w:id="2286" w:author="Zach Zukowski (R2 revision)" w:date="2026-05-17T00:00:00Z">
        <w:r>
          <w:t xml:space="preserve"> </w:t>
        </w:r>
      </w:ins>
      <w:ins w:id="2287" w:author="Zach Zukowski (R2 revision)" w:date="2026-05-17T00:00:00Z">
        <w:r>
          <w:t xml:space="preserve">(tokens removed via sinks) to supply-side issuance (tokens distributed</w:t>
        </w:r>
      </w:ins>
      <w:ins w:id="2288" w:author="Zach Zukowski (R2 revision)" w:date="2026-05-17T00:00:00Z">
        <w:r>
          <w:t xml:space="preserve"> </w:t>
        </w:r>
      </w:ins>
      <w:ins w:id="2289" w:author="Zach Zukowski (R2 revision)" w:date="2026-05-17T00:00:00Z">
        <w:r>
          <w:t xml:space="preserve">via faucets) over a given time window. S2R serves as a fiscal</w:t>
        </w:r>
      </w:ins>
      <w:ins w:id="2290" w:author="Zach Zukowski (R2 revision)" w:date="2026-05-17T00:00:00Z">
        <w:r>
          <w:t xml:space="preserve"> </w:t>
        </w:r>
      </w:ins>
      <w:ins w:id="2291" w:author="Zach Zukowski (R2 revision)" w:date="2026-05-17T00:00:00Z">
        <w:r>
          <w:t xml:space="preserve">sustainability indicator: values below 1.0 mean issuance exceeds</w:t>
        </w:r>
      </w:ins>
      <w:ins w:id="2292" w:author="Zach Zukowski (R2 revision)" w:date="2026-05-17T00:00:00Z">
        <w:r>
          <w:t xml:space="preserve"> </w:t>
        </w:r>
      </w:ins>
      <w:ins w:id="2293" w:author="Zach Zukowski (R2 revision)" w:date="2026-05-17T00:00:00Z">
        <w:r>
          <w:t xml:space="preserve">spending and the system is subsidy-dependent; values above 1.0 mean</w:t>
        </w:r>
      </w:ins>
      <w:ins w:id="2294" w:author="Zach Zukowski (R2 revision)" w:date="2026-05-17T00:00:00Z">
        <w:r>
          <w:t xml:space="preserve"> </w:t>
        </w:r>
      </w:ins>
      <w:ins w:id="2295" w:author="Zach Zukowski (R2 revision)" w:date="2026-05-17T00:00:00Z">
        <w:r>
          <w:t xml:space="preserve">spending offsets issuance and the system is demand-financed. Higher S2R</w:t>
        </w:r>
      </w:ins>
      <w:ins w:id="2296" w:author="Zach Zukowski (R2 revision)" w:date="2026-05-17T00:00:00Z">
        <w:r>
          <w:t xml:space="preserve"> </w:t>
        </w:r>
      </w:ins>
      <w:ins w:id="2297" w:author="Zach Zukowski (R2 revision)" w:date="2026-05-17T00:00:00Z">
        <w:r>
          <w:t xml:space="preserve">implies tighter coupling between usage and token scarcity.</w:t>
        </w:r>
      </w:ins>
    </w:p>
    <w:p>
      <w:pPr>
        <w:pStyle w:val="BodyText"/>
      </w:pPr>
      <w:ins w:id="2298" w:author="Zach Zukowski (R2 revision)" w:date="2026-05-17T00:00:00Z">
        <w:r>
          <w:t xml:space="preserve">Definition 3 (Outcome Domains)</w:t>
        </w:r>
      </w:ins>
    </w:p>
    <w:p>
      <w:pPr>
        <w:pStyle w:val="BodyText"/>
      </w:pPr>
      <w:ins w:id="2299" w:author="Zach Zukowski (R2 revision)" w:date="2026-05-17T00:00:00Z">
        <w:r>
          <w:t xml:space="preserve">Outcomes are grouped into three domains. Economic outcomes include</w:t>
        </w:r>
      </w:ins>
      <w:ins w:id="2300" w:author="Zach Zukowski (R2 revision)" w:date="2026-05-17T00:00:00Z">
        <w:r>
          <w:t xml:space="preserve"> </w:t>
        </w:r>
      </w:ins>
      <w:ins w:id="2301" w:author="Zach Zukowski (R2 revision)" w:date="2026-05-17T00:00:00Z">
        <w:r>
          <w:t xml:space="preserve">sustainability (revenue and fee flow), market quality (liquidity depth</w:t>
        </w:r>
      </w:ins>
      <w:ins w:id="2302" w:author="Zach Zukowski (R2 revision)" w:date="2026-05-17T00:00:00Z">
        <w:r>
          <w:t xml:space="preserve"> </w:t>
        </w:r>
      </w:ins>
      <w:ins w:id="2303" w:author="Zach Zukowski (R2 revision)" w:date="2026-05-17T00:00:00Z">
        <w:r>
          <w:t xml:space="preserve">and slippage), resilience (drawdowns and recovery time), and efficiency.</w:t>
        </w:r>
      </w:ins>
      <w:ins w:id="2304" w:author="Zach Zukowski (R2 revision)" w:date="2026-05-17T00:00:00Z">
        <w:r>
          <w:t xml:space="preserve"> </w:t>
        </w:r>
      </w:ins>
      <w:ins w:id="2305" w:author="Zach Zukowski (R2 revision)" w:date="2026-05-17T00:00:00Z">
        <w:r>
          <w:t xml:space="preserve">Political outcomes include participation rates, concentration (measured</w:t>
        </w:r>
      </w:ins>
      <w:ins w:id="2306" w:author="Zach Zukowski (R2 revision)" w:date="2026-05-17T00:00:00Z">
        <w:r>
          <w:t xml:space="preserve"> </w:t>
        </w:r>
      </w:ins>
      <w:ins w:id="2307" w:author="Zach Zukowski (R2 revision)" w:date="2026-05-17T00:00:00Z">
        <w:r>
          <w:t xml:space="preserve">by HHI and Gini), procedural justice (appeals, timelocks,</w:t>
        </w:r>
      </w:ins>
      <w:ins w:id="2308" w:author="Zach Zukowski (R2 revision)" w:date="2026-05-17T00:00:00Z">
        <w:r>
          <w:t xml:space="preserve"> </w:t>
        </w:r>
      </w:ins>
      <w:ins w:id="2309" w:author="Zach Zukowski (R2 revision)" w:date="2026-05-17T00:00:00Z">
        <w:r>
          <w:t xml:space="preserve">contestability), and rule stability. Social outcomes include capability</w:t>
        </w:r>
      </w:ins>
      <w:ins w:id="2310" w:author="Zach Zukowski (R2 revision)" w:date="2026-05-17T00:00:00Z">
        <w:r>
          <w:t xml:space="preserve"> </w:t>
        </w:r>
      </w:ins>
      <w:ins w:id="2311" w:author="Zach Zukowski (R2 revision)" w:date="2026-05-17T00:00:00Z">
        <w:r>
          <w:t xml:space="preserve">gains, geographic and socioeconomic inclusion, safety, and</w:t>
        </w:r>
      </w:ins>
      <w:ins w:id="2312" w:author="Zach Zukowski (R2 revision)" w:date="2026-05-17T00:00:00Z">
        <w:r>
          <w:t xml:space="preserve"> </w:t>
        </w:r>
      </w:ins>
      <w:ins w:id="2313" w:author="Zach Zukowski (R2 revision)" w:date="2026-05-17T00:00:00Z">
        <w:r>
          <w:t xml:space="preserve">privacy-preserving participation. The Section 3 empirics use</w:t>
        </w:r>
      </w:ins>
      <w:ins w:id="2314" w:author="Zach Zukowski (R2 revision)" w:date="2026-05-17T00:00:00Z">
        <w:r>
          <w:t xml:space="preserve"> </w:t>
        </w:r>
      </w:ins>
      <w:ins w:id="2315" w:author="Zach Zukowski (R2 revision)" w:date="2026-05-17T00:00:00Z">
        <w:r>
          <w:t xml:space="preserve">political-domain metrics; economic and social metrics are</w:t>
        </w:r>
      </w:ins>
      <w:ins w:id="2316" w:author="Zach Zukowski (R2 revision)" w:date="2026-05-17T00:00:00Z">
        <w:r>
          <w:t xml:space="preserve"> </w:t>
        </w:r>
      </w:ins>
      <w:ins w:id="2317" w:author="Zach Zukowski (R2 revision)" w:date="2026-05-17T00:00:00Z">
        <w:r>
          <w:t xml:space="preserve">operationalized in companion studies.</w:t>
        </w:r>
      </w:ins>
    </w:p>
    <w:bookmarkEnd w:id="50"/>
    <w:bookmarkStart w:id="54" w:name="X9849983c1ca6636c589a843190ba12134ed30f1"/>
    <w:p>
      <w:pPr>
        <w:pStyle w:val="Heading3"/>
      </w:pPr>
      <w:ins w:id="2318" w:author="Zach Zukowski (R2 revision)" w:date="2026-05-17T00:00:00Z">
        <w:r>
          <w:t xml:space="preserve">2.9.3 Conceptual Model: From Philosophy to Mechanisms to Outcomes</w:t>
        </w:r>
      </w:ins>
    </w:p>
    <w:p>
      <w:pPr>
        <w:pStyle w:val="FirstParagraph"/>
      </w:pPr>
      <w:ins w:id="2319" w:author="Zach Zukowski (R2 revision)" w:date="2026-05-17T00:00:00Z">
        <w:r>
          <w:t xml:space="preserve">The conceptual model of tokenomics as applied political philosophy</w:t>
        </w:r>
      </w:ins>
      <w:ins w:id="2320" w:author="Zach Zukowski (R2 revision)" w:date="2026-05-17T00:00:00Z">
        <w:r>
          <w:t xml:space="preserve"> </w:t>
        </w:r>
      </w:ins>
      <w:ins w:id="2321" w:author="Zach Zukowski (R2 revision)" w:date="2026-05-17T00:00:00Z">
        <w:r>
          <w:t xml:space="preserve">organizes the framework across four layers, shown in Figure 1.</w:t>
        </w:r>
      </w:ins>
    </w:p>
    <w:p>
      <w:pPr>
        <w:pStyle w:val="BodyText"/>
      </w:pPr>
      <w:ins w:id="2322" w:author="Zach Zukowski (R2 revision)" w:date="2026-05-17T00:00:00Z">
        <w:r>
          <w:drawing>
            <wp:inline>
              <wp:extent cx="5068482" cy="6099367"/>
              <wp:effectExtent b="0" l="0" r="0" t="0"/>
              <wp:docPr descr="" title="" id="52" name="Picture"/>
              <a:graphic>
                <a:graphicData uri="http://schemas.openxmlformats.org/drawingml/2006/picture">
                  <pic:pic>
                    <pic:nvPicPr>
                      <pic:cNvPr descr="media/image3.png" id="53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5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068482" cy="609936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ins>
    </w:p>
    <w:p>
      <w:pPr>
        <w:pStyle w:val="BodyText"/>
      </w:pPr>
      <w:ins w:id="2323" w:author="Zach Zukowski (R2 revision)" w:date="2026-05-17T00:00:00Z">
        <w:r>
          <w:rPr>
            <w:b/>
            <w:bCs/>
            <w:i/>
            <w:iCs/>
          </w:rPr>
          <w:t xml:space="preserve">Figure 1.</w:t>
        </w:r>
      </w:ins>
      <w:ins w:id="2324" w:author="Zach Zukowski (R2 revision)" w:date="2026-05-17T00:00:00Z">
        <w:r>
          <w:rPr>
            <w:i/>
            <w:iCs/>
          </w:rPr>
          <w:t xml:space="preserve"> </w:t>
        </w:r>
      </w:ins>
      <w:ins w:id="2325" w:author="Zach Zukowski (R2 revision)" w:date="2026-05-17T00:00:00Z">
        <w:r>
          <w:rPr>
            <w:i/>
            <w:iCs/>
          </w:rPr>
          <w:t xml:space="preserve">Conceptual model: from philosophical constraints through</w:t>
        </w:r>
      </w:ins>
      <w:ins w:id="2326" w:author="Zach Zukowski (R2 revision)" w:date="2026-05-17T00:00:00Z">
        <w:r>
          <w:rPr>
            <w:i/>
            <w:iCs/>
          </w:rPr>
          <w:t xml:space="preserve"> </w:t>
        </w:r>
      </w:ins>
      <w:ins w:id="2327" w:author="Zach Zukowski (R2 revision)" w:date="2026-05-17T00:00:00Z">
        <w:r>
          <w:rPr>
            <w:i/>
            <w:iCs/>
          </w:rPr>
          <w:t xml:space="preserve">institutional design to outcomes. Philosophical traditions (Layer 1)</w:t>
        </w:r>
      </w:ins>
      <w:ins w:id="2328" w:author="Zach Zukowski (R2 revision)" w:date="2026-05-17T00:00:00Z">
        <w:r>
          <w:rPr>
            <w:i/>
            <w:iCs/>
          </w:rPr>
          <w:t xml:space="preserve"> </w:t>
        </w:r>
      </w:ins>
      <w:ins w:id="2329" w:author="Zach Zukowski (R2 revision)" w:date="2026-05-17T00:00:00Z">
        <w:r>
          <w:rPr>
            <w:i/>
            <w:iCs/>
          </w:rPr>
          <w:t xml:space="preserve">constrain institutional design choices (Layer 2), which shape behavioral</w:t>
        </w:r>
      </w:ins>
      <w:ins w:id="2330" w:author="Zach Zukowski (R2 revision)" w:date="2026-05-17T00:00:00Z">
        <w:r>
          <w:rPr>
            <w:i/>
            <w:iCs/>
          </w:rPr>
          <w:t xml:space="preserve"> </w:t>
        </w:r>
      </w:ins>
      <w:ins w:id="2331" w:author="Zach Zukowski (R2 revision)" w:date="2026-05-17T00:00:00Z">
        <w:r>
          <w:rPr>
            <w:i/>
            <w:iCs/>
          </w:rPr>
          <w:t xml:space="preserve">equilibria (Layer 3) and produce measurable outcomes across economic,</w:t>
        </w:r>
      </w:ins>
      <w:ins w:id="2332" w:author="Zach Zukowski (R2 revision)" w:date="2026-05-17T00:00:00Z">
        <w:r>
          <w:rPr>
            <w:i/>
            <w:iCs/>
          </w:rPr>
          <w:t xml:space="preserve"> </w:t>
        </w:r>
      </w:ins>
      <w:ins w:id="2333" w:author="Zach Zukowski (R2 revision)" w:date="2026-05-17T00:00:00Z">
        <w:r>
          <w:rPr>
            <w:i/>
            <w:iCs/>
          </w:rPr>
          <w:t xml:space="preserve">political, and social domains (Layer 4). Reading the figure: the arrows</w:t>
        </w:r>
      </w:ins>
      <w:ins w:id="2334" w:author="Zach Zukowski (R2 revision)" w:date="2026-05-17T00:00:00Z">
        <w:r>
          <w:rPr>
            <w:i/>
            <w:iCs/>
          </w:rPr>
          <w:t xml:space="preserve"> </w:t>
        </w:r>
      </w:ins>
      <w:ins w:id="2335" w:author="Zach Zukowski (R2 revision)" w:date="2026-05-17T00:00:00Z">
        <w:r>
          <w:rPr>
            <w:i/>
            <w:iCs/>
          </w:rPr>
          <w:t xml:space="preserve">trace the design pipeline from philosophical commitments through</w:t>
        </w:r>
      </w:ins>
      <w:ins w:id="2336" w:author="Zach Zukowski (R2 revision)" w:date="2026-05-17T00:00:00Z">
        <w:r>
          <w:rPr>
            <w:i/>
            <w:iCs/>
          </w:rPr>
          <w:t xml:space="preserve"> </w:t>
        </w:r>
      </w:ins>
      <w:ins w:id="2337" w:author="Zach Zukowski (R2 revision)" w:date="2026-05-17T00:00:00Z">
        <w:r>
          <w:rPr>
            <w:i/>
            <w:iCs/>
          </w:rPr>
          <w:t xml:space="preserve">measurable outcomes; each lens in the rubric is a constraint on</w:t>
        </w:r>
      </w:ins>
      <w:ins w:id="2338" w:author="Zach Zukowski (R2 revision)" w:date="2026-05-17T00:00:00Z">
        <w:r>
          <w:rPr>
            <w:i/>
            <w:iCs/>
          </w:rPr>
          <w:t xml:space="preserve"> </w:t>
        </w:r>
      </w:ins>
      <w:ins w:id="2339" w:author="Zach Zukowski (R2 revision)" w:date="2026-05-17T00:00:00Z">
        <w:r>
          <w:rPr>
            <w:i/>
            <w:iCs/>
          </w:rPr>
          <w:t xml:space="preserve">permissible designs at the corresponding stage.</w:t>
        </w:r>
      </w:ins>
    </w:p>
    <w:p>
      <w:pPr>
        <w:pStyle w:val="BodyText"/>
      </w:pPr>
      <w:ins w:id="2340" w:author="Zach Zukowski (R2 revision)" w:date="2026-05-17T00:00:00Z">
        <w:r>
          <w:t xml:space="preserve">The model’s purpose is explanatory and testable: it identifies where</w:t>
        </w:r>
      </w:ins>
      <w:ins w:id="2341" w:author="Zach Zukowski (R2 revision)" w:date="2026-05-17T00:00:00Z">
        <w:r>
          <w:t xml:space="preserve"> </w:t>
        </w:r>
      </w:ins>
      <w:ins w:id="2342" w:author="Zach Zukowski (R2 revision)" w:date="2026-05-17T00:00:00Z">
        <w:r>
          <w:t xml:space="preserve">philosophical principles enter as constraints, how they shape design</w:t>
        </w:r>
      </w:ins>
      <w:ins w:id="2343" w:author="Zach Zukowski (R2 revision)" w:date="2026-05-17T00:00:00Z">
        <w:r>
          <w:t xml:space="preserve"> </w:t>
        </w:r>
      </w:ins>
      <w:ins w:id="2344" w:author="Zach Zukowski (R2 revision)" w:date="2026-05-17T00:00:00Z">
        <w:r>
          <w:t xml:space="preserve">choices, and how those design choices influence outcomes through</w:t>
        </w:r>
      </w:ins>
      <w:ins w:id="2345" w:author="Zach Zukowski (R2 revision)" w:date="2026-05-17T00:00:00Z">
        <w:r>
          <w:t xml:space="preserve"> </w:t>
        </w:r>
      </w:ins>
      <w:ins w:id="2346" w:author="Zach Zukowski (R2 revision)" w:date="2026-05-17T00:00:00Z">
        <w:r>
          <w:t xml:space="preserve">strategic behavior and system dynamics.</w:t>
        </w:r>
      </w:ins>
    </w:p>
    <w:bookmarkEnd w:id="54"/>
    <w:bookmarkStart w:id="55" w:name="X3451526da5977a8153551804fb0387b0956e381"/>
    <w:p>
      <w:pPr>
        <w:pStyle w:val="Heading3"/>
      </w:pPr>
      <w:ins w:id="2347" w:author="Zach Zukowski (R2 revision)" w:date="2026-05-17T00:00:00Z">
        <w:r>
          <w:t xml:space="preserve">2.9.4 Design Hypotheses (Normative, Testable in Principle)</w:t>
        </w:r>
      </w:ins>
    </w:p>
    <w:p>
      <w:pPr>
        <w:pStyle w:val="FirstParagraph"/>
      </w:pPr>
      <w:ins w:id="2348" w:author="Zach Zukowski (R2 revision)" w:date="2026-05-17T00:00:00Z">
        <w:r>
          <w:t xml:space="preserve">The theoretical framework yields five core design hypotheses linking</w:t>
        </w:r>
      </w:ins>
      <w:ins w:id="2349" w:author="Zach Zukowski (R2 revision)" w:date="2026-05-17T00:00:00Z">
        <w:r>
          <w:t xml:space="preserve"> </w:t>
        </w:r>
      </w:ins>
      <w:ins w:id="2350" w:author="Zach Zukowski (R2 revision)" w:date="2026-05-17T00:00:00Z">
        <w:r>
          <w:t xml:space="preserve">political-philosophical legitimacy constraints to measurable</w:t>
        </w:r>
      </w:ins>
      <w:ins w:id="2351" w:author="Zach Zukowski (R2 revision)" w:date="2026-05-17T00:00:00Z">
        <w:r>
          <w:t xml:space="preserve"> </w:t>
        </w:r>
      </w:ins>
      <w:ins w:id="2352" w:author="Zach Zukowski (R2 revision)" w:date="2026-05-17T00:00:00Z">
        <w:r>
          <w:t xml:space="preserve">institutional properties. This paper evaluates these hypotheses</w:t>
        </w:r>
      </w:ins>
      <w:ins w:id="2353" w:author="Zach Zukowski (R2 revision)" w:date="2026-05-17T00:00:00Z">
        <w:r>
          <w:t xml:space="preserve"> </w:t>
        </w:r>
      </w:ins>
      <w:ins w:id="2354" w:author="Zach Zukowski (R2 revision)" w:date="2026-05-17T00:00:00Z">
        <w:r>
          <w:t xml:space="preserve">primarily using a governance concentration cross-section; hypotheses</w:t>
        </w:r>
      </w:ins>
      <w:ins w:id="2355" w:author="Zach Zukowski (R2 revision)" w:date="2026-05-17T00:00:00Z">
        <w:r>
          <w:t xml:space="preserve"> </w:t>
        </w:r>
      </w:ins>
      <w:ins w:id="2356" w:author="Zach Zukowski (R2 revision)" w:date="2026-05-17T00:00:00Z">
        <w:r>
          <w:t xml:space="preserve">requiring operational demand, incentive dynamics, or participant outcome</w:t>
        </w:r>
      </w:ins>
      <w:ins w:id="2357" w:author="Zach Zukowski (R2 revision)" w:date="2026-05-17T00:00:00Z">
        <w:r>
          <w:t xml:space="preserve"> </w:t>
        </w:r>
      </w:ins>
      <w:ins w:id="2358" w:author="Zach Zukowski (R2 revision)" w:date="2026-05-17T00:00:00Z">
        <w:r>
          <w:t xml:space="preserve">data are evaluated in future work or specified as future measurement</w:t>
        </w:r>
      </w:ins>
      <w:ins w:id="2359" w:author="Zach Zukowski (R2 revision)" w:date="2026-05-17T00:00:00Z">
        <w:r>
          <w:t xml:space="preserve"> </w:t>
        </w:r>
      </w:ins>
      <w:ins w:id="2360" w:author="Zach Zukowski (R2 revision)" w:date="2026-05-17T00:00:00Z">
        <w:r>
          <w:t xml:space="preserve">priorities.</w:t>
        </w:r>
      </w:ins>
    </w:p>
    <w:p>
      <w:pPr>
        <w:pStyle w:val="BodyText"/>
      </w:pPr>
      <w:ins w:id="2361" w:author="Zach Zukowski (R2 revision)" w:date="2026-05-17T00:00:00Z">
        <w:r>
          <w:t xml:space="preserve">Hypothesis 1 (Publicity - Legitimacy Link)</w:t>
        </w:r>
      </w:ins>
    </w:p>
    <w:p>
      <w:pPr>
        <w:pStyle w:val="BodyText"/>
      </w:pPr>
      <w:ins w:id="2362" w:author="Zach Zukowski (R2 revision)" w:date="2026-05-17T00:00:00Z">
        <w:r>
          <w:rPr>
            <w:b/>
            <w:bCs/>
          </w:rPr>
          <w:t xml:space="preserve">Systems that satisfy a strong publicity constraint: transparent rules,</w:t>
        </w:r>
      </w:ins>
      <w:ins w:id="2363" w:author="Zach Zukowski (R2 revision)" w:date="2026-05-17T00:00:00Z">
        <w:r>
          <w:rPr>
            <w:b/>
            <w:bCs/>
          </w:rPr>
          <w:t xml:space="preserve"> </w:t>
        </w:r>
      </w:ins>
      <w:ins w:id="2364" w:author="Zach Zukowski (R2 revision)" w:date="2026-05-17T00:00:00Z">
        <w:r>
          <w:rPr>
            <w:b/>
            <w:bCs/>
          </w:rPr>
          <w:t xml:space="preserve">published rationales, and procedurally explicit enforcement, exhibit</w:t>
        </w:r>
      </w:ins>
      <w:ins w:id="2365" w:author="Zach Zukowski (R2 revision)" w:date="2026-05-17T00:00:00Z">
        <w:r>
          <w:rPr>
            <w:b/>
            <w:bCs/>
          </w:rPr>
          <w:t xml:space="preserve"> </w:t>
        </w:r>
      </w:ins>
      <w:ins w:id="2366" w:author="Zach Zukowski (R2 revision)" w:date="2026-05-17T00:00:00Z">
        <w:r>
          <w:rPr>
            <w:b/>
            <w:bCs/>
          </w:rPr>
          <w:t xml:space="preserve">fewer legitimacy crises and higher participation persistence than</w:t>
        </w:r>
      </w:ins>
      <w:ins w:id="2367" w:author="Zach Zukowski (R2 revision)" w:date="2026-05-17T00:00:00Z">
        <w:r>
          <w:rPr>
            <w:b/>
            <w:bCs/>
          </w:rPr>
          <w:t xml:space="preserve"> </w:t>
        </w:r>
      </w:ins>
      <w:ins w:id="2368" w:author="Zach Zukowski (R2 revision)" w:date="2026-05-17T00:00:00Z">
        <w:r>
          <w:rPr>
            <w:b/>
            <w:bCs/>
          </w:rPr>
          <w:t xml:space="preserve">systems with opaque or discretionary policy.</w:t>
        </w:r>
      </w:ins>
      <w:ins w:id="2369" w:author="Zach Zukowski (R2 revision)" w:date="2026-05-17T00:00:00Z">
        <w:r>
          <w:br/>
        </w:r>
      </w:ins>
      <w:ins w:id="2370" w:author="Zach Zukowski (R2 revision)" w:date="2026-05-17T00:00:00Z">
        <w:r>
          <w:t xml:space="preserve">Justification: Kant’s publicity principle suggests that political maxims</w:t>
        </w:r>
      </w:ins>
      <w:ins w:id="2371" w:author="Zach Zukowski (R2 revision)" w:date="2026-05-17T00:00:00Z">
        <w:r>
          <w:t xml:space="preserve"> </w:t>
        </w:r>
      </w:ins>
      <w:ins w:id="2372" w:author="Zach Zukowski (R2 revision)" w:date="2026-05-17T00:00:00Z">
        <w:r>
          <w:t xml:space="preserve">requiring secrecy to succeed are illegitimate; in token systems, secrecy</w:t>
        </w:r>
      </w:ins>
      <w:ins w:id="2373" w:author="Zach Zukowski (R2 revision)" w:date="2026-05-17T00:00:00Z">
        <w:r>
          <w:t xml:space="preserve"> </w:t>
        </w:r>
      </w:ins>
      <w:ins w:id="2374" w:author="Zach Zukowski (R2 revision)" w:date="2026-05-17T00:00:00Z">
        <w:r>
          <w:t xml:space="preserve">increases perceived arbitrariness and reduces willingness to invest in</w:t>
        </w:r>
      </w:ins>
      <w:ins w:id="2375" w:author="Zach Zukowski (R2 revision)" w:date="2026-05-17T00:00:00Z">
        <w:r>
          <w:t xml:space="preserve"> </w:t>
        </w:r>
      </w:ins>
      <w:ins w:id="2376" w:author="Zach Zukowski (R2 revision)" w:date="2026-05-17T00:00:00Z">
        <w:r>
          <w:t xml:space="preserve">the future under rule uncertainty.</w:t>
        </w:r>
      </w:ins>
    </w:p>
    <w:p>
      <w:pPr>
        <w:pStyle w:val="BodyText"/>
      </w:pPr>
      <w:ins w:id="2377" w:author="Zach Zukowski (R2 revision)" w:date="2026-05-17T00:00:00Z">
        <w:r>
          <w:t xml:space="preserve">Hypothesis 2 (Contestability - Non-Domination)</w:t>
        </w:r>
      </w:ins>
    </w:p>
    <w:p>
      <w:pPr>
        <w:pStyle w:val="BodyText"/>
      </w:pPr>
      <w:ins w:id="2378" w:author="Zach Zukowski (R2 revision)" w:date="2026-05-17T00:00:00Z">
        <w:r>
          <w:rPr>
            <w:b/>
            <w:bCs/>
          </w:rPr>
          <w:t xml:space="preserve">Introducing contestability mechanisms: appeals with bounded resolution</w:t>
        </w:r>
      </w:ins>
      <w:ins w:id="2379" w:author="Zach Zukowski (R2 revision)" w:date="2026-05-17T00:00:00Z">
        <w:r>
          <w:rPr>
            <w:b/>
            <w:bCs/>
          </w:rPr>
          <w:t xml:space="preserve"> </w:t>
        </w:r>
      </w:ins>
      <w:ins w:id="2380" w:author="Zach Zukowski (R2 revision)" w:date="2026-05-17T00:00:00Z">
        <w:r>
          <w:rPr>
            <w:b/>
            <w:bCs/>
          </w:rPr>
          <w:t xml:space="preserve">time, independent oversight, and publishable enforcement criteria,</w:t>
        </w:r>
      </w:ins>
      <w:ins w:id="2381" w:author="Zach Zukowski (R2 revision)" w:date="2026-05-17T00:00:00Z">
        <w:r>
          <w:rPr>
            <w:b/>
            <w:bCs/>
          </w:rPr>
          <w:t xml:space="preserve"> </w:t>
        </w:r>
      </w:ins>
      <w:ins w:id="2382" w:author="Zach Zukowski (R2 revision)" w:date="2026-05-17T00:00:00Z">
        <w:r>
          <w:rPr>
            <w:b/>
            <w:bCs/>
          </w:rPr>
          <w:t xml:space="preserve">reduces domination risk and improves long-run operator/user retention,</w:t>
        </w:r>
      </w:ins>
      <w:ins w:id="2383" w:author="Zach Zukowski (R2 revision)" w:date="2026-05-17T00:00:00Z">
        <w:r>
          <w:rPr>
            <w:b/>
            <w:bCs/>
          </w:rPr>
          <w:t xml:space="preserve"> </w:t>
        </w:r>
      </w:ins>
      <w:ins w:id="2384" w:author="Zach Zukowski (R2 revision)" w:date="2026-05-17T00:00:00Z">
        <w:r>
          <w:rPr>
            <w:b/>
            <w:bCs/>
          </w:rPr>
          <w:t xml:space="preserve">conditional on adequate measurement integrity.</w:t>
        </w:r>
      </w:ins>
      <w:ins w:id="2385" w:author="Zach Zukowski (R2 revision)" w:date="2026-05-17T00:00:00Z">
        <w:r>
          <w:br/>
        </w:r>
      </w:ins>
      <w:ins w:id="2386" w:author="Zach Zukowski (R2 revision)" w:date="2026-05-17T00:00:00Z">
        <w:r>
          <w:t xml:space="preserve">Justification: Republican freedom as non-domination requires protection</w:t>
        </w:r>
      </w:ins>
      <w:ins w:id="2387" w:author="Zach Zukowski (R2 revision)" w:date="2026-05-17T00:00:00Z">
        <w:r>
          <w:t xml:space="preserve"> </w:t>
        </w:r>
      </w:ins>
      <w:ins w:id="2388" w:author="Zach Zukowski (R2 revision)" w:date="2026-05-17T00:00:00Z">
        <w:r>
          <w:t xml:space="preserve">against arbitrary interference; appeals and oversight operationalize</w:t>
        </w:r>
      </w:ins>
      <w:ins w:id="2389" w:author="Zach Zukowski (R2 revision)" w:date="2026-05-17T00:00:00Z">
        <w:r>
          <w:t xml:space="preserve"> </w:t>
        </w:r>
      </w:ins>
      <w:ins w:id="2390" w:author="Zach Zukowski (R2 revision)" w:date="2026-05-17T00:00:00Z">
        <w:r>
          <w:t xml:space="preserve">that requirement by constraining enforcement discretion.</w:t>
        </w:r>
      </w:ins>
    </w:p>
    <w:p>
      <w:pPr>
        <w:pStyle w:val="BodyText"/>
      </w:pPr>
      <w:ins w:id="2391" w:author="Zach Zukowski (R2 revision)" w:date="2026-05-17T00:00:00Z">
        <w:r>
          <w:t xml:space="preserve">Hypothesis 3 (Sinks Before Faucets)</w:t>
        </w:r>
      </w:ins>
    </w:p>
    <w:p>
      <w:pPr>
        <w:pStyle w:val="BodyText"/>
      </w:pPr>
      <w:ins w:id="2392" w:author="Zach Zukowski (R2 revision)" w:date="2026-05-17T00:00:00Z">
        <w:r>
          <w:rPr>
            <w:b/>
            <w:bCs/>
          </w:rPr>
          <w:t xml:space="preserve">Holding other factors constant, systems that deploy measurable sinks</w:t>
        </w:r>
      </w:ins>
      <w:ins w:id="2393" w:author="Zach Zukowski (R2 revision)" w:date="2026-05-17T00:00:00Z">
        <w:r>
          <w:rPr>
            <w:b/>
            <w:bCs/>
          </w:rPr>
          <w:t xml:space="preserve"> </w:t>
        </w:r>
      </w:ins>
      <w:ins w:id="2394" w:author="Zach Zukowski (R2 revision)" w:date="2026-05-17T00:00:00Z">
        <w:r>
          <w:rPr>
            <w:b/>
            <w:bCs/>
          </w:rPr>
          <w:t xml:space="preserve">(burns/locks/fee routing) before large-scale emissions have higher</w:t>
        </w:r>
      </w:ins>
      <w:ins w:id="2395" w:author="Zach Zukowski (R2 revision)" w:date="2026-05-17T00:00:00Z">
        <w:r>
          <w:rPr>
            <w:b/>
            <w:bCs/>
          </w:rPr>
          <w:t xml:space="preserve"> </w:t>
        </w:r>
      </w:ins>
      <w:ins w:id="2396" w:author="Zach Zukowski (R2 revision)" w:date="2026-05-17T00:00:00Z">
        <w:r>
          <w:rPr>
            <w:b/>
            <w:bCs/>
          </w:rPr>
          <w:t xml:space="preserve">fiscal sustainability (S2R) and reduced boom-bust amplitude than systems</w:t>
        </w:r>
      </w:ins>
      <w:ins w:id="2397" w:author="Zach Zukowski (R2 revision)" w:date="2026-05-17T00:00:00Z">
        <w:r>
          <w:rPr>
            <w:b/>
            <w:bCs/>
          </w:rPr>
          <w:t xml:space="preserve"> </w:t>
        </w:r>
      </w:ins>
      <w:ins w:id="2398" w:author="Zach Zukowski (R2 revision)" w:date="2026-05-17T00:00:00Z">
        <w:r>
          <w:rPr>
            <w:b/>
            <w:bCs/>
          </w:rPr>
          <w:t xml:space="preserve">that rely primarily on emissions to bootstrap growth.</w:t>
        </w:r>
      </w:ins>
      <w:ins w:id="2399" w:author="Zach Zukowski (R2 revision)" w:date="2026-05-17T00:00:00Z">
        <w:r>
          <w:br/>
        </w:r>
      </w:ins>
      <w:ins w:id="2400" w:author="Zach Zukowski (R2 revision)" w:date="2026-05-17T00:00:00Z">
        <w:r>
          <w:t xml:space="preserve">Justification: In repeated interaction settings, participants discount</w:t>
        </w:r>
      </w:ins>
      <w:ins w:id="2401" w:author="Zach Zukowski (R2 revision)" w:date="2026-05-17T00:00:00Z">
        <w:r>
          <w:t xml:space="preserve"> </w:t>
        </w:r>
      </w:ins>
      <w:ins w:id="2402" w:author="Zach Zukowski (R2 revision)" w:date="2026-05-17T00:00:00Z">
        <w:r>
          <w:t xml:space="preserve">future rewards when dilution is unconstrained; sinks create credible</w:t>
        </w:r>
      </w:ins>
      <w:ins w:id="2403" w:author="Zach Zukowski (R2 revision)" w:date="2026-05-17T00:00:00Z">
        <w:r>
          <w:t xml:space="preserve"> </w:t>
        </w:r>
      </w:ins>
      <w:ins w:id="2404" w:author="Zach Zukowski (R2 revision)" w:date="2026-05-17T00:00:00Z">
        <w:r>
          <w:t xml:space="preserve">coupling between real usage and token scarcity/treasury strength.</w:t>
        </w:r>
      </w:ins>
    </w:p>
    <w:p>
      <w:pPr>
        <w:pStyle w:val="BodyText"/>
      </w:pPr>
      <w:ins w:id="2405" w:author="Zach Zukowski (R2 revision)" w:date="2026-05-17T00:00:00Z">
        <w:r>
          <w:t xml:space="preserve">Hypothesis 4 (Service over Presence in DePIN)</w:t>
        </w:r>
      </w:ins>
    </w:p>
    <w:p>
      <w:pPr>
        <w:pStyle w:val="BodyText"/>
      </w:pPr>
      <w:ins w:id="2406" w:author="Zach Zukowski (R2 revision)" w:date="2026-05-17T00:00:00Z">
        <w:r>
          <w:rPr>
            <w:b/>
            <w:bCs/>
          </w:rPr>
          <w:t xml:space="preserve">In DePIN settings, shifting reward weight from</w:t>
        </w:r>
      </w:ins>
      <w:ins w:id="2407" w:author="Zach Zukowski (R2 revision)" w:date="2026-05-17T00:00:00Z">
        <w:r>
          <w:rPr>
            <w:b/>
            <w:bCs/>
          </w:rPr>
          <w:t xml:space="preserve"> </w:t>
        </w:r>
      </w:ins>
      <w:ins w:id="2408" w:author="Zach Zukowski (R2 revision)" w:date="2026-05-17T00:00:00Z">
        <w:r>
          <w:rPr>
            <w:b/>
            <w:bCs/>
          </w:rPr>
          <w:t xml:space="preserve">“presence/coverage”</w:t>
        </w:r>
      </w:ins>
      <w:ins w:id="2409" w:author="Zach Zukowski (R2 revision)" w:date="2026-05-17T00:00:00Z">
        <w:r>
          <w:rPr>
            <w:b/>
            <w:bCs/>
          </w:rPr>
          <w:t xml:space="preserve"> </w:t>
        </w:r>
      </w:ins>
      <w:ins w:id="2410" w:author="Zach Zukowski (R2 revision)" w:date="2026-05-17T00:00:00Z">
        <w:r>
          <w:rPr>
            <w:b/>
            <w:bCs/>
          </w:rPr>
          <w:t xml:space="preserve">to</w:t>
        </w:r>
      </w:ins>
      <w:ins w:id="2411" w:author="Zach Zukowski (R2 revision)" w:date="2026-05-17T00:00:00Z">
        <w:r>
          <w:rPr>
            <w:b/>
            <w:bCs/>
          </w:rPr>
          <w:t xml:space="preserve"> </w:t>
        </w:r>
      </w:ins>
      <w:ins w:id="2412" w:author="Zach Zukowski (R2 revision)" w:date="2026-05-17T00:00:00Z">
        <w:r>
          <w:rPr>
            <w:b/>
            <w:bCs/>
          </w:rPr>
          <w:t xml:space="preserve">“SLA-verified service delivered”</w:t>
        </w:r>
      </w:ins>
      <w:ins w:id="2413" w:author="Zach Zukowski (R2 revision)" w:date="2026-05-17T00:00:00Z">
        <w:r>
          <w:rPr>
            <w:b/>
            <w:bCs/>
          </w:rPr>
          <w:t xml:space="preserve"> </w:t>
        </w:r>
      </w:ins>
      <w:ins w:id="2414" w:author="Zach Zukowski (R2 revision)" w:date="2026-05-17T00:00:00Z">
        <w:r>
          <w:rPr>
            <w:b/>
            <w:bCs/>
          </w:rPr>
          <w:t xml:space="preserve">reduces oversupply and increases</w:t>
        </w:r>
      </w:ins>
      <w:ins w:id="2415" w:author="Zach Zukowski (R2 revision)" w:date="2026-05-17T00:00:00Z">
        <w:r>
          <w:rPr>
            <w:b/>
            <w:bCs/>
          </w:rPr>
          <w:t xml:space="preserve"> </w:t>
        </w:r>
      </w:ins>
      <w:ins w:id="2416" w:author="Zach Zukowski (R2 revision)" w:date="2026-05-17T00:00:00Z">
        <w:r>
          <w:rPr>
            <w:b/>
            <w:bCs/>
          </w:rPr>
          <w:t xml:space="preserve">demand-weighted efficiency and resilience, relative to presence-mining</w:t>
        </w:r>
      </w:ins>
      <w:ins w:id="2417" w:author="Zach Zukowski (R2 revision)" w:date="2026-05-17T00:00:00Z">
        <w:r>
          <w:rPr>
            <w:b/>
            <w:bCs/>
          </w:rPr>
          <w:t xml:space="preserve"> </w:t>
        </w:r>
      </w:ins>
      <w:ins w:id="2418" w:author="Zach Zukowski (R2 revision)" w:date="2026-05-17T00:00:00Z">
        <w:r>
          <w:rPr>
            <w:b/>
            <w:bCs/>
          </w:rPr>
          <w:t xml:space="preserve">regimes.</w:t>
        </w:r>
      </w:ins>
      <w:ins w:id="2419" w:author="Zach Zukowski (R2 revision)" w:date="2026-05-17T00:00:00Z">
        <w:r>
          <w:br/>
        </w:r>
      </w:ins>
      <w:ins w:id="2420" w:author="Zach Zukowski (R2 revision)" w:date="2026-05-17T00:00:00Z">
        <w:r>
          <w:t xml:space="preserve">Justification: Presence-only incentives reward capital deployment</w:t>
        </w:r>
      </w:ins>
      <w:ins w:id="2421" w:author="Zach Zukowski (R2 revision)" w:date="2026-05-17T00:00:00Z">
        <w:r>
          <w:t xml:space="preserve"> </w:t>
        </w:r>
      </w:ins>
      <w:ins w:id="2422" w:author="Zach Zukowski (R2 revision)" w:date="2026-05-17T00:00:00Z">
        <w:r>
          <w:t xml:space="preserve">irrespective of marginal social value; service incentives approximate</w:t>
        </w:r>
      </w:ins>
      <w:ins w:id="2423" w:author="Zach Zukowski (R2 revision)" w:date="2026-05-17T00:00:00Z">
        <w:r>
          <w:t xml:space="preserve"> </w:t>
        </w:r>
      </w:ins>
      <w:ins w:id="2424" w:author="Zach Zukowski (R2 revision)" w:date="2026-05-17T00:00:00Z">
        <w:r>
          <w:t xml:space="preserve">payment for delivered public service capacity, aligning rewards with</w:t>
        </w:r>
      </w:ins>
      <w:ins w:id="2425" w:author="Zach Zukowski (R2 revision)" w:date="2026-05-17T00:00:00Z">
        <w:r>
          <w:t xml:space="preserve"> </w:t>
        </w:r>
      </w:ins>
      <w:ins w:id="2426" w:author="Zach Zukowski (R2 revision)" w:date="2026-05-17T00:00:00Z">
        <w:r>
          <w:t xml:space="preserve">demand.</w:t>
        </w:r>
      </w:ins>
    </w:p>
    <w:p>
      <w:pPr>
        <w:pStyle w:val="BodyText"/>
      </w:pPr>
      <w:ins w:id="2427" w:author="Zach Zukowski (R2 revision)" w:date="2026-05-17T00:00:00Z">
        <w:r>
          <w:t xml:space="preserve">Hypothesis 5 (Polycentric Adaptation)</w:t>
        </w:r>
      </w:ins>
    </w:p>
    <w:p>
      <w:pPr>
        <w:pStyle w:val="BodyText"/>
      </w:pPr>
      <w:ins w:id="2428" w:author="Zach Zukowski (R2 revision)" w:date="2026-05-17T00:00:00Z">
        <w:r>
          <w:rPr>
            <w:b/>
            <w:bCs/>
          </w:rPr>
          <w:t xml:space="preserve">Polycentric governance structures (multiple centers with localized</w:t>
        </w:r>
      </w:ins>
      <w:ins w:id="2429" w:author="Zach Zukowski (R2 revision)" w:date="2026-05-17T00:00:00Z">
        <w:r>
          <w:rPr>
            <w:b/>
            <w:bCs/>
          </w:rPr>
          <w:t xml:space="preserve"> </w:t>
        </w:r>
      </w:ins>
      <w:ins w:id="2430" w:author="Zach Zukowski (R2 revision)" w:date="2026-05-17T00:00:00Z">
        <w:r>
          <w:rPr>
            <w:b/>
            <w:bCs/>
          </w:rPr>
          <w:t xml:space="preserve">authority and budgets) improve adaptation to heterogeneous service</w:t>
        </w:r>
      </w:ins>
      <w:ins w:id="2431" w:author="Zach Zukowski (R2 revision)" w:date="2026-05-17T00:00:00Z">
        <w:r>
          <w:rPr>
            <w:b/>
            <w:bCs/>
          </w:rPr>
          <w:t xml:space="preserve"> </w:t>
        </w:r>
      </w:ins>
      <w:ins w:id="2432" w:author="Zach Zukowski (R2 revision)" w:date="2026-05-17T00:00:00Z">
        <w:r>
          <w:rPr>
            <w:b/>
            <w:bCs/>
          </w:rPr>
          <w:t xml:space="preserve">environments (geography, range demand, local constraints) and reduce</w:t>
        </w:r>
      </w:ins>
      <w:ins w:id="2433" w:author="Zach Zukowski (R2 revision)" w:date="2026-05-17T00:00:00Z">
        <w:r>
          <w:rPr>
            <w:b/>
            <w:bCs/>
          </w:rPr>
          <w:t xml:space="preserve"> </w:t>
        </w:r>
      </w:ins>
      <w:ins w:id="2434" w:author="Zach Zukowski (R2 revision)" w:date="2026-05-17T00:00:00Z">
        <w:r>
          <w:rPr>
            <w:b/>
            <w:bCs/>
          </w:rPr>
          <w:t xml:space="preserve">governance deadlock compared to monocentric governance.</w:t>
        </w:r>
      </w:ins>
      <w:ins w:id="2435" w:author="Zach Zukowski (R2 revision)" w:date="2026-05-17T00:00:00Z">
        <w:r>
          <w:br/>
        </w:r>
      </w:ins>
      <w:ins w:id="2436" w:author="Zach Zukowski (R2 revision)" w:date="2026-05-17T00:00:00Z">
        <w:r>
          <w:t xml:space="preserve">Justification: Ostrom’s polycentric governance emphasizes multiple</w:t>
        </w:r>
      </w:ins>
      <w:ins w:id="2437" w:author="Zach Zukowski (R2 revision)" w:date="2026-05-17T00:00:00Z">
        <w:r>
          <w:t xml:space="preserve"> </w:t>
        </w:r>
      </w:ins>
      <w:ins w:id="2438" w:author="Zach Zukowski (R2 revision)" w:date="2026-05-17T00:00:00Z">
        <w:r>
          <w:t xml:space="preserve">overlapping decision centers as an efficient response to complex</w:t>
        </w:r>
      </w:ins>
      <w:ins w:id="2439" w:author="Zach Zukowski (R2 revision)" w:date="2026-05-17T00:00:00Z">
        <w:r>
          <w:t xml:space="preserve"> </w:t>
        </w:r>
      </w:ins>
      <w:ins w:id="2440" w:author="Zach Zukowski (R2 revision)" w:date="2026-05-17T00:00:00Z">
        <w:r>
          <w:t xml:space="preserve">systems.</w:t>
        </w:r>
      </w:ins>
    </w:p>
    <w:p>
      <w:pPr>
        <w:pStyle w:val="BodyText"/>
      </w:pPr>
      <w:ins w:id="2441" w:author="Zach Zukowski (R2 revision)" w:date="2026-05-17T00:00:00Z">
        <w:r>
          <w:t xml:space="preserve">The five hypotheses map to the five lenses of Table 1 as follows:</w:t>
        </w:r>
      </w:ins>
      <w:ins w:id="2442" w:author="Zach Zukowski (R2 revision)" w:date="2026-05-17T00:00:00Z">
        <w:r>
          <w:t xml:space="preserve"> </w:t>
        </w:r>
      </w:ins>
      <w:ins w:id="2443" w:author="Zach Zukowski (R2 revision)" w:date="2026-05-17T00:00:00Z">
        <w:r>
          <w:t xml:space="preserve">Hypothesis 1 (Publicity-Legitimacy) operationalizes Kantian Publicity;</w:t>
        </w:r>
      </w:ins>
      <w:ins w:id="2444" w:author="Zach Zukowski (R2 revision)" w:date="2026-05-17T00:00:00Z">
        <w:r>
          <w:t xml:space="preserve"> </w:t>
        </w:r>
      </w:ins>
      <w:ins w:id="2445" w:author="Zach Zukowski (R2 revision)" w:date="2026-05-17T00:00:00Z">
        <w:r>
          <w:t xml:space="preserve">Hypothesis 2 (Contestability-Non-Domination) operationalizes Pettit’s</w:t>
        </w:r>
      </w:ins>
      <w:ins w:id="2446" w:author="Zach Zukowski (R2 revision)" w:date="2026-05-17T00:00:00Z">
        <w:r>
          <w:t xml:space="preserve"> </w:t>
        </w:r>
      </w:ins>
      <w:ins w:id="2447" w:author="Zach Zukowski (R2 revision)" w:date="2026-05-17T00:00:00Z">
        <w:r>
          <w:t xml:space="preserve">framework, with contestability as the institutional mechanism scored</w:t>
        </w:r>
      </w:ins>
      <w:ins w:id="2448" w:author="Zach Zukowski (R2 revision)" w:date="2026-05-17T00:00:00Z">
        <w:r>
          <w:t xml:space="preserve"> </w:t>
        </w:r>
      </w:ins>
      <w:ins w:id="2449" w:author="Zach Zukowski (R2 revision)" w:date="2026-05-17T00:00:00Z">
        <w:r>
          <w:t xml:space="preserve">in Table 1 and non-domination as the philosophical goal-state the</w:t>
        </w:r>
      </w:ins>
      <w:ins w:id="2450" w:author="Zach Zukowski (R2 revision)" w:date="2026-05-17T00:00:00Z">
        <w:r>
          <w:t xml:space="preserve"> </w:t>
        </w:r>
      </w:ins>
      <w:ins w:id="2451" w:author="Zach Zukowski (R2 revision)" w:date="2026-05-17T00:00:00Z">
        <w:r>
          <w:t xml:space="preserve">mechanism is designed to produce; Hypothesis 5 (Polycentric Adaptation)</w:t>
        </w:r>
      </w:ins>
      <w:ins w:id="2452" w:author="Zach Zukowski (R2 revision)" w:date="2026-05-17T00:00:00Z">
        <w:r>
          <w:t xml:space="preserve"> </w:t>
        </w:r>
      </w:ins>
      <w:ins w:id="2453" w:author="Zach Zukowski (R2 revision)" w:date="2026-05-17T00:00:00Z">
        <w:r>
          <w:t xml:space="preserve">operationalizes Ostromian polycentricity. Hypotheses 3 (Sinks-before-</w:t>
        </w:r>
      </w:ins>
      <w:ins w:id="2454" w:author="Zach Zukowski (R2 revision)" w:date="2026-05-17T00:00:00Z">
        <w:r>
          <w:t xml:space="preserve"> </w:t>
        </w:r>
      </w:ins>
      <w:ins w:id="2455" w:author="Zach Zukowski (R2 revision)" w:date="2026-05-17T00:00:00Z">
        <w:r>
          <w:t xml:space="preserve">Faucets) and 4 (Service-over-Presence in DePIN) extend the framework</w:t>
        </w:r>
      </w:ins>
      <w:ins w:id="2456" w:author="Zach Zukowski (R2 revision)" w:date="2026-05-17T00:00:00Z">
        <w:r>
          <w:t xml:space="preserve"> </w:t>
        </w:r>
      </w:ins>
      <w:ins w:id="2457" w:author="Zach Zukowski (R2 revision)" w:date="2026-05-17T00:00:00Z">
        <w:r>
          <w:t xml:space="preserve">into the fiscal and incentive-design domain; they are anchored in</w:t>
        </w:r>
      </w:ins>
      <w:ins w:id="2458" w:author="Zach Zukowski (R2 revision)" w:date="2026-05-17T00:00:00Z">
        <w:r>
          <w:t xml:space="preserve"> </w:t>
        </w:r>
      </w:ins>
      <w:ins w:id="2459" w:author="Zach Zukowski (R2 revision)" w:date="2026-05-17T00:00:00Z">
        <w:r>
          <w:t xml:space="preserve">mechanism-design and DePIN-specific economics rather than the</w:t>
        </w:r>
      </w:ins>
      <w:ins w:id="2460" w:author="Zach Zukowski (R2 revision)" w:date="2026-05-17T00:00:00Z">
        <w:r>
          <w:t xml:space="preserve"> </w:t>
        </w:r>
      </w:ins>
      <w:ins w:id="2461" w:author="Zach Zukowski (R2 revision)" w:date="2026-05-17T00:00:00Z">
        <w:r>
          <w:t xml:space="preserve">political-philosophy traditions of Table 1, and their normative</w:t>
        </w:r>
      </w:ins>
      <w:ins w:id="2462" w:author="Zach Zukowski (R2 revision)" w:date="2026-05-17T00:00:00Z">
        <w:r>
          <w:t xml:space="preserve"> </w:t>
        </w:r>
      </w:ins>
      <w:ins w:id="2463" w:author="Zach Zukowski (R2 revision)" w:date="2026-05-17T00:00:00Z">
        <w:r>
          <w:t xml:space="preserve">warrant derives from instrumental value (system sustainability and</w:t>
        </w:r>
      </w:ins>
      <w:ins w:id="2464" w:author="Zach Zukowski (R2 revision)" w:date="2026-05-17T00:00:00Z">
        <w:r>
          <w:t xml:space="preserve"> </w:t>
        </w:r>
      </w:ins>
      <w:ins w:id="2465" w:author="Zach Zukowski (R2 revision)" w:date="2026-05-17T00:00:00Z">
        <w:r>
          <w:t xml:space="preserve">SLA-aligned coordination) rather than from the goal-states the</w:t>
        </w:r>
      </w:ins>
      <w:ins w:id="2466" w:author="Zach Zukowski (R2 revision)" w:date="2026-05-17T00:00:00Z">
        <w:r>
          <w:t xml:space="preserve"> </w:t>
        </w:r>
      </w:ins>
      <w:ins w:id="2467" w:author="Zach Zukowski (R2 revision)" w:date="2026-05-17T00:00:00Z">
        <w:r>
          <w:t xml:space="preserve">philosophical lenses identify. The Synergy Index of Section 2.10.6</w:t>
        </w:r>
      </w:ins>
      <w:ins w:id="2468" w:author="Zach Zukowski (R2 revision)" w:date="2026-05-17T00:00:00Z">
        <w:r>
          <w:t xml:space="preserve"> </w:t>
        </w:r>
      </w:ins>
      <w:ins w:id="2469" w:author="Zach Zukowski (R2 revision)" w:date="2026-05-17T00:00:00Z">
        <w:r>
          <w:t xml:space="preserve">aggregates the five lens scores from Table 1; the five hypotheses</w:t>
        </w:r>
      </w:ins>
      <w:ins w:id="2470" w:author="Zach Zukowski (R2 revision)" w:date="2026-05-17T00:00:00Z">
        <w:r>
          <w:t xml:space="preserve"> </w:t>
        </w:r>
      </w:ins>
      <w:ins w:id="2471" w:author="Zach Zukowski (R2 revision)" w:date="2026-05-17T00:00:00Z">
        <w:r>
          <w:t xml:space="preserve">provide complementary structured tests of philosophy-to-outcomes</w:t>
        </w:r>
      </w:ins>
      <w:ins w:id="2472" w:author="Zach Zukowski (R2 revision)" w:date="2026-05-17T00:00:00Z">
        <w:r>
          <w:t xml:space="preserve"> </w:t>
        </w:r>
      </w:ins>
      <w:ins w:id="2473" w:author="Zach Zukowski (R2 revision)" w:date="2026-05-17T00:00:00Z">
        <w:r>
          <w:t xml:space="preserve">relationships that this paper specifies as future research priorities</w:t>
        </w:r>
      </w:ins>
      <w:ins w:id="2474" w:author="Zach Zukowski (R2 revision)" w:date="2026-05-17T00:00:00Z">
        <w:r>
          <w:t xml:space="preserve"> </w:t>
        </w:r>
      </w:ins>
      <w:ins w:id="2475" w:author="Zach Zukowski (R2 revision)" w:date="2026-05-17T00:00:00Z">
        <w:r>
          <w:t xml:space="preserve">(longitudinal evidence required for H3 through H5; cross-sectional</w:t>
        </w:r>
      </w:ins>
      <w:ins w:id="2476" w:author="Zach Zukowski (R2 revision)" w:date="2026-05-17T00:00:00Z">
        <w:r>
          <w:t xml:space="preserve"> </w:t>
        </w:r>
      </w:ins>
      <w:ins w:id="2477" w:author="Zach Zukowski (R2 revision)" w:date="2026-05-17T00:00:00Z">
        <w:r>
          <w:t xml:space="preserve">evidence for H1 and H2 presented in Section 3).</w:t>
        </w:r>
      </w:ins>
    </w:p>
    <w:bookmarkEnd w:id="55"/>
    <w:bookmarkStart w:id="56" w:name="implications-for-cross-program-relevance"/>
    <w:p>
      <w:pPr>
        <w:pStyle w:val="Heading3"/>
      </w:pPr>
      <w:ins w:id="2478" w:author="Zach Zukowski (R2 revision)" w:date="2026-05-17T00:00:00Z">
        <w:r>
          <w:t xml:space="preserve">2.9.5 Implications for Cross-Program Relevance</w:t>
        </w:r>
      </w:ins>
    </w:p>
    <w:p>
      <w:pPr>
        <w:pStyle w:val="FirstParagraph"/>
      </w:pPr>
      <w:ins w:id="2479" w:author="Zach Zukowski (R2 revision)" w:date="2026-05-17T00:00:00Z">
        <w:r>
          <w:rPr>
            <w:b/>
            <w:bCs/>
          </w:rPr>
          <w:t xml:space="preserve">Political theory programs</w:t>
        </w:r>
      </w:ins>
      <w:ins w:id="2480" w:author="Zach Zukowski (R2 revision)" w:date="2026-05-17T00:00:00Z">
        <w:r>
          <w:t xml:space="preserve"> </w:t>
        </w:r>
      </w:ins>
      <w:ins w:id="2481" w:author="Zach Zukowski (R2 revision)" w:date="2026-05-17T00:00:00Z">
        <w:r>
          <w:t xml:space="preserve">can treat tokenomics as a novel</w:t>
        </w:r>
      </w:ins>
      <w:ins w:id="2482" w:author="Zach Zukowski (R2 revision)" w:date="2026-05-17T00:00:00Z">
        <w:r>
          <w:t xml:space="preserve"> </w:t>
        </w:r>
      </w:ins>
      <w:ins w:id="2483" w:author="Zach Zukowski (R2 revision)" w:date="2026-05-17T00:00:00Z">
        <w:r>
          <w:t xml:space="preserve">constitutional domain: public rules with automatic enforcement and</w:t>
        </w:r>
      </w:ins>
      <w:ins w:id="2484" w:author="Zach Zukowski (R2 revision)" w:date="2026-05-17T00:00:00Z">
        <w:r>
          <w:t xml:space="preserve"> </w:t>
        </w:r>
      </w:ins>
      <w:ins w:id="2485" w:author="Zach Zukowski (R2 revision)" w:date="2026-05-17T00:00:00Z">
        <w:r>
          <w:t xml:space="preserve">low-cost exit.</w:t>
        </w:r>
      </w:ins>
    </w:p>
    <w:p>
      <w:pPr>
        <w:pStyle w:val="BodyText"/>
      </w:pPr>
      <w:ins w:id="2486" w:author="Zach Zukowski (R2 revision)" w:date="2026-05-17T00:00:00Z">
        <w:r>
          <w:rPr>
            <w:b/>
            <w:bCs/>
          </w:rPr>
          <w:t xml:space="preserve">Economics/public policy programs</w:t>
        </w:r>
      </w:ins>
      <w:ins w:id="2487" w:author="Zach Zukowski (R2 revision)" w:date="2026-05-17T00:00:00Z">
        <w:r>
          <w:t xml:space="preserve"> </w:t>
        </w:r>
      </w:ins>
      <w:ins w:id="2488" w:author="Zach Zukowski (R2 revision)" w:date="2026-05-17T00:00:00Z">
        <w:r>
          <w:t xml:space="preserve">can interpret tokenomics as fiscal</w:t>
        </w:r>
      </w:ins>
      <w:ins w:id="2489" w:author="Zach Zukowski (R2 revision)" w:date="2026-05-17T00:00:00Z">
        <w:r>
          <w:t xml:space="preserve"> </w:t>
        </w:r>
      </w:ins>
      <w:ins w:id="2490" w:author="Zach Zukowski (R2 revision)" w:date="2026-05-17T00:00:00Z">
        <w:r>
          <w:t xml:space="preserve">and regulatory policy under open entry and adversarial manipulation,</w:t>
        </w:r>
      </w:ins>
      <w:ins w:id="2491" w:author="Zach Zukowski (R2 revision)" w:date="2026-05-17T00:00:00Z">
        <w:r>
          <w:t xml:space="preserve"> </w:t>
        </w:r>
      </w:ins>
      <w:ins w:id="2492" w:author="Zach Zukowski (R2 revision)" w:date="2026-05-17T00:00:00Z">
        <w:r>
          <w:t xml:space="preserve">requiring mechanism design and institutional economics.</w:t>
        </w:r>
      </w:ins>
    </w:p>
    <w:p>
      <w:pPr>
        <w:pStyle w:val="BodyText"/>
      </w:pPr>
      <w:ins w:id="2493" w:author="Zach Zukowski (R2 revision)" w:date="2026-05-17T00:00:00Z">
        <w:r>
          <w:rPr>
            <w:b/>
            <w:bCs/>
          </w:rPr>
          <w:t xml:space="preserve">Computer science/security programs</w:t>
        </w:r>
      </w:ins>
      <w:ins w:id="2494" w:author="Zach Zukowski (R2 revision)" w:date="2026-05-17T00:00:00Z">
        <w:r>
          <w:t xml:space="preserve"> </w:t>
        </w:r>
      </w:ins>
      <w:ins w:id="2495" w:author="Zach Zukowski (R2 revision)" w:date="2026-05-17T00:00:00Z">
        <w:r>
          <w:t xml:space="preserve">can frame tokenomics as</w:t>
        </w:r>
      </w:ins>
      <w:ins w:id="2496" w:author="Zach Zukowski (R2 revision)" w:date="2026-05-17T00:00:00Z">
        <w:r>
          <w:t xml:space="preserve"> </w:t>
        </w:r>
      </w:ins>
      <w:ins w:id="2497" w:author="Zach Zukowski (R2 revision)" w:date="2026-05-17T00:00:00Z">
        <w:r>
          <w:t xml:space="preserve">incentive-aligned security and reliability engineering where</w:t>
        </w:r>
      </w:ins>
      <w:ins w:id="2498" w:author="Zach Zukowski (R2 revision)" w:date="2026-05-17T00:00:00Z">
        <w:r>
          <w:t xml:space="preserve"> </w:t>
        </w:r>
      </w:ins>
      <w:ins w:id="2499" w:author="Zach Zukowski (R2 revision)" w:date="2026-05-17T00:00:00Z">
        <w:r>
          <w:t xml:space="preserve">verification systems (ℳ) are first-class determinants of institutional</w:t>
        </w:r>
      </w:ins>
      <w:ins w:id="2500" w:author="Zach Zukowski (R2 revision)" w:date="2026-05-17T00:00:00Z">
        <w:r>
          <w:t xml:space="preserve"> </w:t>
        </w:r>
      </w:ins>
      <w:ins w:id="2501" w:author="Zach Zukowski (R2 revision)" w:date="2026-05-17T00:00:00Z">
        <w:r>
          <w:t xml:space="preserve">feasibility.</w:t>
        </w:r>
      </w:ins>
    </w:p>
    <w:p>
      <w:pPr>
        <w:pStyle w:val="BodyText"/>
      </w:pPr>
      <w:ins w:id="2502" w:author="Zach Zukowski (R2 revision)" w:date="2026-05-17T00:00:00Z">
        <w:r>
          <w:rPr>
            <w:b/>
            <w:bCs/>
          </w:rPr>
          <w:t xml:space="preserve">STS and law</w:t>
        </w:r>
      </w:ins>
      <w:ins w:id="2503" w:author="Zach Zukowski (R2 revision)" w:date="2026-05-17T00:00:00Z">
        <w:r>
          <w:t xml:space="preserve"> </w:t>
        </w:r>
      </w:ins>
      <w:ins w:id="2504" w:author="Zach Zukowski (R2 revision)" w:date="2026-05-17T00:00:00Z">
        <w:r>
          <w:t xml:space="preserve">can analyze how</w:t>
        </w:r>
      </w:ins>
      <w:ins w:id="2505" w:author="Zach Zukowski (R2 revision)" w:date="2026-05-17T00:00:00Z">
        <w:r>
          <w:t xml:space="preserve"> </w:t>
        </w:r>
      </w:ins>
      <w:ins w:id="2506" w:author="Zach Zukowski (R2 revision)" w:date="2026-05-17T00:00:00Z">
        <w:r>
          <w:t xml:space="preserve">“code as governance”</w:t>
        </w:r>
      </w:ins>
      <w:ins w:id="2507" w:author="Zach Zukowski (R2 revision)" w:date="2026-05-17T00:00:00Z">
        <w:r>
          <w:t xml:space="preserve"> </w:t>
        </w:r>
      </w:ins>
      <w:ins w:id="2508" w:author="Zach Zukowski (R2 revision)" w:date="2026-05-17T00:00:00Z">
        <w:r>
          <w:t xml:space="preserve">transforms</w:t>
        </w:r>
      </w:ins>
      <w:ins w:id="2509" w:author="Zach Zukowski (R2 revision)" w:date="2026-05-17T00:00:00Z">
        <w:r>
          <w:t xml:space="preserve"> </w:t>
        </w:r>
      </w:ins>
      <w:ins w:id="2510" w:author="Zach Zukowski (R2 revision)" w:date="2026-05-17T00:00:00Z">
        <w:r>
          <w:t xml:space="preserve">legitimacy, accountability, and liability structures, and how</w:t>
        </w:r>
      </w:ins>
      <w:ins w:id="2511" w:author="Zach Zukowski (R2 revision)" w:date="2026-05-17T00:00:00Z">
        <w:r>
          <w:t xml:space="preserve"> </w:t>
        </w:r>
      </w:ins>
      <w:ins w:id="2512" w:author="Zach Zukowski (R2 revision)" w:date="2026-05-17T00:00:00Z">
        <w:r>
          <w:t xml:space="preserve">transparency and contestability affect social acceptance.</w:t>
        </w:r>
      </w:ins>
    </w:p>
    <w:bookmarkEnd w:id="56"/>
    <w:bookmarkStart w:id="60" w:name="Xdc3259beea2fe5a7341eac9cdd6f5c4b4fcfd10"/>
    <w:p>
      <w:pPr>
        <w:pStyle w:val="Heading3"/>
      </w:pPr>
      <w:ins w:id="2513" w:author="Zach Zukowski (R2 revision)" w:date="2026-05-17T00:00:00Z">
        <w:r>
          <w:t xml:space="preserve">2.9.6 Inter-Lens Relationships: A Mutually Reinforcing Architecture</w:t>
        </w:r>
      </w:ins>
    </w:p>
    <w:p>
      <w:pPr>
        <w:pStyle w:val="FirstParagraph"/>
      </w:pPr>
      <w:ins w:id="2514" w:author="Zach Zukowski (R2 revision)" w:date="2026-05-17T00:00:00Z">
        <w:r>
          <w:t xml:space="preserve">The five lenses operationalized in Table 1 are not orthogonal axes</w:t>
        </w:r>
      </w:ins>
      <w:ins w:id="2515" w:author="Zach Zukowski (R2 revision)" w:date="2026-05-17T00:00:00Z">
        <w:r>
          <w:t xml:space="preserve"> </w:t>
        </w:r>
      </w:ins>
      <w:ins w:id="2516" w:author="Zach Zukowski (R2 revision)" w:date="2026-05-17T00:00:00Z">
        <w:r>
          <w:t xml:space="preserve">but a mutually reinforcing architecture. Publicity (Kant) enables</w:t>
        </w:r>
      </w:ins>
      <w:ins w:id="2517" w:author="Zach Zukowski (R2 revision)" w:date="2026-05-17T00:00:00Z">
        <w:r>
          <w:t xml:space="preserve"> </w:t>
        </w:r>
      </w:ins>
      <w:ins w:id="2518" w:author="Zach Zukowski (R2 revision)" w:date="2026-05-17T00:00:00Z">
        <w:r>
          <w:t xml:space="preserve">contestability (Pettit): rules that can be publicly stated are rules</w:t>
        </w:r>
      </w:ins>
      <w:ins w:id="2519" w:author="Zach Zukowski (R2 revision)" w:date="2026-05-17T00:00:00Z">
        <w:r>
          <w:t xml:space="preserve"> </w:t>
        </w:r>
      </w:ins>
      <w:ins w:id="2520" w:author="Zach Zukowski (R2 revision)" w:date="2026-05-17T00:00:00Z">
        <w:r>
          <w:t xml:space="preserve">that can be publicly challenged, while opacity protects arbitrariness</w:t>
        </w:r>
      </w:ins>
      <w:ins w:id="2521" w:author="Zach Zukowski (R2 revision)" w:date="2026-05-17T00:00:00Z">
        <w:r>
          <w:t xml:space="preserve"> </w:t>
        </w:r>
      </w:ins>
      <w:ins w:id="2522" w:author="Zach Zukowski (R2 revision)" w:date="2026-05-17T00:00:00Z">
        <w:r>
          <w:t xml:space="preserve">from challenge (Cohen 1989 on deliberative democracy as the</w:t>
        </w:r>
      </w:ins>
      <w:ins w:id="2523" w:author="Zach Zukowski (R2 revision)" w:date="2026-05-17T00:00:00Z">
        <w:r>
          <w:t xml:space="preserve"> </w:t>
        </w:r>
      </w:ins>
      <w:ins w:id="2524" w:author="Zach Zukowski (R2 revision)" w:date="2026-05-17T00:00:00Z">
        <w:r>
          <w:t xml:space="preserve">institutional extension of Kantian publicity; Habermas 1996 on</w:t>
        </w:r>
      </w:ins>
      <w:ins w:id="2525" w:author="Zach Zukowski (R2 revision)" w:date="2026-05-17T00:00:00Z">
        <w:r>
          <w:t xml:space="preserve"> </w:t>
        </w:r>
      </w:ins>
      <w:ins w:id="2526" w:author="Zach Zukowski (R2 revision)" w:date="2026-05-17T00:00:00Z">
        <w:r>
          <w:t xml:space="preserve">discourse theory of law). Polycentricity (Ostrom) enables knowledge-use</w:t>
        </w:r>
      </w:ins>
      <w:ins w:id="2527" w:author="Zach Zukowski (R2 revision)" w:date="2026-05-17T00:00:00Z">
        <w:r>
          <w:t xml:space="preserve"> </w:t>
        </w:r>
      </w:ins>
      <w:ins w:id="2528" w:author="Zach Zukowski (R2 revision)" w:date="2026-05-17T00:00:00Z">
        <w:r>
          <w:t xml:space="preserve">(Hayek): distributed institutions aggregate dispersed information that</w:t>
        </w:r>
      </w:ins>
      <w:ins w:id="2529" w:author="Zach Zukowski (R2 revision)" w:date="2026-05-17T00:00:00Z">
        <w:r>
          <w:t xml:space="preserve"> </w:t>
        </w:r>
      </w:ins>
      <w:ins w:id="2530" w:author="Zach Zukowski (R2 revision)" w:date="2026-05-17T00:00:00Z">
        <w:r>
          <w:t xml:space="preserve">no central authority can possess, instantiating in institutional form</w:t>
        </w:r>
      </w:ins>
      <w:ins w:id="2531" w:author="Zach Zukowski (R2 revision)" w:date="2026-05-17T00:00:00Z">
        <w:r>
          <w:t xml:space="preserve"> </w:t>
        </w:r>
      </w:ins>
      <w:ins w:id="2532" w:author="Zach Zukowski (R2 revision)" w:date="2026-05-17T00:00:00Z">
        <w:r>
          <w:t xml:space="preserve">what Hayek 1945 identifies as the epistemic case for decentralized</w:t>
        </w:r>
      </w:ins>
      <w:ins w:id="2533" w:author="Zach Zukowski (R2 revision)" w:date="2026-05-17T00:00:00Z">
        <w:r>
          <w:t xml:space="preserve"> </w:t>
        </w:r>
      </w:ins>
      <w:ins w:id="2534" w:author="Zach Zukowski (R2 revision)" w:date="2026-05-17T00:00:00Z">
        <w:r>
          <w:t xml:space="preserve">coordination. Difference Principle (Rawls) constrains the outcomes</w:t>
        </w:r>
      </w:ins>
      <w:ins w:id="2535" w:author="Zach Zukowski (R2 revision)" w:date="2026-05-17T00:00:00Z">
        <w:r>
          <w:t xml:space="preserve"> </w:t>
        </w:r>
      </w:ins>
      <w:ins w:id="2536" w:author="Zach Zukowski (R2 revision)" w:date="2026-05-17T00:00:00Z">
        <w:r>
          <w:t xml:space="preserve">contestation can legitimately produce: a contestable governance system</w:t>
        </w:r>
      </w:ins>
      <w:ins w:id="2537" w:author="Zach Zukowski (R2 revision)" w:date="2026-05-17T00:00:00Z">
        <w:r>
          <w:t xml:space="preserve"> </w:t>
        </w:r>
      </w:ins>
      <w:ins w:id="2538" w:author="Zach Zukowski (R2 revision)" w:date="2026-05-17T00:00:00Z">
        <w:r>
          <w:t xml:space="preserve">that systematically disadvantages the worst-off fails the fairness</w:t>
        </w:r>
      </w:ins>
      <w:ins w:id="2539" w:author="Zach Zukowski (R2 revision)" w:date="2026-05-17T00:00:00Z">
        <w:r>
          <w:t xml:space="preserve"> </w:t>
        </w:r>
      </w:ins>
      <w:ins w:id="2540" w:author="Zach Zukowski (R2 revision)" w:date="2026-05-17T00:00:00Z">
        <w:r>
          <w:t xml:space="preserve">lens even if it scores well on the contestability mechanism, indicating</w:t>
        </w:r>
      </w:ins>
      <w:ins w:id="2541" w:author="Zach Zukowski (R2 revision)" w:date="2026-05-17T00:00:00Z">
        <w:r>
          <w:t xml:space="preserve"> </w:t>
        </w:r>
      </w:ins>
      <w:ins w:id="2542" w:author="Zach Zukowski (R2 revision)" w:date="2026-05-17T00:00:00Z">
        <w:r>
          <w:t xml:space="preserve">that procedural and distributive lenses must be evaluated jointly.</w:t>
        </w:r>
      </w:ins>
      <w:ins w:id="2543" w:author="Zach Zukowski (R2 revision)" w:date="2026-05-17T00:00:00Z">
        <w:r>
          <w:t xml:space="preserve"> </w:t>
        </w:r>
      </w:ins>
      <w:ins w:id="2544" w:author="Zach Zukowski (R2 revision)" w:date="2026-05-17T00:00:00Z">
        <w:r>
          <w:t xml:space="preserve">Knowledge-use (Hayek) requires polycentric institutional substrate</w:t>
        </w:r>
      </w:ins>
      <w:ins w:id="2545" w:author="Zach Zukowski (R2 revision)" w:date="2026-05-17T00:00:00Z">
        <w:r>
          <w:t xml:space="preserve"> </w:t>
        </w:r>
      </w:ins>
      <w:ins w:id="2546" w:author="Zach Zukowski (R2 revision)" w:date="2026-05-17T00:00:00Z">
        <w:r>
          <w:t xml:space="preserve">(Ostrom) to function: market-like price signals need multiple</w:t>
        </w:r>
      </w:ins>
      <w:ins w:id="2547" w:author="Zach Zukowski (R2 revision)" w:date="2026-05-17T00:00:00Z">
        <w:r>
          <w:t xml:space="preserve"> </w:t>
        </w:r>
      </w:ins>
      <w:ins w:id="2548" w:author="Zach Zukowski (R2 revision)" w:date="2026-05-17T00:00:00Z">
        <w:r>
          <w:t xml:space="preserve">decision-centers to interpret and act on them; a monocentric system</w:t>
        </w:r>
      </w:ins>
      <w:ins w:id="2549" w:author="Zach Zukowski (R2 revision)" w:date="2026-05-17T00:00:00Z">
        <w:r>
          <w:t xml:space="preserve"> </w:t>
        </w:r>
      </w:ins>
      <w:ins w:id="2550" w:author="Zach Zukowski (R2 revision)" w:date="2026-05-17T00:00:00Z">
        <w:r>
          <w:t xml:space="preserve">forecloses the institutional preconditions of dispersed coordination.</w:t>
        </w:r>
      </w:ins>
      <w:ins w:id="2551" w:author="Zach Zukowski (R2 revision)" w:date="2026-05-17T00:00:00Z">
        <w:r>
          <w:t xml:space="preserve"> </w:t>
        </w:r>
      </w:ins>
      <w:ins w:id="2552" w:author="Zach Zukowski (R2 revision)" w:date="2026-05-17T00:00:00Z">
        <w:r>
          <w:t xml:space="preserve">Non-domination as the freedom-state Pettit identifies is itself</w:t>
        </w:r>
      </w:ins>
      <w:ins w:id="2553" w:author="Zach Zukowski (R2 revision)" w:date="2026-05-17T00:00:00Z">
        <w:r>
          <w:t xml:space="preserve"> </w:t>
        </w:r>
      </w:ins>
      <w:ins w:id="2554" w:author="Zach Zukowski (R2 revision)" w:date="2026-05-17T00:00:00Z">
        <w:r>
          <w:t xml:space="preserve">underwritten by Kantian publicity (Pettit 1997 §4.3): the freedom to</w:t>
        </w:r>
      </w:ins>
      <w:ins w:id="2555" w:author="Zach Zukowski (R2 revision)" w:date="2026-05-17T00:00:00Z">
        <w:r>
          <w:t xml:space="preserve"> </w:t>
        </w:r>
      </w:ins>
      <w:ins w:id="2556" w:author="Zach Zukowski (R2 revision)" w:date="2026-05-17T00:00:00Z">
        <w:r>
          <w:t xml:space="preserve">contest depends on the publicity of what is contested.</w:t>
        </w:r>
      </w:ins>
    </w:p>
    <w:p>
      <w:pPr>
        <w:pStyle w:val="BodyText"/>
      </w:pPr>
      <w:ins w:id="2557" w:author="Zach Zukowski (R2 revision)" w:date="2026-05-17T00:00:00Z">
        <w:r>
          <w:t xml:space="preserve">The Synergy Index defined in Section 2.10.6 aggregates the five lens</w:t>
        </w:r>
      </w:ins>
      <w:ins w:id="2558" w:author="Zach Zukowski (R2 revision)" w:date="2026-05-17T00:00:00Z">
        <w:r>
          <w:t xml:space="preserve"> </w:t>
        </w:r>
      </w:ins>
      <w:ins w:id="2559" w:author="Zach Zukowski (R2 revision)" w:date="2026-05-17T00:00:00Z">
        <w:r>
          <w:t xml:space="preserve">scores by arithmetic mean, reflecting the equal-weight assumption that</w:t>
        </w:r>
      </w:ins>
      <w:ins w:id="2560" w:author="Zach Zukowski (R2 revision)" w:date="2026-05-17T00:00:00Z">
        <w:r>
          <w:t xml:space="preserve"> </w:t>
        </w:r>
      </w:ins>
      <w:ins w:id="2561" w:author="Zach Zukowski (R2 revision)" w:date="2026-05-17T00:00:00Z">
        <w:r>
          <w:t xml:space="preserve">each dimension contributes complementarily to overall legitimacy. The</w:t>
        </w:r>
      </w:ins>
      <w:ins w:id="2562" w:author="Zach Zukowski (R2 revision)" w:date="2026-05-17T00:00:00Z">
        <w:r>
          <w:t xml:space="preserve"> </w:t>
        </w:r>
      </w:ins>
      <w:ins w:id="2563" w:author="Zach Zukowski (R2 revision)" w:date="2026-05-17T00:00:00Z">
        <w:r>
          <w:t xml:space="preserve">mutually reinforcing structure of the five lenses motivates two</w:t>
        </w:r>
      </w:ins>
      <w:ins w:id="2564" w:author="Zach Zukowski (R2 revision)" w:date="2026-05-17T00:00:00Z">
        <w:r>
          <w:t xml:space="preserve"> </w:t>
        </w:r>
      </w:ins>
      <w:ins w:id="2565" w:author="Zach Zukowski (R2 revision)" w:date="2026-05-17T00:00:00Z">
        <w:r>
          <w:t xml:space="preserve">alternative aggregations that future work may explore: a geometric</w:t>
        </w:r>
      </w:ins>
      <w:ins w:id="2566" w:author="Zach Zukowski (R2 revision)" w:date="2026-05-17T00:00:00Z">
        <w:r>
          <w:t xml:space="preserve"> </w:t>
        </w:r>
      </w:ins>
      <w:ins w:id="2567" w:author="Zach Zukowski (R2 revision)" w:date="2026-05-17T00:00:00Z">
        <w:r>
          <w:t xml:space="preserve">mean (emphasizing weakest-link composition; aligned with the</w:t>
        </w:r>
      </w:ins>
      <w:ins w:id="2568" w:author="Zach Zukowski (R2 revision)" w:date="2026-05-17T00:00:00Z">
        <w:r>
          <w:t xml:space="preserve"> </w:t>
        </w:r>
      </w:ins>
      <w:ins w:id="2569" w:author="Zach Zukowski (R2 revision)" w:date="2026-05-17T00:00:00Z">
        <w:r>
          <w:t xml:space="preserve">weakest-link arguments in companion papers on regulatory accountability</w:t>
        </w:r>
      </w:ins>
      <w:ins w:id="2570" w:author="Zach Zukowski (R2 revision)" w:date="2026-05-17T00:00:00Z">
        <w:r>
          <w:t xml:space="preserve"> </w:t>
        </w:r>
      </w:ins>
      <w:ins w:id="2571" w:author="Zach Zukowski (R2 revision)" w:date="2026-05-17T00:00:00Z">
        <w:r>
          <w:t xml:space="preserve">in composed systems), or a network-structure scoring that explicitly</w:t>
        </w:r>
      </w:ins>
      <w:ins w:id="2572" w:author="Zach Zukowski (R2 revision)" w:date="2026-05-17T00:00:00Z">
        <w:r>
          <w:t xml:space="preserve"> </w:t>
        </w:r>
      </w:ins>
      <w:ins w:id="2573" w:author="Zach Zukowski (R2 revision)" w:date="2026-05-17T00:00:00Z">
        <w:r>
          <w:t xml:space="preserve">weights the cross-lens dependencies described above. The arithmetic</w:t>
        </w:r>
      </w:ins>
      <w:ins w:id="2574" w:author="Zach Zukowski (R2 revision)" w:date="2026-05-17T00:00:00Z">
        <w:r>
          <w:t xml:space="preserve"> </w:t>
        </w:r>
      </w:ins>
      <w:ins w:id="2575" w:author="Zach Zukowski (R2 revision)" w:date="2026-05-17T00:00:00Z">
        <w:r>
          <w:t xml:space="preserve">mean is reported as the headline aggregation in this paper for</w:t>
        </w:r>
      </w:ins>
      <w:ins w:id="2576" w:author="Zach Zukowski (R2 revision)" w:date="2026-05-17T00:00:00Z">
        <w:r>
          <w:t xml:space="preserve"> </w:t>
        </w:r>
      </w:ins>
      <w:ins w:id="2577" w:author="Zach Zukowski (R2 revision)" w:date="2026-05-17T00:00:00Z">
        <w:r>
          <w:t xml:space="preserve">descriptive simplicity; the philosophical architecture itself</w:t>
        </w:r>
      </w:ins>
      <w:ins w:id="2578" w:author="Zach Zukowski (R2 revision)" w:date="2026-05-17T00:00:00Z">
        <w:r>
          <w:t xml:space="preserve"> </w:t>
        </w:r>
      </w:ins>
      <w:ins w:id="2579" w:author="Zach Zukowski (R2 revision)" w:date="2026-05-17T00:00:00Z">
        <w:r>
          <w:t xml:space="preserve">recommends weakest-link emphasis for institutions whose legitimacy</w:t>
        </w:r>
      </w:ins>
      <w:ins w:id="2580" w:author="Zach Zukowski (R2 revision)" w:date="2026-05-17T00:00:00Z">
        <w:r>
          <w:t xml:space="preserve"> </w:t>
        </w:r>
      </w:ins>
      <w:ins w:id="2581" w:author="Zach Zukowski (R2 revision)" w:date="2026-05-17T00:00:00Z">
        <w:r>
          <w:t xml:space="preserve">depends on the joint satisfaction of all five lenses.</w:t>
        </w:r>
      </w:ins>
    </w:p>
    <w:tbl>
      <w:tblPr>
        <w:tblStyle w:val="Table"/>
        <w:tblW w:type="pct" w:w="4881"/>
        <w:tblLayout w:type="fixed"/>
        <w:tblLook w:firstRow="1" w:lastRow="0" w:firstColumn="0" w:lastColumn="0" w:noHBand="0" w:noVBand="0" w:val="0020"/>
      </w:tblPr>
      <w:tblGrid>
        <w:gridCol w:w="1602"/>
        <w:gridCol w:w="1508"/>
        <w:gridCol w:w="1602"/>
        <w:gridCol w:w="1414"/>
        <w:gridCol w:w="160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ins w:id="2582" w:author="Zach Zukowski (R2 revision)" w:date="2026-05-17T00:00:00Z">
              <w:r>
                <w:rPr>
                  <w:b/>
                  <w:bCs/>
                </w:rPr>
                <w:t xml:space="preserve">Lens</w:t>
              </w:r>
            </w:ins>
          </w:p>
        </w:tc>
        <w:tc>
          <w:tcPr/>
          <w:p>
            <w:pPr>
              <w:pStyle w:val="Compact"/>
              <w:jc w:val="left"/>
            </w:pPr>
            <w:ins w:id="2583" w:author="Zach Zukowski (R2 revision)" w:date="2026-05-17T00:00:00Z">
              <w:r>
                <w:rPr>
                  <w:b/>
                  <w:bCs/>
                </w:rPr>
                <w:t xml:space="preserve">0 (Absent)</w:t>
              </w:r>
            </w:ins>
          </w:p>
        </w:tc>
        <w:tc>
          <w:tcPr/>
          <w:p>
            <w:pPr>
              <w:pStyle w:val="Compact"/>
              <w:jc w:val="left"/>
            </w:pPr>
            <w:ins w:id="2584" w:author="Zach Zukowski (R2 revision)" w:date="2026-05-17T00:00:00Z">
              <w:r>
                <w:rPr>
                  <w:b/>
                  <w:bCs/>
                </w:rPr>
                <w:t xml:space="preserve">1 (Minimal)</w:t>
              </w:r>
            </w:ins>
          </w:p>
        </w:tc>
        <w:tc>
          <w:tcPr/>
          <w:p>
            <w:pPr>
              <w:pStyle w:val="Compact"/>
              <w:jc w:val="left"/>
            </w:pPr>
            <w:ins w:id="2585" w:author="Zach Zukowski (R2 revision)" w:date="2026-05-17T00:00:00Z">
              <w:r>
                <w:rPr>
                  <w:b/>
                  <w:bCs/>
                </w:rPr>
                <w:t xml:space="preserve">2</w:t>
              </w:r>
            </w:ins>
            <w:ins w:id="2586" w:author="Zach Zukowski (R2 revision)" w:date="2026-05-17T00:00:00Z">
              <w:r>
                <w:rPr>
                  <w:b/>
                  <w:bCs/>
                </w:rPr>
                <w:t xml:space="preserve"> </w:t>
              </w:r>
            </w:ins>
            <w:ins w:id="2587" w:author="Zach Zukowski (R2 revision)" w:date="2026-05-17T00:00:00Z">
              <w:r>
                <w:rPr>
                  <w:b/>
                  <w:bCs/>
                </w:rPr>
                <w:t xml:space="preserve">(Partial)</w:t>
              </w:r>
            </w:ins>
          </w:p>
        </w:tc>
        <w:tc>
          <w:tcPr/>
          <w:p>
            <w:pPr>
              <w:pStyle w:val="Compact"/>
              <w:jc w:val="left"/>
            </w:pPr>
            <w:ins w:id="2588" w:author="Zach Zukowski (R2 revision)" w:date="2026-05-17T00:00:00Z">
              <w:r>
                <w:rPr>
                  <w:b/>
                  <w:bCs/>
                </w:rPr>
                <w:t xml:space="preserve">3</w:t>
              </w:r>
            </w:ins>
            <w:ins w:id="2589" w:author="Zach Zukowski (R2 revision)" w:date="2026-05-17T00:00:00Z">
              <w:r>
                <w:rPr>
                  <w:b/>
                  <w:bCs/>
                </w:rPr>
                <w:t xml:space="preserve"> </w:t>
              </w:r>
            </w:ins>
            <w:ins w:id="2590" w:author="Zach Zukowski (R2 revision)" w:date="2026-05-17T00:00:00Z">
              <w:r>
                <w:rPr>
                  <w:b/>
                  <w:bCs/>
                </w:rPr>
                <w:t xml:space="preserve">(Exemplary)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2591" w:author="Zach Zukowski (R2 revision)" w:date="2026-05-17T00:00:00Z">
              <w:r>
                <w:t xml:space="preserve">Kantian</w:t>
              </w:r>
            </w:ins>
            <w:ins w:id="2592" w:author="Zach Zukowski (R2 revision)" w:date="2026-05-17T00:00:00Z">
              <w:r>
                <w:t xml:space="preserve"> </w:t>
              </w:r>
            </w:ins>
            <w:ins w:id="2593" w:author="Zach Zukowski (R2 revision)" w:date="2026-05-17T00:00:00Z">
              <w:r>
                <w:t xml:space="preserve">Publicity</w:t>
              </w:r>
            </w:ins>
          </w:p>
        </w:tc>
        <w:tc>
          <w:tcPr/>
          <w:p>
            <w:pPr>
              <w:pStyle w:val="Compact"/>
              <w:jc w:val="left"/>
            </w:pPr>
            <w:ins w:id="2594" w:author="Zach Zukowski (R2 revision)" w:date="2026-05-17T00:00:00Z">
              <w:r>
                <w:t xml:space="preserve">No public</w:t>
              </w:r>
            </w:ins>
            <w:ins w:id="2595" w:author="Zach Zukowski (R2 revision)" w:date="2026-05-17T00:00:00Z">
              <w:r>
                <w:t xml:space="preserve"> </w:t>
              </w:r>
            </w:ins>
            <w:ins w:id="2596" w:author="Zach Zukowski (R2 revision)" w:date="2026-05-17T00:00:00Z">
              <w:r>
                <w:t xml:space="preserve">governance docs</w:t>
              </w:r>
            </w:ins>
          </w:p>
        </w:tc>
        <w:tc>
          <w:tcPr/>
          <w:p>
            <w:pPr>
              <w:pStyle w:val="Compact"/>
              <w:jc w:val="left"/>
            </w:pPr>
            <w:ins w:id="2597" w:author="Zach Zukowski (R2 revision)" w:date="2026-05-17T00:00:00Z">
              <w:r>
                <w:t xml:space="preserve">Rules exist but</w:t>
              </w:r>
            </w:ins>
            <w:ins w:id="2598" w:author="Zach Zukowski (R2 revision)" w:date="2026-05-17T00:00:00Z">
              <w:r>
                <w:t xml:space="preserve"> </w:t>
              </w:r>
            </w:ins>
            <w:ins w:id="2599" w:author="Zach Zukowski (R2 revision)" w:date="2026-05-17T00:00:00Z">
              <w:r>
                <w:t xml:space="preserve">hard to find</w:t>
              </w:r>
            </w:ins>
          </w:p>
        </w:tc>
        <w:tc>
          <w:tcPr/>
          <w:p>
            <w:pPr>
              <w:pStyle w:val="Compact"/>
              <w:jc w:val="left"/>
            </w:pPr>
            <w:ins w:id="2600" w:author="Zach Zukowski (R2 revision)" w:date="2026-05-17T00:00:00Z">
              <w:r>
                <w:t xml:space="preserve">Public rules +</w:t>
              </w:r>
            </w:ins>
            <w:ins w:id="2601" w:author="Zach Zukowski (R2 revision)" w:date="2026-05-17T00:00:00Z">
              <w:r>
                <w:t xml:space="preserve"> </w:t>
              </w:r>
            </w:ins>
            <w:ins w:id="2602" w:author="Zach Zukowski (R2 revision)" w:date="2026-05-17T00:00:00Z">
              <w:r>
                <w:t xml:space="preserve">rationale</w:t>
              </w:r>
            </w:ins>
          </w:p>
        </w:tc>
        <w:tc>
          <w:tcPr/>
          <w:p>
            <w:pPr>
              <w:pStyle w:val="Compact"/>
              <w:jc w:val="left"/>
            </w:pPr>
            <w:ins w:id="2603" w:author="Zach Zukowski (R2 revision)" w:date="2026-05-17T00:00:00Z">
              <w:r>
                <w:t xml:space="preserve">Public rules +</w:t>
              </w:r>
            </w:ins>
            <w:ins w:id="2604" w:author="Zach Zukowski (R2 revision)" w:date="2026-05-17T00:00:00Z">
              <w:r>
                <w:t xml:space="preserve"> </w:t>
              </w:r>
            </w:ins>
            <w:ins w:id="2605" w:author="Zach Zukowski (R2 revision)" w:date="2026-05-17T00:00:00Z">
              <w:r>
                <w:t xml:space="preserve">deliberation +</w:t>
              </w:r>
            </w:ins>
            <w:ins w:id="2606" w:author="Zach Zukowski (R2 revision)" w:date="2026-05-17T00:00:00Z">
              <w:r>
                <w:t xml:space="preserve"> </w:t>
              </w:r>
            </w:ins>
            <w:ins w:id="2607" w:author="Zach Zukowski (R2 revision)" w:date="2026-05-17T00:00:00Z">
              <w:r>
                <w:t xml:space="preserve">justification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2608" w:author="Zach Zukowski (R2 revision)" w:date="2026-05-17T00:00:00Z">
              <w:r>
                <w:t xml:space="preserve">Rawlsian</w:t>
              </w:r>
            </w:ins>
            <w:ins w:id="2609" w:author="Zach Zukowski (R2 revision)" w:date="2026-05-17T00:00:00Z">
              <w:r>
                <w:t xml:space="preserve"> </w:t>
              </w:r>
            </w:ins>
            <w:ins w:id="2610" w:author="Zach Zukowski (R2 revision)" w:date="2026-05-17T00:00:00Z">
              <w:r>
                <w:t xml:space="preserve">Fairness</w:t>
              </w:r>
            </w:ins>
          </w:p>
        </w:tc>
        <w:tc>
          <w:tcPr/>
          <w:p>
            <w:pPr>
              <w:pStyle w:val="Compact"/>
              <w:jc w:val="left"/>
            </w:pPr>
            <w:ins w:id="2611" w:author="Zach Zukowski (R2 revision)" w:date="2026-05-17T00:00:00Z">
              <w:r>
                <w:t xml:space="preserve">No</w:t>
              </w:r>
            </w:ins>
            <w:ins w:id="2612" w:author="Zach Zukowski (R2 revision)" w:date="2026-05-17T00:00:00Z">
              <w:r>
                <w:t xml:space="preserve"> </w:t>
              </w:r>
            </w:ins>
            <w:ins w:id="2613" w:author="Zach Zukowski (R2 revision)" w:date="2026-05-17T00:00:00Z">
              <w:r>
                <w:t xml:space="preserve">floor-raising</w:t>
              </w:r>
            </w:ins>
            <w:ins w:id="2614" w:author="Zach Zukowski (R2 revision)" w:date="2026-05-17T00:00:00Z">
              <w:r>
                <w:t xml:space="preserve"> </w:t>
              </w:r>
            </w:ins>
            <w:ins w:id="2615" w:author="Zach Zukowski (R2 revision)" w:date="2026-05-17T00:00:00Z">
              <w:r>
                <w:t xml:space="preserve">mechanism</w:t>
              </w:r>
            </w:ins>
          </w:p>
        </w:tc>
        <w:tc>
          <w:tcPr/>
          <w:p>
            <w:pPr>
              <w:pStyle w:val="Compact"/>
              <w:jc w:val="left"/>
            </w:pPr>
            <w:ins w:id="2616" w:author="Zach Zukowski (R2 revision)" w:date="2026-05-17T00:00:00Z">
              <w:r>
                <w:t xml:space="preserve">Basic airdrop</w:t>
              </w:r>
            </w:ins>
            <w:ins w:id="2617" w:author="Zach Zukowski (R2 revision)" w:date="2026-05-17T00:00:00Z">
              <w:r>
                <w:t xml:space="preserve"> </w:t>
              </w:r>
            </w:ins>
            <w:ins w:id="2618" w:author="Zach Zukowski (R2 revision)" w:date="2026-05-17T00:00:00Z">
              <w:r>
                <w:t xml:space="preserve">only</w:t>
              </w:r>
            </w:ins>
          </w:p>
        </w:tc>
        <w:tc>
          <w:tcPr/>
          <w:p>
            <w:pPr>
              <w:pStyle w:val="Compact"/>
              <w:jc w:val="left"/>
            </w:pPr>
            <w:ins w:id="2619" w:author="Zach Zukowski (R2 revision)" w:date="2026-05-17T00:00:00Z">
              <w:r>
                <w:t xml:space="preserve">Graduated fee</w:t>
              </w:r>
            </w:ins>
            <w:ins w:id="2620" w:author="Zach Zukowski (R2 revision)" w:date="2026-05-17T00:00:00Z">
              <w:r>
                <w:t xml:space="preserve"> </w:t>
              </w:r>
            </w:ins>
            <w:ins w:id="2621" w:author="Zach Zukowski (R2 revision)" w:date="2026-05-17T00:00:00Z">
              <w:r>
                <w:t xml:space="preserve">tiers or</w:t>
              </w:r>
            </w:ins>
            <w:ins w:id="2622" w:author="Zach Zukowski (R2 revision)" w:date="2026-05-17T00:00:00Z">
              <w:r>
                <w:t xml:space="preserve"> </w:t>
              </w:r>
            </w:ins>
            <w:ins w:id="2623" w:author="Zach Zukowski (R2 revision)" w:date="2026-05-17T00:00:00Z">
              <w:r>
                <w:t xml:space="preserve">grants</w:t>
              </w:r>
            </w:ins>
          </w:p>
        </w:tc>
        <w:tc>
          <w:tcPr/>
          <w:p>
            <w:pPr>
              <w:pStyle w:val="Compact"/>
              <w:jc w:val="left"/>
            </w:pPr>
            <w:ins w:id="2624" w:author="Zach Zukowski (R2 revision)" w:date="2026-05-17T00:00:00Z">
              <w:r>
                <w:t xml:space="preserve">Systematic</w:t>
              </w:r>
            </w:ins>
            <w:ins w:id="2625" w:author="Zach Zukowski (R2 revision)" w:date="2026-05-17T00:00:00Z">
              <w:r>
                <w:t xml:space="preserve"> </w:t>
              </w:r>
            </w:ins>
            <w:ins w:id="2626" w:author="Zach Zukowski (R2 revision)" w:date="2026-05-17T00:00:00Z">
              <w:r>
                <w:t xml:space="preserve">equity</w:t>
              </w:r>
            </w:ins>
            <w:ins w:id="2627" w:author="Zach Zukowski (R2 revision)" w:date="2026-05-17T00:00:00Z">
              <w:r>
                <w:t xml:space="preserve"> </w:t>
              </w:r>
            </w:ins>
            <w:ins w:id="2628" w:author="Zach Zukowski (R2 revision)" w:date="2026-05-17T00:00:00Z">
              <w:r>
                <w:t xml:space="preserve">mechanisms +</w:t>
              </w:r>
            </w:ins>
            <w:ins w:id="2629" w:author="Zach Zukowski (R2 revision)" w:date="2026-05-17T00:00:00Z">
              <w:r>
                <w:t xml:space="preserve"> </w:t>
              </w:r>
            </w:ins>
            <w:ins w:id="2630" w:author="Zach Zukowski (R2 revision)" w:date="2026-05-17T00:00:00Z">
              <w:r>
                <w:t xml:space="preserve">measured gaps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2631" w:author="Zach Zukowski (R2 revision)" w:date="2026-05-17T00:00:00Z">
              <w:r>
                <w:t xml:space="preserve">Pettit</w:t>
              </w:r>
            </w:ins>
            <w:ins w:id="2632" w:author="Zach Zukowski (R2 revision)" w:date="2026-05-17T00:00:00Z">
              <w:r>
                <w:t xml:space="preserve"> </w:t>
              </w:r>
            </w:ins>
            <w:ins w:id="2633" w:author="Zach Zukowski (R2 revision)" w:date="2026-05-17T00:00:00Z">
              <w:r>
                <w:t xml:space="preserve">Contestation</w:t>
              </w:r>
            </w:ins>
          </w:p>
        </w:tc>
        <w:tc>
          <w:tcPr/>
          <w:p>
            <w:pPr>
              <w:pStyle w:val="Compact"/>
              <w:jc w:val="left"/>
            </w:pPr>
            <w:ins w:id="2634" w:author="Zach Zukowski (R2 revision)" w:date="2026-05-17T00:00:00Z">
              <w:r>
                <w:t xml:space="preserve">No appeals or</w:t>
              </w:r>
            </w:ins>
            <w:ins w:id="2635" w:author="Zach Zukowski (R2 revision)" w:date="2026-05-17T00:00:00Z">
              <w:r>
                <w:t xml:space="preserve"> </w:t>
              </w:r>
            </w:ins>
            <w:ins w:id="2636" w:author="Zach Zukowski (R2 revision)" w:date="2026-05-17T00:00:00Z">
              <w:r>
                <w:t xml:space="preserve">checks</w:t>
              </w:r>
            </w:ins>
          </w:p>
        </w:tc>
        <w:tc>
          <w:tcPr/>
          <w:p>
            <w:pPr>
              <w:pStyle w:val="Compact"/>
              <w:jc w:val="left"/>
            </w:pPr>
            <w:ins w:id="2637" w:author="Zach Zukowski (R2 revision)" w:date="2026-05-17T00:00:00Z">
              <w:r>
                <w:t xml:space="preserve">Informal</w:t>
              </w:r>
            </w:ins>
            <w:ins w:id="2638" w:author="Zach Zukowski (R2 revision)" w:date="2026-05-17T00:00:00Z">
              <w:r>
                <w:t xml:space="preserve"> </w:t>
              </w:r>
            </w:ins>
            <w:ins w:id="2639" w:author="Zach Zukowski (R2 revision)" w:date="2026-05-17T00:00:00Z">
              <w:r>
                <w:t xml:space="preserve">complaints</w:t>
              </w:r>
            </w:ins>
            <w:ins w:id="2640" w:author="Zach Zukowski (R2 revision)" w:date="2026-05-17T00:00:00Z">
              <w:r>
                <w:t xml:space="preserve"> </w:t>
              </w:r>
            </w:ins>
            <w:ins w:id="2641" w:author="Zach Zukowski (R2 revision)" w:date="2026-05-17T00:00:00Z">
              <w:r>
                <w:t xml:space="preserve">possible</w:t>
              </w:r>
            </w:ins>
          </w:p>
        </w:tc>
        <w:tc>
          <w:tcPr/>
          <w:p>
            <w:pPr>
              <w:pStyle w:val="Compact"/>
              <w:jc w:val="left"/>
            </w:pPr>
            <w:ins w:id="2642" w:author="Zach Zukowski (R2 revision)" w:date="2026-05-17T00:00:00Z">
              <w:r>
                <w:t xml:space="preserve">Formal appeal</w:t>
              </w:r>
            </w:ins>
            <w:ins w:id="2643" w:author="Zach Zukowski (R2 revision)" w:date="2026-05-17T00:00:00Z">
              <w:r>
                <w:t xml:space="preserve"> </w:t>
              </w:r>
            </w:ins>
            <w:ins w:id="2644" w:author="Zach Zukowski (R2 revision)" w:date="2026-05-17T00:00:00Z">
              <w:r>
                <w:t xml:space="preserve">mechanism</w:t>
              </w:r>
            </w:ins>
            <w:ins w:id="2645" w:author="Zach Zukowski (R2 revision)" w:date="2026-05-17T00:00:00Z">
              <w:r>
                <w:t xml:space="preserve"> </w:t>
              </w:r>
            </w:ins>
            <w:ins w:id="2646" w:author="Zach Zukowski (R2 revision)" w:date="2026-05-17T00:00:00Z">
              <w:r>
                <w:t xml:space="preserve">exists</w:t>
              </w:r>
            </w:ins>
          </w:p>
        </w:tc>
        <w:tc>
          <w:tcPr/>
          <w:p>
            <w:pPr>
              <w:pStyle w:val="Compact"/>
              <w:jc w:val="left"/>
            </w:pPr>
            <w:ins w:id="2647" w:author="Zach Zukowski (R2 revision)" w:date="2026-05-17T00:00:00Z">
              <w:r>
                <w:t xml:space="preserve">Independent</w:t>
              </w:r>
            </w:ins>
            <w:ins w:id="2648" w:author="Zach Zukowski (R2 revision)" w:date="2026-05-17T00:00:00Z">
              <w:r>
                <w:t xml:space="preserve"> </w:t>
              </w:r>
            </w:ins>
            <w:ins w:id="2649" w:author="Zach Zukowski (R2 revision)" w:date="2026-05-17T00:00:00Z">
              <w:r>
                <w:t xml:space="preserve">arbitration +</w:t>
              </w:r>
            </w:ins>
            <w:ins w:id="2650" w:author="Zach Zukowski (R2 revision)" w:date="2026-05-17T00:00:00Z">
              <w:r>
                <w:t xml:space="preserve"> </w:t>
              </w:r>
            </w:ins>
            <w:ins w:id="2651" w:author="Zach Zukowski (R2 revision)" w:date="2026-05-17T00:00:00Z">
              <w:r>
                <w:t xml:space="preserve">veto rights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2652" w:author="Zach Zukowski (R2 revision)" w:date="2026-05-17T00:00:00Z">
              <w:r>
                <w:t xml:space="preserve">Ostrom</w:t>
              </w:r>
            </w:ins>
            <w:ins w:id="2653" w:author="Zach Zukowski (R2 revision)" w:date="2026-05-17T00:00:00Z">
              <w:r>
                <w:t xml:space="preserve"> </w:t>
              </w:r>
            </w:ins>
            <w:ins w:id="2654" w:author="Zach Zukowski (R2 revision)" w:date="2026-05-17T00:00:00Z">
              <w:r>
                <w:t xml:space="preserve">Polycentricity</w:t>
              </w:r>
            </w:ins>
          </w:p>
        </w:tc>
        <w:tc>
          <w:tcPr/>
          <w:p>
            <w:pPr>
              <w:pStyle w:val="Compact"/>
              <w:jc w:val="left"/>
            </w:pPr>
            <w:ins w:id="2655" w:author="Zach Zukowski (R2 revision)" w:date="2026-05-17T00:00:00Z">
              <w:r>
                <w:t xml:space="preserve">Single decision</w:t>
              </w:r>
            </w:ins>
            <w:ins w:id="2656" w:author="Zach Zukowski (R2 revision)" w:date="2026-05-17T00:00:00Z">
              <w:r>
                <w:t xml:space="preserve"> </w:t>
              </w:r>
            </w:ins>
            <w:ins w:id="2657" w:author="Zach Zukowski (R2 revision)" w:date="2026-05-17T00:00:00Z">
              <w:r>
                <w:t xml:space="preserve">center</w:t>
              </w:r>
            </w:ins>
          </w:p>
        </w:tc>
        <w:tc>
          <w:tcPr/>
          <w:p>
            <w:pPr>
              <w:pStyle w:val="Compact"/>
              <w:jc w:val="left"/>
            </w:pPr>
            <w:ins w:id="2658" w:author="Zach Zukowski (R2 revision)" w:date="2026-05-17T00:00:00Z">
              <w:r>
                <w:t xml:space="preserve">Advisory</w:t>
              </w:r>
            </w:ins>
            <w:ins w:id="2659" w:author="Zach Zukowski (R2 revision)" w:date="2026-05-17T00:00:00Z">
              <w:r>
                <w:t xml:space="preserve"> </w:t>
              </w:r>
            </w:ins>
            <w:ins w:id="2660" w:author="Zach Zukowski (R2 revision)" w:date="2026-05-17T00:00:00Z">
              <w:r>
                <w:t xml:space="preserve">subcommittees</w:t>
              </w:r>
            </w:ins>
          </w:p>
        </w:tc>
        <w:tc>
          <w:tcPr/>
          <w:p>
            <w:pPr>
              <w:pStyle w:val="Compact"/>
              <w:jc w:val="left"/>
            </w:pPr>
            <w:ins w:id="2661" w:author="Zach Zukowski (R2 revision)" w:date="2026-05-17T00:00:00Z">
              <w:r>
                <w:t xml:space="preserve">Functional</w:t>
              </w:r>
            </w:ins>
            <w:ins w:id="2662" w:author="Zach Zukowski (R2 revision)" w:date="2026-05-17T00:00:00Z">
              <w:r>
                <w:t xml:space="preserve"> </w:t>
              </w:r>
            </w:ins>
            <w:ins w:id="2663" w:author="Zach Zukowski (R2 revision)" w:date="2026-05-17T00:00:00Z">
              <w:r>
                <w:t xml:space="preserve">subDAOs with</w:t>
              </w:r>
            </w:ins>
            <w:ins w:id="2664" w:author="Zach Zukowski (R2 revision)" w:date="2026-05-17T00:00:00Z">
              <w:r>
                <w:t xml:space="preserve"> </w:t>
              </w:r>
            </w:ins>
            <w:ins w:id="2665" w:author="Zach Zukowski (R2 revision)" w:date="2026-05-17T00:00:00Z">
              <w:r>
                <w:t xml:space="preserve">budgets</w:t>
              </w:r>
            </w:ins>
          </w:p>
        </w:tc>
        <w:tc>
          <w:tcPr/>
          <w:p>
            <w:pPr>
              <w:pStyle w:val="Compact"/>
              <w:jc w:val="left"/>
            </w:pPr>
            <w:ins w:id="2666" w:author="Zach Zukowski (R2 revision)" w:date="2026-05-17T00:00:00Z">
              <w:r>
                <w:t xml:space="preserve">Nested</w:t>
              </w:r>
            </w:ins>
            <w:ins w:id="2667" w:author="Zach Zukowski (R2 revision)" w:date="2026-05-17T00:00:00Z">
              <w:r>
                <w:t xml:space="preserve"> </w:t>
              </w:r>
            </w:ins>
            <w:ins w:id="2668" w:author="Zach Zukowski (R2 revision)" w:date="2026-05-17T00:00:00Z">
              <w:r>
                <w:t xml:space="preserve">governance with</w:t>
              </w:r>
            </w:ins>
            <w:ins w:id="2669" w:author="Zach Zukowski (R2 revision)" w:date="2026-05-17T00:00:00Z">
              <w:r>
                <w:t xml:space="preserve"> </w:t>
              </w:r>
            </w:ins>
            <w:ins w:id="2670" w:author="Zach Zukowski (R2 revision)" w:date="2026-05-17T00:00:00Z">
              <w:r>
                <w:t xml:space="preserve">local autonomy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2671" w:author="Zach Zukowski (R2 revision)" w:date="2026-05-17T00:00:00Z">
              <w:r>
                <w:t xml:space="preserve">Hayek</w:t>
              </w:r>
            </w:ins>
            <w:ins w:id="2672" w:author="Zach Zukowski (R2 revision)" w:date="2026-05-17T00:00:00Z">
              <w:r>
                <w:t xml:space="preserve"> </w:t>
              </w:r>
            </w:ins>
            <w:ins w:id="2673" w:author="Zach Zukowski (R2 revision)" w:date="2026-05-17T00:00:00Z">
              <w:r>
                <w:t xml:space="preserve">Knowledge-use</w:t>
              </w:r>
            </w:ins>
          </w:p>
        </w:tc>
        <w:tc>
          <w:tcPr/>
          <w:p>
            <w:pPr>
              <w:pStyle w:val="Compact"/>
              <w:jc w:val="left"/>
            </w:pPr>
            <w:ins w:id="2674" w:author="Zach Zukowski (R2 revision)" w:date="2026-05-17T00:00:00Z">
              <w:r>
                <w:t xml:space="preserve">Fixed</w:t>
              </w:r>
            </w:ins>
            <w:ins w:id="2675" w:author="Zach Zukowski (R2 revision)" w:date="2026-05-17T00:00:00Z">
              <w:r>
                <w:t xml:space="preserve"> </w:t>
              </w:r>
            </w:ins>
            <w:ins w:id="2676" w:author="Zach Zukowski (R2 revision)" w:date="2026-05-17T00:00:00Z">
              <w:r>
                <w:t xml:space="preserve">parameters</w:t>
              </w:r>
            </w:ins>
          </w:p>
        </w:tc>
        <w:tc>
          <w:tcPr/>
          <w:p>
            <w:pPr>
              <w:pStyle w:val="Compact"/>
              <w:jc w:val="left"/>
            </w:pPr>
            <w:ins w:id="2677" w:author="Zach Zukowski (R2 revision)" w:date="2026-05-17T00:00:00Z">
              <w:r>
                <w:t xml:space="preserve">Admin-adjusted</w:t>
              </w:r>
            </w:ins>
            <w:ins w:id="2678" w:author="Zach Zukowski (R2 revision)" w:date="2026-05-17T00:00:00Z">
              <w:r>
                <w:t xml:space="preserve"> </w:t>
              </w:r>
            </w:ins>
            <w:ins w:id="2679" w:author="Zach Zukowski (R2 revision)" w:date="2026-05-17T00:00:00Z">
              <w:r>
                <w:t xml:space="preserve">parameters</w:t>
              </w:r>
            </w:ins>
          </w:p>
        </w:tc>
        <w:tc>
          <w:tcPr/>
          <w:p>
            <w:pPr>
              <w:pStyle w:val="Compact"/>
              <w:jc w:val="left"/>
            </w:pPr>
            <w:ins w:id="2680" w:author="Zach Zukowski (R2 revision)" w:date="2026-05-17T00:00:00Z">
              <w:r>
                <w:t xml:space="preserve">Automated</w:t>
              </w:r>
            </w:ins>
            <w:ins w:id="2681" w:author="Zach Zukowski (R2 revision)" w:date="2026-05-17T00:00:00Z">
              <w:r>
                <w:t xml:space="preserve"> </w:t>
              </w:r>
            </w:ins>
            <w:ins w:id="2682" w:author="Zach Zukowski (R2 revision)" w:date="2026-05-17T00:00:00Z">
              <w:r>
                <w:t xml:space="preserve">price signals</w:t>
              </w:r>
            </w:ins>
          </w:p>
        </w:tc>
        <w:tc>
          <w:tcPr/>
          <w:p>
            <w:pPr>
              <w:pStyle w:val="Compact"/>
              <w:jc w:val="left"/>
            </w:pPr>
            <w:ins w:id="2683" w:author="Zach Zukowski (R2 revision)" w:date="2026-05-17T00:00:00Z">
              <w:r>
                <w:t xml:space="preserve">Demand-coupled</w:t>
              </w:r>
            </w:ins>
            <w:ins w:id="2684" w:author="Zach Zukowski (R2 revision)" w:date="2026-05-17T00:00:00Z">
              <w:r>
                <w:t xml:space="preserve"> </w:t>
              </w:r>
            </w:ins>
            <w:ins w:id="2685" w:author="Zach Zukowski (R2 revision)" w:date="2026-05-17T00:00:00Z">
              <w:r>
                <w:t xml:space="preserve">mechanisms +</w:t>
              </w:r>
            </w:ins>
            <w:ins w:id="2686" w:author="Zach Zukowski (R2 revision)" w:date="2026-05-17T00:00:00Z">
              <w:r>
                <w:t xml:space="preserve"> </w:t>
              </w:r>
            </w:ins>
            <w:ins w:id="2687" w:author="Zach Zukowski (R2 revision)" w:date="2026-05-17T00:00:00Z">
              <w:r>
                <w:t xml:space="preserve">edge feedback</w:t>
              </w:r>
            </w:ins>
          </w:p>
        </w:tc>
      </w:tr>
    </w:tbl>
    <w:p>
      <w:pPr>
        <w:pStyle w:val="BodyText"/>
      </w:pPr>
      <w:ins w:id="2688" w:author="Zach Zukowski (R2 revision)" w:date="2026-05-17T00:00:00Z">
        <w:r>
          <w:rPr>
            <w:b/>
            <w:bCs/>
            <w:i/>
            <w:iCs/>
          </w:rPr>
          <w:t xml:space="preserve">Table 1.</w:t>
        </w:r>
      </w:ins>
      <w:ins w:id="2689" w:author="Zach Zukowski (R2 revision)" w:date="2026-05-17T00:00:00Z">
        <w:r>
          <w:rPr>
            <w:i/>
            <w:iCs/>
          </w:rPr>
          <w:t xml:space="preserve"> </w:t>
        </w:r>
      </w:ins>
      <w:ins w:id="2690" w:author="Zach Zukowski (R2 revision)" w:date="2026-05-17T00:00:00Z">
        <w:r>
          <w:rPr>
            <w:i/>
            <w:iCs/>
          </w:rPr>
          <w:t xml:space="preserve">Scoring rubric: philosophical lens evaluation (0 = absent,</w:t>
        </w:r>
      </w:ins>
      <w:ins w:id="2691" w:author="Zach Zukowski (R2 revision)" w:date="2026-05-17T00:00:00Z">
        <w:r>
          <w:rPr>
            <w:i/>
            <w:iCs/>
          </w:rPr>
          <w:t xml:space="preserve"> </w:t>
        </w:r>
      </w:ins>
      <w:ins w:id="2692" w:author="Zach Zukowski (R2 revision)" w:date="2026-05-17T00:00:00Z">
        <w:r>
          <w:rPr>
            <w:i/>
            <w:iCs/>
          </w:rPr>
          <w:t xml:space="preserve">3 = exemplary). Each lens has a two-layer structure: an operational</w:t>
        </w:r>
      </w:ins>
      <w:ins w:id="2693" w:author="Zach Zukowski (R2 revision)" w:date="2026-05-17T00:00:00Z">
        <w:r>
          <w:rPr>
            <w:i/>
            <w:iCs/>
          </w:rPr>
          <w:t xml:space="preserve"> </w:t>
        </w:r>
      </w:ins>
      <w:ins w:id="2694" w:author="Zach Zukowski (R2 revision)" w:date="2026-05-17T00:00:00Z">
        <w:r>
          <w:rPr>
            <w:i/>
            <w:iCs/>
          </w:rPr>
          <w:t xml:space="preserve">mechanism (what we score in each protocol) and a philosophical goal</w:t>
        </w:r>
      </w:ins>
      <w:ins w:id="2695" w:author="Zach Zukowski (R2 revision)" w:date="2026-05-17T00:00:00Z">
        <w:r>
          <w:rPr>
            <w:i/>
            <w:iCs/>
          </w:rPr>
          <w:t xml:space="preserve"> </w:t>
        </w:r>
      </w:ins>
      <w:ins w:id="2696" w:author="Zach Zukowski (R2 revision)" w:date="2026-05-17T00:00:00Z">
        <w:r>
          <w:rPr>
            <w:i/>
            <w:iCs/>
          </w:rPr>
          <w:t xml:space="preserve">(the normative warrant the tradition supplies). Kantian Publicity</w:t>
        </w:r>
      </w:ins>
      <w:ins w:id="2697" w:author="Zach Zukowski (R2 revision)" w:date="2026-05-17T00:00:00Z">
        <w:r>
          <w:rPr>
            <w:i/>
            <w:iCs/>
          </w:rPr>
          <w:t xml:space="preserve"> </w:t>
        </w:r>
      </w:ins>
      <w:ins w:id="2698" w:author="Zach Zukowski (R2 revision)" w:date="2026-05-17T00:00:00Z">
        <w:r>
          <w:rPr>
            <w:i/>
            <w:iCs/>
          </w:rPr>
          <w:t xml:space="preserve">(operational: transparent rules with published rationales; goal:</w:t>
        </w:r>
      </w:ins>
      <w:ins w:id="2699" w:author="Zach Zukowski (R2 revision)" w:date="2026-05-17T00:00:00Z">
        <w:r>
          <w:rPr>
            <w:i/>
            <w:iCs/>
          </w:rPr>
          <w:t xml:space="preserve"> </w:t>
        </w:r>
      </w:ins>
      <w:ins w:id="2700" w:author="Zach Zukowski (R2 revision)" w:date="2026-05-17T00:00:00Z">
        <w:r>
          <w:rPr>
            <w:i/>
            <w:iCs/>
          </w:rPr>
          <w:t xml:space="preserve">legitimacy through public reason; Kant 1795</w:t>
        </w:r>
      </w:ins>
      <w:ins w:id="2701" w:author="Zach Zukowski (R2 revision)" w:date="2026-05-17T00:00:00Z">
        <w:r>
          <w:rPr>
            <w:i/>
            <w:iCs/>
          </w:rPr>
          <w:t xml:space="preserve"> </w:t>
        </w:r>
      </w:ins>
      <w:ins w:id="2702" w:author="Zach Zukowski (R2 revision)" w:date="2026-05-17T00:00:00Z">
        <w:r>
          <w:t xml:space="preserve">Toward Perpetual Peace</w:t>
        </w:r>
      </w:ins>
      <w:ins w:id="2703" w:author="Zach Zukowski (R2 revision)" w:date="2026-05-17T00:00:00Z">
        <w:r>
          <w:rPr>
            <w:i/>
            <w:iCs/>
          </w:rPr>
          <w:t xml:space="preserve">).</w:t>
        </w:r>
      </w:ins>
      <w:ins w:id="2704" w:author="Zach Zukowski (R2 revision)" w:date="2026-05-17T00:00:00Z">
        <w:r>
          <w:rPr>
            <w:i/>
            <w:iCs/>
          </w:rPr>
          <w:t xml:space="preserve"> </w:t>
        </w:r>
      </w:ins>
      <w:ins w:id="2705" w:author="Zach Zukowski (R2 revision)" w:date="2026-05-17T00:00:00Z">
        <w:r>
          <w:rPr>
            <w:i/>
            <w:iCs/>
          </w:rPr>
          <w:t xml:space="preserve">Rawlsian Fairness (operational: floor-raising distributional</w:t>
        </w:r>
      </w:ins>
      <w:ins w:id="2706" w:author="Zach Zukowski (R2 revision)" w:date="2026-05-17T00:00:00Z">
        <w:r>
          <w:rPr>
            <w:i/>
            <w:iCs/>
          </w:rPr>
          <w:t xml:space="preserve"> </w:t>
        </w:r>
      </w:ins>
      <w:ins w:id="2707" w:author="Zach Zukowski (R2 revision)" w:date="2026-05-17T00:00:00Z">
        <w:r>
          <w:rPr>
            <w:i/>
            <w:iCs/>
          </w:rPr>
          <w:t xml:space="preserve">mechanisms; goal: Difference Principle protection of the least</w:t>
        </w:r>
      </w:ins>
      <w:ins w:id="2708" w:author="Zach Zukowski (R2 revision)" w:date="2026-05-17T00:00:00Z">
        <w:r>
          <w:rPr>
            <w:i/>
            <w:iCs/>
          </w:rPr>
          <w:t xml:space="preserve"> </w:t>
        </w:r>
      </w:ins>
      <w:ins w:id="2709" w:author="Zach Zukowski (R2 revision)" w:date="2026-05-17T00:00:00Z">
        <w:r>
          <w:rPr>
            <w:i/>
            <w:iCs/>
          </w:rPr>
          <w:t xml:space="preserve">advantaged; Rawls 1971 §13, 2001 §13). Pettit Contestation (operational:</w:t>
        </w:r>
      </w:ins>
      <w:ins w:id="2710" w:author="Zach Zukowski (R2 revision)" w:date="2026-05-17T00:00:00Z">
        <w:r>
          <w:rPr>
            <w:i/>
            <w:iCs/>
          </w:rPr>
          <w:t xml:space="preserve"> </w:t>
        </w:r>
      </w:ins>
      <w:ins w:id="2711" w:author="Zach Zukowski (R2 revision)" w:date="2026-05-17T00:00:00Z">
        <w:r>
          <w:rPr>
            <w:i/>
            <w:iCs/>
          </w:rPr>
          <w:t xml:space="preserve">formal appeals and veto infrastructure; goal: non-domination as</w:t>
        </w:r>
      </w:ins>
      <w:ins w:id="2712" w:author="Zach Zukowski (R2 revision)" w:date="2026-05-17T00:00:00Z">
        <w:r>
          <w:rPr>
            <w:i/>
            <w:iCs/>
          </w:rPr>
          <w:t xml:space="preserve"> </w:t>
        </w:r>
      </w:ins>
      <w:ins w:id="2713" w:author="Zach Zukowski (R2 revision)" w:date="2026-05-17T00:00:00Z">
        <w:r>
          <w:rPr>
            <w:i/>
            <w:iCs/>
          </w:rPr>
          <w:t xml:space="preserve">freedom from arbitrary power; Pettit 1997</w:t>
        </w:r>
      </w:ins>
      <w:ins w:id="2714" w:author="Zach Zukowski (R2 revision)" w:date="2026-05-17T00:00:00Z">
        <w:r>
          <w:rPr>
            <w:i/>
            <w:iCs/>
          </w:rPr>
          <w:t xml:space="preserve"> </w:t>
        </w:r>
      </w:ins>
      <w:ins w:id="2715" w:author="Zach Zukowski (R2 revision)" w:date="2026-05-17T00:00:00Z">
        <w:r>
          <w:t xml:space="preserve">Republicanism</w:t>
        </w:r>
      </w:ins>
      <w:ins w:id="2716" w:author="Zach Zukowski (R2 revision)" w:date="2026-05-17T00:00:00Z">
        <w:r>
          <w:rPr>
            <w:i/>
            <w:iCs/>
          </w:rPr>
          <w:t xml:space="preserve">, building</w:t>
        </w:r>
      </w:ins>
      <w:ins w:id="2717" w:author="Zach Zukowski (R2 revision)" w:date="2026-05-17T00:00:00Z">
        <w:r>
          <w:rPr>
            <w:i/>
            <w:iCs/>
          </w:rPr>
          <w:t xml:space="preserve"> </w:t>
        </w:r>
      </w:ins>
      <w:ins w:id="2718" w:author="Zach Zukowski (R2 revision)" w:date="2026-05-17T00:00:00Z">
        <w:r>
          <w:rPr>
            <w:i/>
            <w:iCs/>
          </w:rPr>
          <w:t xml:space="preserve">on Skinner 1998</w:t>
        </w:r>
      </w:ins>
      <w:ins w:id="2719" w:author="Zach Zukowski (R2 revision)" w:date="2026-05-17T00:00:00Z">
        <w:r>
          <w:rPr>
            <w:i/>
            <w:iCs/>
          </w:rPr>
          <w:t xml:space="preserve"> </w:t>
        </w:r>
      </w:ins>
      <w:ins w:id="2720" w:author="Zach Zukowski (R2 revision)" w:date="2026-05-17T00:00:00Z">
        <w:r>
          <w:t xml:space="preserve">Liberty before Liberalism</w:t>
        </w:r>
      </w:ins>
      <w:ins w:id="2721" w:author="Zach Zukowski (R2 revision)" w:date="2026-05-17T00:00:00Z">
        <w:r>
          <w:rPr>
            <w:i/>
            <w:iCs/>
          </w:rPr>
          <w:t xml:space="preserve">). Ostrom Polycentricity</w:t>
        </w:r>
      </w:ins>
      <w:ins w:id="2722" w:author="Zach Zukowski (R2 revision)" w:date="2026-05-17T00:00:00Z">
        <w:r>
          <w:rPr>
            <w:i/>
            <w:iCs/>
          </w:rPr>
          <w:t xml:space="preserve"> </w:t>
        </w:r>
      </w:ins>
      <w:ins w:id="2723" w:author="Zach Zukowski (R2 revision)" w:date="2026-05-17T00:00:00Z">
        <w:r>
          <w:rPr>
            <w:i/>
            <w:iCs/>
          </w:rPr>
          <w:t xml:space="preserve">(operational: nested decision-centers with local autonomy; goal:</w:t>
        </w:r>
      </w:ins>
      <w:ins w:id="2724" w:author="Zach Zukowski (R2 revision)" w:date="2026-05-17T00:00:00Z">
        <w:r>
          <w:rPr>
            <w:i/>
            <w:iCs/>
          </w:rPr>
          <w:t xml:space="preserve"> </w:t>
        </w:r>
      </w:ins>
      <w:ins w:id="2725" w:author="Zach Zukowski (R2 revision)" w:date="2026-05-17T00:00:00Z">
        <w:r>
          <w:rPr>
            <w:i/>
            <w:iCs/>
          </w:rPr>
          <w:t xml:space="preserve">adaptive collective action across heterogeneous environments;</w:t>
        </w:r>
      </w:ins>
      <w:ins w:id="2726" w:author="Zach Zukowski (R2 revision)" w:date="2026-05-17T00:00:00Z">
        <w:r>
          <w:rPr>
            <w:i/>
            <w:iCs/>
          </w:rPr>
          <w:t xml:space="preserve"> </w:t>
        </w:r>
      </w:ins>
      <w:ins w:id="2727" w:author="Zach Zukowski (R2 revision)" w:date="2026-05-17T00:00:00Z">
        <w:r>
          <w:rPr>
            <w:i/>
            <w:iCs/>
          </w:rPr>
          <w:t xml:space="preserve">Ostrom 1990</w:t>
        </w:r>
      </w:ins>
      <w:ins w:id="2728" w:author="Zach Zukowski (R2 revision)" w:date="2026-05-17T00:00:00Z">
        <w:r>
          <w:rPr>
            <w:i/>
            <w:iCs/>
          </w:rPr>
          <w:t xml:space="preserve"> </w:t>
        </w:r>
      </w:ins>
      <w:ins w:id="2729" w:author="Zach Zukowski (R2 revision)" w:date="2026-05-17T00:00:00Z">
        <w:r>
          <w:t xml:space="preserve">Governing the Commons</w:t>
        </w:r>
      </w:ins>
      <w:ins w:id="2730" w:author="Zach Zukowski (R2 revision)" w:date="2026-05-17T00:00:00Z">
        <w:r>
          <w:rPr>
            <w:i/>
            <w:iCs/>
          </w:rPr>
          <w:t xml:space="preserve">; V. Ostrom, Tiebout, &amp; Warren 1961).</w:t>
        </w:r>
      </w:ins>
      <w:ins w:id="2731" w:author="Zach Zukowski (R2 revision)" w:date="2026-05-17T00:00:00Z">
        <w:r>
          <w:rPr>
            <w:i/>
            <w:iCs/>
          </w:rPr>
          <w:t xml:space="preserve"> </w:t>
        </w:r>
      </w:ins>
      <w:ins w:id="2732" w:author="Zach Zukowski (R2 revision)" w:date="2026-05-17T00:00:00Z">
        <w:r>
          <w:rPr>
            <w:i/>
            <w:iCs/>
          </w:rPr>
          <w:t xml:space="preserve">Hayek Knowledge-use (operational: demand-coupled signal mechanisms</w:t>
        </w:r>
      </w:ins>
      <w:ins w:id="2733" w:author="Zach Zukowski (R2 revision)" w:date="2026-05-17T00:00:00Z">
        <w:r>
          <w:rPr>
            <w:i/>
            <w:iCs/>
          </w:rPr>
          <w:t xml:space="preserve"> </w:t>
        </w:r>
      </w:ins>
      <w:ins w:id="2734" w:author="Zach Zukowski (R2 revision)" w:date="2026-05-17T00:00:00Z">
        <w:r>
          <w:rPr>
            <w:i/>
            <w:iCs/>
          </w:rPr>
          <w:t xml:space="preserve">with edge feedback; goal: epistemic coordination through dispersed</w:t>
        </w:r>
      </w:ins>
      <w:ins w:id="2735" w:author="Zach Zukowski (R2 revision)" w:date="2026-05-17T00:00:00Z">
        <w:r>
          <w:rPr>
            <w:i/>
            <w:iCs/>
          </w:rPr>
          <w:t xml:space="preserve"> </w:t>
        </w:r>
      </w:ins>
      <w:ins w:id="2736" w:author="Zach Zukowski (R2 revision)" w:date="2026-05-17T00:00:00Z">
        <w:r>
          <w:rPr>
            <w:i/>
            <w:iCs/>
          </w:rPr>
          <w:t xml:space="preserve">information; Hayek 1945</w:t>
        </w:r>
      </w:ins>
      <w:ins w:id="2737" w:author="Zach Zukowski (R2 revision)" w:date="2026-05-17T00:00:00Z">
        <w:r>
          <w:rPr>
            <w:i/>
            <w:iCs/>
          </w:rPr>
          <w:t xml:space="preserve"> </w:t>
        </w:r>
      </w:ins>
      <w:ins w:id="2738" w:author="Zach Zukowski (R2 revision)" w:date="2026-05-17T00:00:00Z">
        <w:r>
          <w:rPr>
            <w:i/>
            <w:iCs/>
          </w:rPr>
          <w:t xml:space="preserve">“The Use of Knowledge in Society”</w:t>
        </w:r>
      </w:ins>
      <w:ins w:id="2739" w:author="Zach Zukowski (R2 revision)" w:date="2026-05-17T00:00:00Z">
        <w:r>
          <w:rPr>
            <w:i/>
            <w:iCs/>
          </w:rPr>
          <w:t xml:space="preserve">). The</w:t>
        </w:r>
      </w:ins>
      <w:ins w:id="2740" w:author="Zach Zukowski (R2 revision)" w:date="2026-05-17T00:00:00Z">
        <w:r>
          <w:rPr>
            <w:i/>
            <w:iCs/>
          </w:rPr>
          <w:t xml:space="preserve"> </w:t>
        </w:r>
      </w:ins>
      <w:ins w:id="2741" w:author="Zach Zukowski (R2 revision)" w:date="2026-05-17T00:00:00Z">
        <w:r>
          <w:rPr>
            <w:i/>
            <w:iCs/>
          </w:rPr>
          <w:t xml:space="preserve">two-layer structure is made explicit in Table 2’s scoring column</w:t>
        </w:r>
      </w:ins>
      <w:ins w:id="2742" w:author="Zach Zukowski (R2 revision)" w:date="2026-05-17T00:00:00Z">
        <w:r>
          <w:rPr>
            <w:i/>
            <w:iCs/>
          </w:rPr>
          <w:t xml:space="preserve"> </w:t>
        </w:r>
      </w:ins>
      <w:ins w:id="2743" w:author="Zach Zukowski (R2 revision)" w:date="2026-05-17T00:00:00Z">
        <w:r>
          <w:rPr>
            <w:i/>
            <w:iCs/>
          </w:rPr>
          <w:t xml:space="preserve">headers and applies symmetrically across all five lenses; the</w:t>
        </w:r>
      </w:ins>
      <w:ins w:id="2744" w:author="Zach Zukowski (R2 revision)" w:date="2026-05-17T00:00:00Z">
        <w:r>
          <w:rPr>
            <w:i/>
            <w:iCs/>
          </w:rPr>
          <w:t xml:space="preserve"> </w:t>
        </w:r>
      </w:ins>
      <w:ins w:id="2745" w:author="Zach Zukowski (R2 revision)" w:date="2026-05-17T00:00:00Z">
        <w:r>
          <w:rPr>
            <w:i/>
            <w:iCs/>
          </w:rPr>
          <w:t xml:space="preserve">distinction prevents the common conflation of operational mechanism</w:t>
        </w:r>
      </w:ins>
      <w:ins w:id="2746" w:author="Zach Zukowski (R2 revision)" w:date="2026-05-17T00:00:00Z">
        <w:r>
          <w:rPr>
            <w:i/>
            <w:iCs/>
          </w:rPr>
          <w:t xml:space="preserve"> </w:t>
        </w:r>
      </w:ins>
      <w:ins w:id="2747" w:author="Zach Zukowski (R2 revision)" w:date="2026-05-17T00:00:00Z">
        <w:r>
          <w:rPr>
            <w:i/>
            <w:iCs/>
          </w:rPr>
          <w:t xml:space="preserve">with philosophical goal-state (e.g., contestation as the institutional</w:t>
        </w:r>
      </w:ins>
      <w:ins w:id="2748" w:author="Zach Zukowski (R2 revision)" w:date="2026-05-17T00:00:00Z">
        <w:r>
          <w:rPr>
            <w:i/>
            <w:iCs/>
          </w:rPr>
          <w:t xml:space="preserve"> </w:t>
        </w:r>
      </w:ins>
      <w:ins w:id="2749" w:author="Zach Zukowski (R2 revision)" w:date="2026-05-17T00:00:00Z">
        <w:r>
          <w:rPr>
            <w:i/>
            <w:iCs/>
          </w:rPr>
          <w:t xml:space="preserve">mechanism Pettit identifies for non-domination as the freedom-state).</w:t>
        </w:r>
      </w:ins>
    </w:p>
    <w:p>
      <w:pPr>
        <w:pStyle w:val="BodyText"/>
      </w:pPr>
      <w:ins w:id="2750" w:author="Zach Zukowski (R2 revision)" w:date="2026-05-17T00:00:00Z">
        <w:r>
          <w:drawing>
            <wp:inline>
              <wp:extent cx="5303520" cy="3784061"/>
              <wp:effectExtent b="0" l="0" r="0" t="0"/>
              <wp:docPr descr="" title="" id="58" name="Picture"/>
              <a:graphic>
                <a:graphicData uri="http://schemas.openxmlformats.org/drawingml/2006/picture">
                  <pic:pic>
                    <pic:nvPicPr>
                      <pic:cNvPr descr="media/image2.png" id="59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57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303520" cy="3784061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ins>
    </w:p>
    <w:p>
      <w:pPr>
        <w:pStyle w:val="BodyText"/>
      </w:pPr>
      <w:ins w:id="2751" w:author="Zach Zukowski (R2 revision)" w:date="2026-05-17T00:00:00Z">
        <w:r>
          <w:rPr>
            <w:b/>
            <w:bCs/>
            <w:i/>
            <w:iCs/>
          </w:rPr>
          <w:t xml:space="preserve">Figure 2.</w:t>
        </w:r>
      </w:ins>
      <w:ins w:id="2752" w:author="Zach Zukowski (R2 revision)" w:date="2026-05-17T00:00:00Z">
        <w:r>
          <w:rPr>
            <w:i/>
            <w:iCs/>
          </w:rPr>
          <w:t xml:space="preserve"> </w:t>
        </w:r>
      </w:ins>
      <w:ins w:id="2753" w:author="Zach Zukowski (R2 revision)" w:date="2026-05-17T00:00:00Z">
        <w:r>
          <w:rPr>
            <w:i/>
            <w:iCs/>
          </w:rPr>
          <w:t xml:space="preserve">Normative framework architecture: five philosophical</w:t>
        </w:r>
      </w:ins>
      <w:ins w:id="2754" w:author="Zach Zukowski (R2 revision)" w:date="2026-05-17T00:00:00Z">
        <w:r>
          <w:rPr>
            <w:i/>
            <w:iCs/>
          </w:rPr>
          <w:t xml:space="preserve"> </w:t>
        </w:r>
      </w:ins>
      <w:ins w:id="2755" w:author="Zach Zukowski (R2 revision)" w:date="2026-05-17T00:00:00Z">
        <w:r>
          <w:rPr>
            <w:i/>
            <w:iCs/>
          </w:rPr>
          <w:t xml:space="preserve">lenses are operationalized through a scoring rubric into five testable</w:t>
        </w:r>
      </w:ins>
      <w:ins w:id="2756" w:author="Zach Zukowski (R2 revision)" w:date="2026-05-17T00:00:00Z">
        <w:r>
          <w:rPr>
            <w:i/>
            <w:iCs/>
          </w:rPr>
          <w:t xml:space="preserve"> </w:t>
        </w:r>
      </w:ins>
      <w:ins w:id="2757" w:author="Zach Zukowski (R2 revision)" w:date="2026-05-17T00:00:00Z">
        <w:r>
          <w:rPr>
            <w:i/>
            <w:iCs/>
          </w:rPr>
          <w:t xml:space="preserve">design hypotheses. Dashed arrow indicates the empirical feedback loop</w:t>
        </w:r>
      </w:ins>
      <w:ins w:id="2758" w:author="Zach Zukowski (R2 revision)" w:date="2026-05-17T00:00:00Z">
        <w:r>
          <w:rPr>
            <w:i/>
            <w:iCs/>
          </w:rPr>
          <w:t xml:space="preserve"> </w:t>
        </w:r>
      </w:ins>
      <w:ins w:id="2759" w:author="Zach Zukowski (R2 revision)" w:date="2026-05-17T00:00:00Z">
        <w:r>
          <w:rPr>
            <w:i/>
            <w:iCs/>
          </w:rPr>
          <w:t xml:space="preserve">from governance concentration evidence (Section 3) and case evidence</w:t>
        </w:r>
      </w:ins>
      <w:ins w:id="2760" w:author="Zach Zukowski (R2 revision)" w:date="2026-05-17T00:00:00Z">
        <w:r>
          <w:rPr>
            <w:i/>
            <w:iCs/>
          </w:rPr>
          <w:t xml:space="preserve"> </w:t>
        </w:r>
      </w:ins>
      <w:ins w:id="2761" w:author="Zach Zukowski (R2 revision)" w:date="2026-05-17T00:00:00Z">
        <w:r>
          <w:rPr>
            <w:i/>
            <w:iCs/>
          </w:rPr>
          <w:t xml:space="preserve">developed separately. Reading the figure: each axis represents a</w:t>
        </w:r>
      </w:ins>
      <w:ins w:id="2762" w:author="Zach Zukowski (R2 revision)" w:date="2026-05-17T00:00:00Z">
        <w:r>
          <w:rPr>
            <w:i/>
            <w:iCs/>
          </w:rPr>
          <w:t xml:space="preserve"> </w:t>
        </w:r>
      </w:ins>
      <w:ins w:id="2763" w:author="Zach Zukowski (R2 revision)" w:date="2026-05-17T00:00:00Z">
        <w:r>
          <w:rPr>
            <w:i/>
            <w:iCs/>
          </w:rPr>
          <w:t xml:space="preserve">separate philosophical lens; protocols satisfying multiple lenses occupy</w:t>
        </w:r>
      </w:ins>
      <w:ins w:id="2764" w:author="Zach Zukowski (R2 revision)" w:date="2026-05-17T00:00:00Z">
        <w:r>
          <w:rPr>
            <w:i/>
            <w:iCs/>
          </w:rPr>
          <w:t xml:space="preserve"> </w:t>
        </w:r>
      </w:ins>
      <w:ins w:id="2765" w:author="Zach Zukowski (R2 revision)" w:date="2026-05-17T00:00:00Z">
        <w:r>
          <w:rPr>
            <w:i/>
            <w:iCs/>
          </w:rPr>
          <w:t xml:space="preserve">upper-right regions, while concentration on a single lens leaves the</w:t>
        </w:r>
      </w:ins>
      <w:ins w:id="2766" w:author="Zach Zukowski (R2 revision)" w:date="2026-05-17T00:00:00Z">
        <w:r>
          <w:rPr>
            <w:i/>
            <w:iCs/>
          </w:rPr>
          <w:t xml:space="preserve"> </w:t>
        </w:r>
      </w:ins>
      <w:ins w:id="2767" w:author="Zach Zukowski (R2 revision)" w:date="2026-05-17T00:00:00Z">
        <w:r>
          <w:rPr>
            <w:i/>
            <w:iCs/>
          </w:rPr>
          <w:t xml:space="preserve">others under-protected.</w:t>
        </w:r>
      </w:ins>
    </w:p>
    <w:bookmarkEnd w:id="60"/>
    <w:bookmarkEnd w:id="61"/>
    <w:bookmarkStart w:id="80" w:name="framework-operationalization"/>
    <w:p>
      <w:pPr>
        <w:pStyle w:val="Heading2"/>
      </w:pPr>
      <w:ins w:id="2768" w:author="Zach Zukowski (R2 revision)" w:date="2026-05-17T00:00:00Z">
        <w:r>
          <w:t xml:space="preserve">2.10 Framework Operationalization</w:t>
        </w:r>
      </w:ins>
    </w:p>
    <w:bookmarkStart w:id="62" w:name="approach"/>
    <w:p>
      <w:pPr>
        <w:pStyle w:val="Heading3"/>
      </w:pPr>
      <w:ins w:id="2769" w:author="Zach Zukowski (R2 revision)" w:date="2026-05-17T00:00:00Z">
        <w:r>
          <w:t xml:space="preserve">2.10.1 Approach</w:t>
        </w:r>
      </w:ins>
    </w:p>
    <w:p>
      <w:pPr>
        <w:pStyle w:val="FirstParagraph"/>
      </w:pPr>
      <w:ins w:id="2770" w:author="Zach Zukowski (R2 revision)" w:date="2026-05-17T00:00:00Z">
        <w:r>
          <w:t xml:space="preserve">The framework is operationalized through three components: (1) a</w:t>
        </w:r>
      </w:ins>
      <w:ins w:id="2771" w:author="Zach Zukowski (R2 revision)" w:date="2026-05-17T00:00:00Z">
        <w:r>
          <w:t xml:space="preserve"> </w:t>
        </w:r>
      </w:ins>
      <w:ins w:id="2772" w:author="Zach Zukowski (R2 revision)" w:date="2026-05-17T00:00:00Z">
        <w:r>
          <w:t xml:space="preserve">structured dataset of protocol and DAO design variables; (2) a</w:t>
        </w:r>
      </w:ins>
      <w:ins w:id="2773" w:author="Zach Zukowski (R2 revision)" w:date="2026-05-17T00:00:00Z">
        <w:r>
          <w:t xml:space="preserve"> </w:t>
        </w:r>
      </w:ins>
      <w:ins w:id="2774" w:author="Zach Zukowski (R2 revision)" w:date="2026-05-17T00:00:00Z">
        <w:r>
          <w:t xml:space="preserve">philosophy-to-design scoring rubric translating the five normative</w:t>
        </w:r>
      </w:ins>
      <w:ins w:id="2775" w:author="Zach Zukowski (R2 revision)" w:date="2026-05-17T00:00:00Z">
        <w:r>
          <w:t xml:space="preserve"> </w:t>
        </w:r>
      </w:ins>
      <w:ins w:id="2776" w:author="Zach Zukowski (R2 revision)" w:date="2026-05-17T00:00:00Z">
        <w:r>
          <w:t xml:space="preserve">lenses into observable criteria; and (3) a governance concentration</w:t>
        </w:r>
      </w:ins>
      <w:ins w:id="2777" w:author="Zach Zukowski (R2 revision)" w:date="2026-05-17T00:00:00Z">
        <w:r>
          <w:t xml:space="preserve"> </w:t>
        </w:r>
      </w:ins>
      <w:ins w:id="2778" w:author="Zach Zukowski (R2 revision)" w:date="2026-05-17T00:00:00Z">
        <w:r>
          <w:t xml:space="preserve">cross-section measuring token distribution across 40 protocols. This</w:t>
        </w:r>
      </w:ins>
      <w:ins w:id="2779" w:author="Zach Zukowski (R2 revision)" w:date="2026-05-17T00:00:00Z">
        <w:r>
          <w:t xml:space="preserve"> </w:t>
        </w:r>
      </w:ins>
      <w:ins w:id="2780" w:author="Zach Zukowski (R2 revision)" w:date="2026-05-17T00:00:00Z">
        <w:r>
          <w:t xml:space="preserve">paper develops the framework and rubric, and presents the governance</w:t>
        </w:r>
      </w:ins>
      <w:ins w:id="2781" w:author="Zach Zukowski (R2 revision)" w:date="2026-05-17T00:00:00Z">
        <w:r>
          <w:t xml:space="preserve"> </w:t>
        </w:r>
      </w:ins>
      <w:ins w:id="2782" w:author="Zach Zukowski (R2 revision)" w:date="2026-05-17T00:00:00Z">
        <w:r>
          <w:t xml:space="preserve">concentration cross-section as an empirical illustration. The full</w:t>
        </w:r>
      </w:ins>
      <w:ins w:id="2783" w:author="Zach Zukowski (R2 revision)" w:date="2026-05-17T00:00:00Z">
        <w:r>
          <w:t xml:space="preserve"> </w:t>
        </w:r>
      </w:ins>
      <w:ins w:id="2784" w:author="Zach Zukowski (R2 revision)" w:date="2026-05-17T00:00:00Z">
        <w:r>
          <w:t xml:space="preserve">quantitative pipeline (regression, panel, and event-study analyses) and</w:t>
        </w:r>
      </w:ins>
      <w:ins w:id="2785" w:author="Zach Zukowski (R2 revision)" w:date="2026-05-17T00:00:00Z">
        <w:r>
          <w:t xml:space="preserve"> </w:t>
        </w:r>
      </w:ins>
      <w:ins w:id="2786" w:author="Zach Zukowski (R2 revision)" w:date="2026-05-17T00:00:00Z">
        <w:r>
          <w:t xml:space="preserve">qualitative case evidence are specified for future work and developed in</w:t>
        </w:r>
      </w:ins>
      <w:ins w:id="2787" w:author="Zach Zukowski (R2 revision)" w:date="2026-05-17T00:00:00Z">
        <w:r>
          <w:t xml:space="preserve"> </w:t>
        </w:r>
      </w:ins>
      <w:ins w:id="2788" w:author="Zach Zukowski (R2 revision)" w:date="2026-05-17T00:00:00Z">
        <w:r>
          <w:t xml:space="preserve">separate studies.</w:t>
        </w:r>
      </w:ins>
    </w:p>
    <w:p>
      <w:pPr>
        <w:pStyle w:val="BodyText"/>
      </w:pPr>
      <w:ins w:id="2789" w:author="Zach Zukowski (R2 revision)" w:date="2026-05-17T00:00:00Z">
        <w:r>
          <w:t xml:space="preserve">Each row of Table 1 carries a two-layer structure that Table 2 makes</w:t>
        </w:r>
      </w:ins>
      <w:ins w:id="2790" w:author="Zach Zukowski (R2 revision)" w:date="2026-05-17T00:00:00Z">
        <w:r>
          <w:t xml:space="preserve"> </w:t>
        </w:r>
      </w:ins>
      <w:ins w:id="2791" w:author="Zach Zukowski (R2 revision)" w:date="2026-05-17T00:00:00Z">
        <w:r>
          <w:t xml:space="preserve">explicit. Layer 1 is the philosophical goal-state: legitimacy through</w:t>
        </w:r>
      </w:ins>
      <w:ins w:id="2792" w:author="Zach Zukowski (R2 revision)" w:date="2026-05-17T00:00:00Z">
        <w:r>
          <w:t xml:space="preserve"> </w:t>
        </w:r>
      </w:ins>
      <w:ins w:id="2793" w:author="Zach Zukowski (R2 revision)" w:date="2026-05-17T00:00:00Z">
        <w:r>
          <w:t xml:space="preserve">public reason (Kant), distributive fairness (Rawls), non-domination</w:t>
        </w:r>
      </w:ins>
      <w:ins w:id="2794" w:author="Zach Zukowski (R2 revision)" w:date="2026-05-17T00:00:00Z">
        <w:r>
          <w:t xml:space="preserve"> </w:t>
        </w:r>
      </w:ins>
      <w:ins w:id="2795" w:author="Zach Zukowski (R2 revision)" w:date="2026-05-17T00:00:00Z">
        <w:r>
          <w:t xml:space="preserve">(Pettit), adaptive collective action (Ostrom), and epistemic</w:t>
        </w:r>
      </w:ins>
      <w:ins w:id="2796" w:author="Zach Zukowski (R2 revision)" w:date="2026-05-17T00:00:00Z">
        <w:r>
          <w:t xml:space="preserve"> </w:t>
        </w:r>
      </w:ins>
      <w:ins w:id="2797" w:author="Zach Zukowski (R2 revision)" w:date="2026-05-17T00:00:00Z">
        <w:r>
          <w:t xml:space="preserve">coordination through dispersed information (Hayek). Layer 2 is the</w:t>
        </w:r>
      </w:ins>
      <w:ins w:id="2798" w:author="Zach Zukowski (R2 revision)" w:date="2026-05-17T00:00:00Z">
        <w:r>
          <w:t xml:space="preserve"> </w:t>
        </w:r>
      </w:ins>
      <w:ins w:id="2799" w:author="Zach Zukowski (R2 revision)" w:date="2026-05-17T00:00:00Z">
        <w:r>
          <w:t xml:space="preserve">operational mechanism scored in each protocol: transparent rules with</w:t>
        </w:r>
      </w:ins>
      <w:ins w:id="2800" w:author="Zach Zukowski (R2 revision)" w:date="2026-05-17T00:00:00Z">
        <w:r>
          <w:t xml:space="preserve"> </w:t>
        </w:r>
      </w:ins>
      <w:ins w:id="2801" w:author="Zach Zukowski (R2 revision)" w:date="2026-05-17T00:00:00Z">
        <w:r>
          <w:t xml:space="preserve">published rationale (operationalizing publicity), floor-raising</w:t>
        </w:r>
      </w:ins>
      <w:ins w:id="2802" w:author="Zach Zukowski (R2 revision)" w:date="2026-05-17T00:00:00Z">
        <w:r>
          <w:t xml:space="preserve"> </w:t>
        </w:r>
      </w:ins>
      <w:ins w:id="2803" w:author="Zach Zukowski (R2 revision)" w:date="2026-05-17T00:00:00Z">
        <w:r>
          <w:t xml:space="preserve">distribution mechanisms (operationalizing fairness), formal appeals and</w:t>
        </w:r>
      </w:ins>
      <w:ins w:id="2804" w:author="Zach Zukowski (R2 revision)" w:date="2026-05-17T00:00:00Z">
        <w:r>
          <w:t xml:space="preserve"> </w:t>
        </w:r>
      </w:ins>
      <w:ins w:id="2805" w:author="Zach Zukowski (R2 revision)" w:date="2026-05-17T00:00:00Z">
        <w:r>
          <w:t xml:space="preserve">veto rights (operationalizing contestability, which is the institutional</w:t>
        </w:r>
      </w:ins>
      <w:ins w:id="2806" w:author="Zach Zukowski (R2 revision)" w:date="2026-05-17T00:00:00Z">
        <w:r>
          <w:t xml:space="preserve"> </w:t>
        </w:r>
      </w:ins>
      <w:ins w:id="2807" w:author="Zach Zukowski (R2 revision)" w:date="2026-05-17T00:00:00Z">
        <w:r>
          <w:t xml:space="preserve">mechanism Pettit identifies for non-domination), nested decision-centers</w:t>
        </w:r>
      </w:ins>
      <w:ins w:id="2808" w:author="Zach Zukowski (R2 revision)" w:date="2026-05-17T00:00:00Z">
        <w:r>
          <w:t xml:space="preserve"> </w:t>
        </w:r>
      </w:ins>
      <w:ins w:id="2809" w:author="Zach Zukowski (R2 revision)" w:date="2026-05-17T00:00:00Z">
        <w:r>
          <w:t xml:space="preserve">(operationalizing polycentricity), and demand-coupled signal mechanisms</w:t>
        </w:r>
      </w:ins>
      <w:ins w:id="2810" w:author="Zach Zukowski (R2 revision)" w:date="2026-05-17T00:00:00Z">
        <w:r>
          <w:t xml:space="preserve"> </w:t>
        </w:r>
      </w:ins>
      <w:ins w:id="2811" w:author="Zach Zukowski (R2 revision)" w:date="2026-05-17T00:00:00Z">
        <w:r>
          <w:t xml:space="preserve">(operationalizing knowledge-use). The scoring rubric measures Layer 2</w:t>
        </w:r>
      </w:ins>
      <w:ins w:id="2812" w:author="Zach Zukowski (R2 revision)" w:date="2026-05-17T00:00:00Z">
        <w:r>
          <w:t xml:space="preserve"> </w:t>
        </w:r>
      </w:ins>
      <w:ins w:id="2813" w:author="Zach Zukowski (R2 revision)" w:date="2026-05-17T00:00:00Z">
        <w:r>
          <w:t xml:space="preserve">in each protocol; Layer 1 supplies the normative warrant for why</w:t>
        </w:r>
      </w:ins>
      <w:ins w:id="2814" w:author="Zach Zukowski (R2 revision)" w:date="2026-05-17T00:00:00Z">
        <w:r>
          <w:t xml:space="preserve"> </w:t>
        </w:r>
      </w:ins>
      <w:ins w:id="2815" w:author="Zach Zukowski (R2 revision)" w:date="2026-05-17T00:00:00Z">
        <w:r>
          <w:t xml:space="preserve">Layer 2 matters. This two-layer structure prevents the common</w:t>
        </w:r>
      </w:ins>
      <w:ins w:id="2816" w:author="Zach Zukowski (R2 revision)" w:date="2026-05-17T00:00:00Z">
        <w:r>
          <w:t xml:space="preserve"> </w:t>
        </w:r>
      </w:ins>
      <w:ins w:id="2817" w:author="Zach Zukowski (R2 revision)" w:date="2026-05-17T00:00:00Z">
        <w:r>
          <w:t xml:space="preserve">conflation of philosophical goal with institutional mechanism (for</w:t>
        </w:r>
      </w:ins>
      <w:ins w:id="2818" w:author="Zach Zukowski (R2 revision)" w:date="2026-05-17T00:00:00Z">
        <w:r>
          <w:t xml:space="preserve"> </w:t>
        </w:r>
      </w:ins>
      <w:ins w:id="2819" w:author="Zach Zukowski (R2 revision)" w:date="2026-05-17T00:00:00Z">
        <w:r>
          <w:t xml:space="preserve">example, treating non-domination and contestation interchangeably,</w:t>
        </w:r>
      </w:ins>
      <w:ins w:id="2820" w:author="Zach Zukowski (R2 revision)" w:date="2026-05-17T00:00:00Z">
        <w:r>
          <w:t xml:space="preserve"> </w:t>
        </w:r>
      </w:ins>
      <w:ins w:id="2821" w:author="Zach Zukowski (R2 revision)" w:date="2026-05-17T00:00:00Z">
        <w:r>
          <w:t xml:space="preserve">when Pettit explicitly distinguishes them: non-domination is the</w:t>
        </w:r>
      </w:ins>
      <w:ins w:id="2822" w:author="Zach Zukowski (R2 revision)" w:date="2026-05-17T00:00:00Z">
        <w:r>
          <w:t xml:space="preserve"> </w:t>
        </w:r>
      </w:ins>
      <w:ins w:id="2823" w:author="Zach Zukowski (R2 revision)" w:date="2026-05-17T00:00:00Z">
        <w:r>
          <w:t xml:space="preserve">freedom-state; contestation is the mechanism by which legitimate</w:t>
        </w:r>
      </w:ins>
      <w:ins w:id="2824" w:author="Zach Zukowski (R2 revision)" w:date="2026-05-17T00:00:00Z">
        <w:r>
          <w:t xml:space="preserve"> </w:t>
        </w:r>
      </w:ins>
      <w:ins w:id="2825" w:author="Zach Zukowski (R2 revision)" w:date="2026-05-17T00:00:00Z">
        <w:r>
          <w:t xml:space="preserve">governance produces it).</w:t>
        </w:r>
      </w:ins>
    </w:p>
    <w:bookmarkEnd w:id="62"/>
    <w:bookmarkStart w:id="67" w:name="units-of-analysis-and-sampling-strategy"/>
    <w:p>
      <w:pPr>
        <w:pStyle w:val="Heading3"/>
      </w:pPr>
      <w:ins w:id="2826" w:author="Zach Zukowski (R2 revision)" w:date="2026-05-17T00:00:00Z">
        <w:r>
          <w:t xml:space="preserve">2.10.2 Units of Analysis and Sampling Strategy</w:t>
        </w:r>
      </w:ins>
    </w:p>
    <w:p>
      <w:pPr>
        <w:pStyle w:val="FirstParagraph"/>
      </w:pPr>
      <w:ins w:id="2827" w:author="Zach Zukowski (R2 revision)" w:date="2026-05-17T00:00:00Z">
        <w:r>
          <w:t xml:space="preserve">Holder-list cutoff: the top-1,000 holder cutoff follows established</w:t>
        </w:r>
      </w:ins>
      <w:ins w:id="2828" w:author="Zach Zukowski (R2 revision)" w:date="2026-05-17T00:00:00Z">
        <w:r>
          <w:t xml:space="preserve"> </w:t>
        </w:r>
      </w:ins>
      <w:ins w:id="2829" w:author="Zach Zukowski (R2 revision)" w:date="2026-05-17T00:00:00Z">
        <w:r>
          <w:t xml:space="preserve">convention in the token-governance concentration literature (Sai et al.,</w:t>
        </w:r>
      </w:ins>
      <w:ins w:id="2830" w:author="Zach Zukowski (R2 revision)" w:date="2026-05-17T00:00:00Z">
        <w:r>
          <w:t xml:space="preserve"> </w:t>
        </w:r>
      </w:ins>
      <w:ins w:id="2831" w:author="Zach Zukowski (R2 revision)" w:date="2026-05-17T00:00:00Z">
        <w:r>
          <w:t xml:space="preserve">2021 use comparable cutoffs across blockchain governance studies). The</w:t>
        </w:r>
      </w:ins>
      <w:ins w:id="2832" w:author="Zach Zukowski (R2 revision)" w:date="2026-05-17T00:00:00Z">
        <w:r>
          <w:t xml:space="preserve"> </w:t>
        </w:r>
      </w:ins>
      <w:ins w:id="2833" w:author="Zach Zukowski (R2 revision)" w:date="2026-05-17T00:00:00Z">
        <w:r>
          <w:t xml:space="preserve">cutoff captures the holder population materially relevant to governance</w:t>
        </w:r>
      </w:ins>
      <w:ins w:id="2834" w:author="Zach Zukowski (R2 revision)" w:date="2026-05-17T00:00:00Z">
        <w:r>
          <w:t xml:space="preserve"> </w:t>
        </w:r>
      </w:ins>
      <w:ins w:id="2835" w:author="Zach Zukowski (R2 revision)" w:date="2026-05-17T00:00:00Z">
        <w:r>
          <w:t xml:space="preserve">decisions; long-tail holders below this threshold collectively hold less</w:t>
        </w:r>
      </w:ins>
      <w:ins w:id="2836" w:author="Zach Zukowski (R2 revision)" w:date="2026-05-17T00:00:00Z">
        <w:r>
          <w:t xml:space="preserve"> </w:t>
        </w:r>
      </w:ins>
      <w:ins w:id="2837" w:author="Zach Zukowski (R2 revision)" w:date="2026-05-17T00:00:00Z">
        <w:r>
          <w:t xml:space="preserve">than five percent of supply across all sample protocols. Robustness</w:t>
        </w:r>
      </w:ins>
      <w:ins w:id="2838" w:author="Zach Zukowski (R2 revision)" w:date="2026-05-17T00:00:00Z">
        <w:r>
          <w:t xml:space="preserve"> </w:t>
        </w:r>
      </w:ins>
      <w:ins w:id="2839" w:author="Zach Zukowski (R2 revision)" w:date="2026-05-17T00:00:00Z">
        <w:r>
          <w:t xml:space="preserve">across cutoffs is supported by the Top-1%, Top-5%, and Top-10% columns</w:t>
        </w:r>
      </w:ins>
      <w:ins w:id="2840" w:author="Zach Zukowski (R2 revision)" w:date="2026-05-17T00:00:00Z">
        <w:r>
          <w:t xml:space="preserve"> </w:t>
        </w:r>
      </w:ins>
      <w:ins w:id="2841" w:author="Zach Zukowski (R2 revision)" w:date="2026-05-17T00:00:00Z">
        <w:r>
          <w:t xml:space="preserve">in Table 4: rank-ordering across protocols is preserved at all three</w:t>
        </w:r>
      </w:ins>
      <w:ins w:id="2842" w:author="Zach Zukowski (R2 revision)" w:date="2026-05-17T00:00:00Z">
        <w:r>
          <w:t xml:space="preserve"> </w:t>
        </w:r>
      </w:ins>
      <w:ins w:id="2843" w:author="Zach Zukowski (R2 revision)" w:date="2026-05-17T00:00:00Z">
        <w:r>
          <w:t xml:space="preserve">cutoffs (Spearman rho &gt; 0.95 between any two columns), indicating that</w:t>
        </w:r>
      </w:ins>
      <w:ins w:id="2844" w:author="Zach Zukowski (R2 revision)" w:date="2026-05-17T00:00:00Z">
        <w:r>
          <w:t xml:space="preserve"> </w:t>
        </w:r>
      </w:ins>
      <w:ins w:id="2845" w:author="Zach Zukowski (R2 revision)" w:date="2026-05-17T00:00:00Z">
        <w:r>
          <w:t xml:space="preserve">absolute HHI values may shift modestly with deeper-tail inclusion but</w:t>
        </w:r>
      </w:ins>
      <w:ins w:id="2846" w:author="Zach Zukowski (R2 revision)" w:date="2026-05-17T00:00:00Z">
        <w:r>
          <w:t xml:space="preserve"> </w:t>
        </w:r>
      </w:ins>
      <w:ins w:id="2847" w:author="Zach Zukowski (R2 revision)" w:date="2026-05-17T00:00:00Z">
        <w:r>
          <w:t xml:space="preserve">cross-protocol comparison remains robust to the cutoff choice. For</w:t>
        </w:r>
      </w:ins>
      <w:ins w:id="2848" w:author="Zach Zukowski (R2 revision)" w:date="2026-05-17T00:00:00Z">
        <w:r>
          <w:t xml:space="preserve"> </w:t>
        </w:r>
      </w:ins>
      <w:ins w:id="2849" w:author="Zach Zukowski (R2 revision)" w:date="2026-05-17T00:00:00Z">
        <w:r>
          <w:t xml:space="preserve">protocols with fewer than 1,000 unique non-zero holders after exclusion</w:t>
        </w:r>
      </w:ins>
      <w:ins w:id="2850" w:author="Zach Zukowski (R2 revision)" w:date="2026-05-17T00:00:00Z">
        <w:r>
          <w:t xml:space="preserve"> </w:t>
        </w:r>
      </w:ins>
      <w:ins w:id="2851" w:author="Zach Zukowski (R2 revision)" w:date="2026-05-17T00:00:00Z">
        <w:r>
          <w:t xml:space="preserve">(e.g., ZRO with N = 989), the actual holder count is reported; the</w:t>
        </w:r>
      </w:ins>
      <w:ins w:id="2852" w:author="Zach Zukowski (R2 revision)" w:date="2026-05-17T00:00:00Z">
        <w:r>
          <w:t xml:space="preserve"> </w:t>
        </w:r>
      </w:ins>
      <w:ins w:id="2853" w:author="Zach Zukowski (R2 revision)" w:date="2026-05-17T00:00:00Z">
        <w:r>
          <w:t xml:space="preserve">1,000-holder cutoff serves as a ceiling rather than a floor.</w:t>
        </w:r>
      </w:ins>
    </w:p>
    <w:p>
      <w:pPr>
        <w:pStyle w:val="BodyText"/>
      </w:pPr>
      <w:ins w:id="2854" w:author="Zach Zukowski (R2 revision)" w:date="2026-05-17T00:00:00Z">
        <w:r>
          <w:t xml:space="preserve">Primary unit:</w:t>
        </w:r>
      </w:ins>
      <w:ins w:id="2855" w:author="Zach Zukowski (R2 revision)" w:date="2026-05-17T00:00:00Z">
        <w:r>
          <w:t xml:space="preserve"> </w:t>
        </w:r>
      </w:ins>
      <w:ins w:id="2856" w:author="Zach Zukowski (R2 revision)" w:date="2026-05-17T00:00:00Z">
        <w:r>
          <w:rPr>
            <w:b/>
            <w:bCs/>
          </w:rPr>
          <w:t xml:space="preserve">protocol-token system</w:t>
        </w:r>
      </w:ins>
      <w:ins w:id="2857" w:author="Zach Zukowski (R2 revision)" w:date="2026-05-17T00:00:00Z">
        <w:r>
          <w:t xml:space="preserve"> </w:t>
        </w:r>
      </w:ins>
      <w:ins w:id="2858" w:author="Zach Zukowski (R2 revision)" w:date="2026-05-17T00:00:00Z">
        <w:r>
          <w:t xml:space="preserve">(including its governance</w:t>
        </w:r>
      </w:ins>
      <w:ins w:id="2859" w:author="Zach Zukowski (R2 revision)" w:date="2026-05-17T00:00:00Z">
        <w:r>
          <w:t xml:space="preserve"> </w:t>
        </w:r>
      </w:ins>
      <w:ins w:id="2860" w:author="Zach Zukowski (R2 revision)" w:date="2026-05-17T00:00:00Z">
        <w:r>
          <w:t xml:space="preserve">institutions).</w:t>
        </w:r>
      </w:ins>
      <w:ins w:id="2861" w:author="Zach Zukowski (R2 revision)" w:date="2026-05-17T00:00:00Z">
        <w:r>
          <w:br/>
        </w:r>
      </w:ins>
      <w:ins w:id="2862" w:author="Zach Zukowski (R2 revision)" w:date="2026-05-17T00:00:00Z">
        <w:r>
          <w:t xml:space="preserve">Secondary unit:</w:t>
        </w:r>
      </w:ins>
      <w:ins w:id="2863" w:author="Zach Zukowski (R2 revision)" w:date="2026-05-17T00:00:00Z">
        <w:r>
          <w:t xml:space="preserve"> </w:t>
        </w:r>
      </w:ins>
      <w:ins w:id="2864" w:author="Zach Zukowski (R2 revision)" w:date="2026-05-17T00:00:00Z">
        <w:r>
          <w:rPr>
            <w:b/>
            <w:bCs/>
          </w:rPr>
          <w:t xml:space="preserve">governance episodes/events</w:t>
        </w:r>
      </w:ins>
      <w:ins w:id="2865" w:author="Zach Zukowski (R2 revision)" w:date="2026-05-17T00:00:00Z">
        <w:r>
          <w:t xml:space="preserve"> </w:t>
        </w:r>
      </w:ins>
      <w:ins w:id="2866" w:author="Zach Zukowski (R2 revision)" w:date="2026-05-17T00:00:00Z">
        <w:r>
          <w:t xml:space="preserve">(emission changes, fee</w:t>
        </w:r>
      </w:ins>
      <w:ins w:id="2867" w:author="Zach Zukowski (R2 revision)" w:date="2026-05-17T00:00:00Z">
        <w:r>
          <w:t xml:space="preserve"> </w:t>
        </w:r>
      </w:ins>
      <w:ins w:id="2868" w:author="Zach Zukowski (R2 revision)" w:date="2026-05-17T00:00:00Z">
        <w:r>
          <w:t xml:space="preserve">switches, unlocks, enforcement controversies, governance reforms).</w:t>
        </w:r>
      </w:ins>
    </w:p>
    <w:p>
      <w:pPr>
        <w:pStyle w:val="BodyText"/>
      </w:pPr>
      <w:ins w:id="2869" w:author="Zach Zukowski (R2 revision)" w:date="2026-05-17T00:00:00Z">
        <w:r>
          <w:t xml:space="preserve">Protocols were selected to maximize variation across three dimensions:</w:t>
        </w:r>
      </w:ins>
      <w:ins w:id="2870" w:author="Zach Zukowski (R2 revision)" w:date="2026-05-17T00:00:00Z">
        <w:r>
          <w:t xml:space="preserve"> </w:t>
        </w:r>
      </w:ins>
      <w:ins w:id="2871" w:author="Zach Zukowski (R2 revision)" w:date="2026-05-17T00:00:00Z">
        <w:r>
          <w:t xml:space="preserve">sector (15 DeFi, 15 DePIN, 8 L1/L2 infrastructure, 2 failed or stagnated</w:t>
        </w:r>
      </w:ins>
      <w:ins w:id="2872" w:author="Zach Zukowski (R2 revision)" w:date="2026-05-17T00:00:00Z">
        <w:r>
          <w:t xml:space="preserve"> </w:t>
        </w:r>
      </w:ins>
      <w:ins w:id="2873" w:author="Zach Zukowski (R2 revision)" w:date="2026-05-17T00:00:00Z">
        <w:r>
          <w:t xml:space="preserve">protocols included to avoid studying only survivors), maturity</w:t>
        </w:r>
      </w:ins>
      <w:ins w:id="2874" w:author="Zach Zukowski (R2 revision)" w:date="2026-05-17T00:00:00Z">
        <w:r>
          <w:t xml:space="preserve"> </w:t>
        </w:r>
      </w:ins>
      <w:ins w:id="2875" w:author="Zach Zukowski (R2 revision)" w:date="2026-05-17T00:00:00Z">
        <w:r>
          <w:t xml:space="preserve">(2017-2024 launches), and governance model (token-weighted, delegate,</w:t>
        </w:r>
      </w:ins>
      <w:ins w:id="2876" w:author="Zach Zukowski (R2 revision)" w:date="2026-05-17T00:00:00Z">
        <w:r>
          <w:t xml:space="preserve"> </w:t>
        </w:r>
      </w:ins>
      <w:ins w:id="2877" w:author="Zach Zukowski (R2 revision)" w:date="2026-05-17T00:00:00Z">
        <w:r>
          <w:t xml:space="preserve">futarchy). The expanded 40-protocol sample was constructed by adding</w:t>
        </w:r>
      </w:ins>
      <w:ins w:id="2878" w:author="Zach Zukowski (R2 revision)" w:date="2026-05-17T00:00:00Z">
        <w:r>
          <w:t xml:space="preserve"> </w:t>
        </w:r>
      </w:ins>
      <w:ins w:id="2879" w:author="Zach Zukowski (R2 revision)" w:date="2026-05-17T00:00:00Z">
        <w:r>
          <w:t xml:space="preserve">protocols from the Dune Analytics ecosystem that met three criteria: (i)</w:t>
        </w:r>
      </w:ins>
      <w:ins w:id="2880" w:author="Zach Zukowski (R2 revision)" w:date="2026-05-17T00:00:00Z">
        <w:r>
          <w:t xml:space="preserve"> </w:t>
        </w:r>
      </w:ins>
      <w:ins w:id="2881" w:author="Zach Zukowski (R2 revision)" w:date="2026-05-17T00:00:00Z">
        <w:r>
          <w:t xml:space="preserve">publicly traded governance token, (ii) holder data queryable via Dune or</w:t>
        </w:r>
      </w:ins>
      <w:ins w:id="2882" w:author="Zach Zukowski (R2 revision)" w:date="2026-05-17T00:00:00Z">
        <w:r>
          <w:t xml:space="preserve"> </w:t>
        </w:r>
      </w:ins>
      <w:ins w:id="2883" w:author="Zach Zukowski (R2 revision)" w:date="2026-05-17T00:00:00Z">
        <w:r>
          <w:t xml:space="preserve">Helius DAS API, and (iii) at least 50 non-zero-balance holders after</w:t>
        </w:r>
      </w:ins>
      <w:ins w:id="2884" w:author="Zach Zukowski (R2 revision)" w:date="2026-05-17T00:00:00Z">
        <w:r>
          <w:t xml:space="preserve"> </w:t>
        </w:r>
      </w:ins>
      <w:ins w:id="2885" w:author="Zach Zukowski (R2 revision)" w:date="2026-05-17T00:00:00Z">
        <w:r>
          <w:t xml:space="preserve">protocol-controlled address exclusion. MetaDAO is included as the sole</w:t>
        </w:r>
      </w:ins>
      <w:ins w:id="2886" w:author="Zach Zukowski (R2 revision)" w:date="2026-05-17T00:00:00Z">
        <w:r>
          <w:t xml:space="preserve"> </w:t>
        </w:r>
      </w:ins>
      <w:ins w:id="2887" w:author="Zach Zukowski (R2 revision)" w:date="2026-05-17T00:00:00Z">
        <w:r>
          <w:t xml:space="preserve">futarchy-governance protocol in the sample. Solana-native tokens (META,</w:t>
        </w:r>
      </w:ins>
      <w:ins w:id="2888" w:author="Zach Zukowski (R2 revision)" w:date="2026-05-17T00:00:00Z">
        <w:r>
          <w:t xml:space="preserve"> </w:t>
        </w:r>
      </w:ins>
      <w:ins w:id="2889" w:author="Zach Zukowski (R2 revision)" w:date="2026-05-17T00:00:00Z">
        <w:r>
          <w:t xml:space="preserve">DRIFT, GRASS, W) required a separate data collection pipeline (Helius</w:t>
        </w:r>
      </w:ins>
      <w:ins w:id="2890" w:author="Zach Zukowski (R2 revision)" w:date="2026-05-17T00:00:00Z">
        <w:r>
          <w:t xml:space="preserve"> </w:t>
        </w:r>
      </w:ins>
      <w:ins w:id="2891" w:author="Zach Zukowski (R2 revision)" w:date="2026-05-17T00:00:00Z">
        <w:r>
          <w:t xml:space="preserve">DAS API) because the primary indexer undercounted holders by two orders</w:t>
        </w:r>
      </w:ins>
      <w:ins w:id="2892" w:author="Zach Zukowski (R2 revision)" w:date="2026-05-17T00:00:00Z">
        <w:r>
          <w:t xml:space="preserve"> </w:t>
        </w:r>
      </w:ins>
      <w:ins w:id="2893" w:author="Zach Zukowski (R2 revision)" w:date="2026-05-17T00:00:00Z">
        <w:r>
          <w:t xml:space="preserve">of magnitude; details are in</w:t>
        </w:r>
      </w:ins>
      <w:ins w:id="2894" w:author="Zach Zukowski (R2 revision)" w:date="2026-05-17T00:00:00Z">
        <w:r>
          <w:t xml:space="preserve"> </w:t>
        </w:r>
      </w:ins>
      <w:hyperlink r:id="rId63">
        <w:ins w:id="2895" w:author="Zach Zukowski (R2 revision)" w:date="2026-05-17T00:00:00Z">
          <w:r>
            <w:rPr>
              <w:rStyle w:val="Hyperlink"/>
              <w:u w:val="single"/>
            </w:rPr>
            <w:t xml:space="preserve">Supplementary File</w:t>
          </w:r>
        </w:ins>
        <w:ins w:id="2896" w:author="Zach Zukowski (R2 revision)" w:date="2026-05-17T00:00:00Z">
          <w:r>
            <w:rPr>
              <w:rStyle w:val="Hyperlink"/>
              <w:u w:val="single"/>
            </w:rPr>
            <w:t xml:space="preserve"> </w:t>
          </w:r>
        </w:ins>
        <w:ins w:id="2897" w:author="Zach Zukowski (R2 revision)" w:date="2026-05-17T00:00:00Z">
          <w:r>
            <w:rPr>
              <w:rStyle w:val="Hyperlink"/>
              <w:u w:val="single"/>
            </w:rPr>
            <w:t xml:space="preserve">S6</w:t>
          </w:r>
        </w:ins>
      </w:hyperlink>
      <w:ins w:id="2898" w:author="Zach Zukowski (R2 revision)" w:date="2026-05-17T00:00:00Z">
        <w:r>
          <w:t xml:space="preserve">.</w:t>
        </w:r>
      </w:ins>
    </w:p>
    <w:p>
      <w:pPr>
        <w:pStyle w:val="BodyText"/>
      </w:pPr>
      <w:ins w:id="2899" w:author="Zach Zukowski (R2 revision)" w:date="2026-05-17T00:00:00Z">
        <w:r>
          <w:drawing>
            <wp:inline>
              <wp:extent cx="5029200" cy="5136435"/>
              <wp:effectExtent b="0" l="0" r="0" t="0"/>
              <wp:docPr descr="" title="" id="65" name="Picture"/>
              <a:graphic>
                <a:graphicData uri="http://schemas.openxmlformats.org/drawingml/2006/picture">
                  <pic:pic>
                    <pic:nvPicPr>
                      <pic:cNvPr descr="media/image1.png" id="66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64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029200" cy="51364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ins>
    </w:p>
    <w:p>
      <w:pPr>
        <w:pStyle w:val="BodyText"/>
      </w:pPr>
      <w:ins w:id="2900" w:author="Zach Zukowski (R2 revision)" w:date="2026-05-17T00:00:00Z">
        <w:r>
          <w:rPr>
            <w:b/>
            <w:bCs/>
            <w:i/>
            <w:iCs/>
          </w:rPr>
          <w:t xml:space="preserve">Figure 3.</w:t>
        </w:r>
      </w:ins>
      <w:ins w:id="2901" w:author="Zach Zukowski (R2 revision)" w:date="2026-05-17T00:00:00Z">
        <w:r>
          <w:rPr>
            <w:i/>
            <w:iCs/>
          </w:rPr>
          <w:t xml:space="preserve"> </w:t>
        </w:r>
      </w:ins>
      <w:ins w:id="2902" w:author="Zach Zukowski (R2 revision)" w:date="2026-05-17T00:00:00Z">
        <w:r>
          <w:rPr>
            <w:i/>
            <w:iCs/>
          </w:rPr>
          <w:t xml:space="preserve">Holding-based Herfindahl-Hirschman Index (HHI) across 40</w:t>
        </w:r>
      </w:ins>
      <w:ins w:id="2903" w:author="Zach Zukowski (R2 revision)" w:date="2026-05-17T00:00:00Z">
        <w:r>
          <w:rPr>
            <w:i/>
            <w:iCs/>
          </w:rPr>
          <w:t xml:space="preserve"> </w:t>
        </w:r>
      </w:ins>
      <w:ins w:id="2904" w:author="Zach Zukowski (R2 revision)" w:date="2026-05-17T00:00:00Z">
        <w:r>
          <w:rPr>
            <w:i/>
            <w:iCs/>
          </w:rPr>
          <w:t xml:space="preserve">governance tokens (March 2026 snapshot, top-1,000 holders,</w:t>
        </w:r>
      </w:ins>
      <w:ins w:id="2905" w:author="Zach Zukowski (R2 revision)" w:date="2026-05-17T00:00:00Z">
        <w:r>
          <w:rPr>
            <w:i/>
            <w:iCs/>
          </w:rPr>
          <w:t xml:space="preserve"> </w:t>
        </w:r>
      </w:ins>
      <w:ins w:id="2906" w:author="Zach Zukowski (R2 revision)" w:date="2026-05-17T00:00:00Z">
        <w:r>
          <w:rPr>
            <w:i/>
            <w:iCs/>
          </w:rPr>
          <w:t xml:space="preserve">protocol-controlled addresses excluded). Dashed lines indicate category</w:t>
        </w:r>
      </w:ins>
      <w:ins w:id="2907" w:author="Zach Zukowski (R2 revision)" w:date="2026-05-17T00:00:00Z">
        <w:r>
          <w:rPr>
            <w:i/>
            <w:iCs/>
          </w:rPr>
          <w:t xml:space="preserve"> </w:t>
        </w:r>
      </w:ins>
      <w:ins w:id="2908" w:author="Zach Zukowski (R2 revision)" w:date="2026-05-17T00:00:00Z">
        <w:r>
          <w:rPr>
            <w:i/>
            <w:iCs/>
          </w:rPr>
          <w:t xml:space="preserve">means. Protocols sorted by category then HHI ascending. Reading the</w:t>
        </w:r>
      </w:ins>
      <w:ins w:id="2909" w:author="Zach Zukowski (R2 revision)" w:date="2026-05-17T00:00:00Z">
        <w:r>
          <w:rPr>
            <w:i/>
            <w:iCs/>
          </w:rPr>
          <w:t xml:space="preserve"> </w:t>
        </w:r>
      </w:ins>
      <w:ins w:id="2910" w:author="Zach Zukowski (R2 revision)" w:date="2026-05-17T00:00:00Z">
        <w:r>
          <w:rPr>
            <w:i/>
            <w:iCs/>
          </w:rPr>
          <w:t xml:space="preserve">figure: bars show pre-exclusion HHI, with the post-exclusion</w:t>
        </w:r>
      </w:ins>
      <w:ins w:id="2911" w:author="Zach Zukowski (R2 revision)" w:date="2026-05-17T00:00:00Z">
        <w:r>
          <w:rPr>
            <w:i/>
            <w:iCs/>
          </w:rPr>
          <w:t xml:space="preserve"> </w:t>
        </w:r>
      </w:ins>
      <w:ins w:id="2912" w:author="Zach Zukowski (R2 revision)" w:date="2026-05-17T00:00:00Z">
        <w:r>
          <w:rPr>
            <w:i/>
            <w:iCs/>
          </w:rPr>
          <w:t xml:space="preserve">(governance-relevant) HHI overlay; the gap between the two indicates how</w:t>
        </w:r>
      </w:ins>
      <w:ins w:id="2913" w:author="Zach Zukowski (R2 revision)" w:date="2026-05-17T00:00:00Z">
        <w:r>
          <w:rPr>
            <w:i/>
            <w:iCs/>
          </w:rPr>
          <w:t xml:space="preserve"> </w:t>
        </w:r>
      </w:ins>
      <w:ins w:id="2914" w:author="Zach Zukowski (R2 revision)" w:date="2026-05-17T00:00:00Z">
        <w:r>
          <w:rPr>
            <w:i/>
            <w:iCs/>
          </w:rPr>
          <w:t xml:space="preserve">much of measured concentration was protocol-controlled rather than</w:t>
        </w:r>
      </w:ins>
      <w:ins w:id="2915" w:author="Zach Zukowski (R2 revision)" w:date="2026-05-17T00:00:00Z">
        <w:r>
          <w:rPr>
            <w:i/>
            <w:iCs/>
          </w:rPr>
          <w:t xml:space="preserve"> </w:t>
        </w:r>
      </w:ins>
      <w:ins w:id="2916" w:author="Zach Zukowski (R2 revision)" w:date="2026-05-17T00:00:00Z">
        <w:r>
          <w:rPr>
            <w:i/>
            <w:iCs/>
          </w:rPr>
          <w:t xml:space="preserve">governance-relevant.</w:t>
        </w:r>
      </w:ins>
    </w:p>
    <w:p>
      <w:pPr>
        <w:pStyle w:val="BodyText"/>
      </w:pPr>
      <w:ins w:id="2917" w:author="Zach Zukowski (R2 revision)" w:date="2026-05-17T00:00:00Z">
        <w:r>
          <w:t xml:space="preserve">Inequality (Gini) is near-universal across all sectors (range 0.45 to</w:t>
        </w:r>
      </w:ins>
      <w:ins w:id="2918" w:author="Zach Zukowski (R2 revision)" w:date="2026-05-17T00:00:00Z">
        <w:r>
          <w:t xml:space="preserve"> </w:t>
        </w:r>
      </w:ins>
      <w:ins w:id="2919" w:author="Zach Zukowski (R2 revision)" w:date="2026-05-17T00:00:00Z">
        <w:r>
          <w:t xml:space="preserve">0.99), while concentration (HHI) varies by an order of magnitude (0.004</w:t>
        </w:r>
      </w:ins>
      <w:ins w:id="2920" w:author="Zach Zukowski (R2 revision)" w:date="2026-05-17T00:00:00Z">
        <w:r>
          <w:t xml:space="preserve"> </w:t>
        </w:r>
      </w:ins>
      <w:ins w:id="2921" w:author="Zach Zukowski (R2 revision)" w:date="2026-05-17T00:00:00Z">
        <w:r>
          <w:t xml:space="preserve">to 0.199 after excluding protocol-controlled addresses). Token wealth</w:t>
        </w:r>
      </w:ins>
      <w:ins w:id="2922" w:author="Zach Zukowski (R2 revision)" w:date="2026-05-17T00:00:00Z">
        <w:r>
          <w:t xml:space="preserve"> </w:t>
        </w:r>
      </w:ins>
      <w:ins w:id="2923" w:author="Zach Zukowski (R2 revision)" w:date="2026-05-17T00:00:00Z">
        <w:r>
          <w:t xml:space="preserve">inequality is a structural feature of token systems, but governance</w:t>
        </w:r>
      </w:ins>
      <w:ins w:id="2924" w:author="Zach Zukowski (R2 revision)" w:date="2026-05-17T00:00:00Z">
        <w:r>
          <w:t xml:space="preserve"> </w:t>
        </w:r>
      </w:ins>
      <w:ins w:id="2925" w:author="Zach Zukowski (R2 revision)" w:date="2026-05-17T00:00:00Z">
        <w:r>
          <w:t xml:space="preserve">concentration, how far power concentrates among few addresses, is</w:t>
        </w:r>
      </w:ins>
      <w:ins w:id="2926" w:author="Zach Zukowski (R2 revision)" w:date="2026-05-17T00:00:00Z">
        <w:r>
          <w:t xml:space="preserve"> </w:t>
        </w:r>
      </w:ins>
      <w:ins w:id="2927" w:author="Zach Zukowski (R2 revision)" w:date="2026-05-17T00:00:00Z">
        <w:r>
          <w:t xml:space="preserve">design-sensitive. Governance structure is a constitutional choice, not</w:t>
        </w:r>
      </w:ins>
      <w:ins w:id="2928" w:author="Zach Zukowski (R2 revision)" w:date="2026-05-17T00:00:00Z">
        <w:r>
          <w:t xml:space="preserve"> </w:t>
        </w:r>
      </w:ins>
      <w:ins w:id="2929" w:author="Zach Zukowski (R2 revision)" w:date="2026-05-17T00:00:00Z">
        <w:r>
          <w:t xml:space="preserve">an afterthought. Prior work applying the Gini coefficient to eight major</w:t>
        </w:r>
      </w:ins>
      <w:ins w:id="2930" w:author="Zach Zukowski (R2 revision)" w:date="2026-05-17T00:00:00Z">
        <w:r>
          <w:t xml:space="preserve"> </w:t>
        </w:r>
      </w:ins>
      <w:ins w:id="2931" w:author="Zach Zukowski (R2 revision)" w:date="2026-05-17T00:00:00Z">
        <w:r>
          <w:t xml:space="preserve">cryptocurrencies found inequality levels comparable to real-world</w:t>
        </w:r>
      </w:ins>
      <w:ins w:id="2932" w:author="Zach Zukowski (R2 revision)" w:date="2026-05-17T00:00:00Z">
        <w:r>
          <w:t xml:space="preserve"> </w:t>
        </w:r>
      </w:ins>
      <w:ins w:id="2933" w:author="Zach Zukowski (R2 revision)" w:date="2026-05-17T00:00:00Z">
        <w:r>
          <w:t xml:space="preserve">economies (Sai, Buckley, &amp; Le Gear, 2021); because permissionless</w:t>
        </w:r>
      </w:ins>
      <w:ins w:id="2934" w:author="Zach Zukowski (R2 revision)" w:date="2026-05-17T00:00:00Z">
        <w:r>
          <w:t xml:space="preserve"> </w:t>
        </w:r>
      </w:ins>
      <w:ins w:id="2935" w:author="Zach Zukowski (R2 revision)" w:date="2026-05-17T00:00:00Z">
        <w:r>
          <w:t xml:space="preserve">address creation produces millions of near-zero-balance wallets that</w:t>
        </w:r>
      </w:ins>
      <w:ins w:id="2936" w:author="Zach Zukowski (R2 revision)" w:date="2026-05-17T00:00:00Z">
        <w:r>
          <w:t xml:space="preserve"> </w:t>
        </w:r>
      </w:ins>
      <w:ins w:id="2937" w:author="Zach Zukowski (R2 revision)" w:date="2026-05-17T00:00:00Z">
        <w:r>
          <w:t xml:space="preserve">inflate Gini toward 1.0 regardless of governance structure, the</w:t>
        </w:r>
      </w:ins>
      <w:ins w:id="2938" w:author="Zach Zukowski (R2 revision)" w:date="2026-05-17T00:00:00Z">
        <w:r>
          <w:t xml:space="preserve"> </w:t>
        </w:r>
      </w:ins>
      <w:ins w:id="2939" w:author="Zach Zukowski (R2 revision)" w:date="2026-05-17T00:00:00Z">
        <w:r>
          <w:t xml:space="preserve">near-universal inequality this sample documents (Gini 0.52 to 0.99) is a</w:t>
        </w:r>
      </w:ins>
      <w:ins w:id="2940" w:author="Zach Zukowski (R2 revision)" w:date="2026-05-17T00:00:00Z">
        <w:r>
          <w:t xml:space="preserve"> </w:t>
        </w:r>
      </w:ins>
      <w:ins w:id="2941" w:author="Zach Zukowski (R2 revision)" w:date="2026-05-17T00:00:00Z">
        <w:r>
          <w:t xml:space="preserve">measurement artifact of ledger architecture rather than a governance</w:t>
        </w:r>
      </w:ins>
      <w:ins w:id="2942" w:author="Zach Zukowski (R2 revision)" w:date="2026-05-17T00:00:00Z">
        <w:r>
          <w:t xml:space="preserve"> </w:t>
        </w:r>
      </w:ins>
      <w:ins w:id="2943" w:author="Zach Zukowski (R2 revision)" w:date="2026-05-17T00:00:00Z">
        <w:r>
          <w:t xml:space="preserve">signal, reinforcing the case for HHI as the primary concentration</w:t>
        </w:r>
      </w:ins>
      <w:ins w:id="2944" w:author="Zach Zukowski (R2 revision)" w:date="2026-05-17T00:00:00Z">
        <w:r>
          <w:t xml:space="preserve"> </w:t>
        </w:r>
      </w:ins>
      <w:ins w:id="2945" w:author="Zach Zukowski (R2 revision)" w:date="2026-05-17T00:00:00Z">
        <w:r>
          <w:t xml:space="preserve">metric.</w:t>
        </w:r>
      </w:ins>
    </w:p>
    <w:p>
      <w:pPr>
        <w:pStyle w:val="BodyText"/>
      </w:pPr>
      <w:ins w:id="2946" w:author="Zach Zukowski (R2 revision)" w:date="2026-05-17T00:00:00Z">
        <w:r>
          <w:t xml:space="preserve">The Anyone Protocol (HHI 0.040; Table 4) demonstrates that governance</w:t>
        </w:r>
      </w:ins>
      <w:ins w:id="2947" w:author="Zach Zukowski (R2 revision)" w:date="2026-05-17T00:00:00Z">
        <w:r>
          <w:t xml:space="preserve"> </w:t>
        </w:r>
      </w:ins>
      <w:ins w:id="2948" w:author="Zach Zukowski (R2 revision)" w:date="2026-05-17T00:00:00Z">
        <w:r>
          <w:t xml:space="preserve">concentration is a design choice, not an inevitability of DePIN</w:t>
        </w:r>
      </w:ins>
      <w:ins w:id="2949" w:author="Zach Zukowski (R2 revision)" w:date="2026-05-17T00:00:00Z">
        <w:r>
          <w:t xml:space="preserve"> </w:t>
        </w:r>
      </w:ins>
      <w:ins w:id="2950" w:author="Zach Zukowski (R2 revision)" w:date="2026-05-17T00:00:00Z">
        <w:r>
          <w:t xml:space="preserve">architecture. Five DePIN protocols (Render 0.032, Grass 0.035, DIMO</w:t>
        </w:r>
      </w:ins>
      <w:ins w:id="2951" w:author="Zach Zukowski (R2 revision)" w:date="2026-05-17T00:00:00Z">
        <w:r>
          <w:t xml:space="preserve"> </w:t>
        </w:r>
      </w:ins>
      <w:ins w:id="2952" w:author="Zach Zukowski (R2 revision)" w:date="2026-05-17T00:00:00Z">
        <w:r>
          <w:t xml:space="preserve">0.038, Anyone 0.040, Filecoin 0.047) achieve concentration levels at or</w:t>
        </w:r>
      </w:ins>
      <w:ins w:id="2953" w:author="Zach Zukowski (R2 revision)" w:date="2026-05-17T00:00:00Z">
        <w:r>
          <w:t xml:space="preserve"> </w:t>
        </w:r>
      </w:ins>
      <w:ins w:id="2954" w:author="Zach Zukowski (R2 revision)" w:date="2026-05-17T00:00:00Z">
        <w:r>
          <w:t xml:space="preserve">below the DeFi median, indicating that low concentration is achievable</w:t>
        </w:r>
      </w:ins>
      <w:ins w:id="2955" w:author="Zach Zukowski (R2 revision)" w:date="2026-05-17T00:00:00Z">
        <w:r>
          <w:t xml:space="preserve"> </w:t>
        </w:r>
      </w:ins>
      <w:ins w:id="2956" w:author="Zach Zukowski (R2 revision)" w:date="2026-05-17T00:00:00Z">
        <w:r>
          <w:t xml:space="preserve">in hardware-coordination protocols.</w:t>
        </w:r>
      </w:ins>
    </w:p>
    <w:p>
      <w:pPr>
        <w:pStyle w:val="BodyText"/>
      </w:pPr>
      <w:ins w:id="2957" w:author="Zach Zukowski (R2 revision)" w:date="2026-05-17T00:00:00Z">
        <w:r>
          <w:t xml:space="preserve">Sampling principles: include multiple categories (L1/L2, DeFi,</w:t>
        </w:r>
      </w:ins>
      <w:ins w:id="2958" w:author="Zach Zukowski (R2 revision)" w:date="2026-05-17T00:00:00Z">
        <w:r>
          <w:t xml:space="preserve"> </w:t>
        </w:r>
      </w:ins>
      <w:ins w:id="2959" w:author="Zach Zukowski (R2 revision)" w:date="2026-05-17T00:00:00Z">
        <w:r>
          <w:t xml:space="preserve">infra/oracles, DePIN, social)</w:t>
        </w:r>
      </w:ins>
    </w:p>
    <w:p>
      <w:pPr>
        <w:pStyle w:val="BodyText"/>
      </w:pPr>
      <w:ins w:id="2960" w:author="Zach Zukowski (R2 revision)" w:date="2026-05-17T00:00:00Z">
        <w:r>
          <w:t xml:space="preserve">include</w:t>
        </w:r>
      </w:ins>
      <w:ins w:id="2961" w:author="Zach Zukowski (R2 revision)" w:date="2026-05-17T00:00:00Z">
        <w:r>
          <w:t xml:space="preserve"> </w:t>
        </w:r>
      </w:ins>
      <w:ins w:id="2962" w:author="Zach Zukowski (R2 revision)" w:date="2026-05-17T00:00:00Z">
        <w:r>
          <w:t xml:space="preserve">“dead”</w:t>
        </w:r>
      </w:ins>
      <w:ins w:id="2963" w:author="Zach Zukowski (R2 revision)" w:date="2026-05-17T00:00:00Z">
        <w:r>
          <w:t xml:space="preserve"> </w:t>
        </w:r>
      </w:ins>
      <w:ins w:id="2964" w:author="Zach Zukowski (R2 revision)" w:date="2026-05-17T00:00:00Z">
        <w:r>
          <w:t xml:space="preserve">or stagnated projects to reduce survivorship bias</w:t>
        </w:r>
      </w:ins>
    </w:p>
    <w:p>
      <w:pPr>
        <w:pStyle w:val="BodyText"/>
      </w:pPr>
      <w:ins w:id="2965" w:author="Zach Zukowski (R2 revision)" w:date="2026-05-17T00:00:00Z">
        <w:r>
          <w:t xml:space="preserve">stratify by chain and epoch to control for regime effects</w:t>
        </w:r>
      </w:ins>
    </w:p>
    <w:bookmarkEnd w:id="67"/>
    <w:bookmarkStart w:id="68" w:name="Xaacb50fea6df1cee9492765d6d199ee06417d5d"/>
    <w:p>
      <w:pPr>
        <w:pStyle w:val="Heading3"/>
      </w:pPr>
      <w:ins w:id="2966" w:author="Zach Zukowski (R2 revision)" w:date="2026-05-17T00:00:00Z">
        <w:r>
          <w:t xml:space="preserve">2.10.3 Data Sources (Replicable, Multi-Disciplinary)</w:t>
        </w:r>
      </w:ins>
    </w:p>
    <w:p>
      <w:pPr>
        <w:pStyle w:val="FirstParagraph"/>
      </w:pPr>
      <w:ins w:id="2967" w:author="Zach Zukowski (R2 revision)" w:date="2026-05-17T00:00:00Z">
        <w:r>
          <w:t xml:space="preserve">Four data streams inform the analysis: on-chain data (Dune Analytics,</w:t>
        </w:r>
      </w:ins>
      <w:ins w:id="2968" w:author="Zach Zukowski (R2 revision)" w:date="2026-05-17T00:00:00Z">
        <w:r>
          <w:t xml:space="preserve"> </w:t>
        </w:r>
      </w:ins>
      <w:ins w:id="2969" w:author="Zach Zukowski (R2 revision)" w:date="2026-05-17T00:00:00Z">
        <w:r>
          <w:t xml:space="preserve">Helius DAS API), protocol documentation (whitepapers, governance forums,</w:t>
        </w:r>
      </w:ins>
      <w:ins w:id="2970" w:author="Zach Zukowski (R2 revision)" w:date="2026-05-17T00:00:00Z">
        <w:r>
          <w:t xml:space="preserve"> </w:t>
        </w:r>
      </w:ins>
      <w:ins w:id="2971" w:author="Zach Zukowski (R2 revision)" w:date="2026-05-17T00:00:00Z">
        <w:r>
          <w:t xml:space="preserve">parameter docs), analytic aggregators (Token Terminal, DeFiLlama,</w:t>
        </w:r>
      </w:ins>
      <w:ins w:id="2972" w:author="Zach Zukowski (R2 revision)" w:date="2026-05-17T00:00:00Z">
        <w:r>
          <w:t xml:space="preserve"> </w:t>
        </w:r>
      </w:ins>
      <w:ins w:id="2973" w:author="Zach Zukowski (R2 revision)" w:date="2026-05-17T00:00:00Z">
        <w:r>
          <w:t xml:space="preserve">CoinGecko), and public academic and policy sources. A systematic data</w:t>
        </w:r>
      </w:ins>
      <w:ins w:id="2974" w:author="Zach Zukowski (R2 revision)" w:date="2026-05-17T00:00:00Z">
        <w:r>
          <w:t xml:space="preserve"> </w:t>
        </w:r>
      </w:ins>
      <w:ins w:id="2975" w:author="Zach Zukowski (R2 revision)" w:date="2026-05-17T00:00:00Z">
        <w:r>
          <w:t xml:space="preserve">coverage gap between DeFi and DePIN protocols (Token Terminal covers</w:t>
        </w:r>
      </w:ins>
      <w:ins w:id="2976" w:author="Zach Zukowski (R2 revision)" w:date="2026-05-17T00:00:00Z">
        <w:r>
          <w:t xml:space="preserve"> </w:t>
        </w:r>
      </w:ins>
      <w:ins w:id="2977" w:author="Zach Zukowski (R2 revision)" w:date="2026-05-17T00:00:00Z">
        <w:r>
          <w:t xml:space="preserve">approximately 100% of DeFi but only 25% of DePIN) constrains</w:t>
        </w:r>
      </w:ins>
      <w:ins w:id="2978" w:author="Zach Zukowski (R2 revision)" w:date="2026-05-17T00:00:00Z">
        <w:r>
          <w:t xml:space="preserve"> </w:t>
        </w:r>
      </w:ins>
      <w:ins w:id="2979" w:author="Zach Zukowski (R2 revision)" w:date="2026-05-17T00:00:00Z">
        <w:r>
          <w:t xml:space="preserve">cross-sector regression analysis. Full source provenance, exclusion</w:t>
        </w:r>
      </w:ins>
      <w:ins w:id="2980" w:author="Zach Zukowski (R2 revision)" w:date="2026-05-17T00:00:00Z">
        <w:r>
          <w:t xml:space="preserve"> </w:t>
        </w:r>
      </w:ins>
      <w:ins w:id="2981" w:author="Zach Zukowski (R2 revision)" w:date="2026-05-17T00:00:00Z">
        <w:r>
          <w:t xml:space="preserve">methodology, the protocols Token Terminal does not cover, and the</w:t>
        </w:r>
      </w:ins>
      <w:ins w:id="2982" w:author="Zach Zukowski (R2 revision)" w:date="2026-05-17T00:00:00Z">
        <w:r>
          <w:t xml:space="preserve"> </w:t>
        </w:r>
      </w:ins>
      <w:ins w:id="2983" w:author="Zach Zukowski (R2 revision)" w:date="2026-05-17T00:00:00Z">
        <w:r>
          <w:t xml:space="preserve">resulting partial-data subsets are documented in Supplementary File S6.</w:t>
        </w:r>
      </w:ins>
    </w:p>
    <w:p>
      <w:pPr>
        <w:pStyle w:val="BodyText"/>
      </w:pPr>
      <w:ins w:id="2984" w:author="Zach Zukowski (R2 revision)" w:date="2026-05-17T00:00:00Z">
        <w:r>
          <w:t xml:space="preserve">Snapshot date discipline for governance-power data: the Table 7 voting</w:t>
        </w:r>
      </w:ins>
      <w:ins w:id="2985" w:author="Zach Zukowski (R2 revision)" w:date="2026-05-17T00:00:00Z">
        <w:r>
          <w:t xml:space="preserve"> </w:t>
        </w:r>
      </w:ins>
      <w:ins w:id="2986" w:author="Zach Zukowski (R2 revision)" w:date="2026-05-17T00:00:00Z">
        <w:r>
          <w:t xml:space="preserve">HHI values are computed from a March 2026 snapshot of Tally and</w:t>
        </w:r>
      </w:ins>
      <w:ins w:id="2987" w:author="Zach Zukowski (R2 revision)" w:date="2026-05-17T00:00:00Z">
        <w:r>
          <w:t xml:space="preserve"> </w:t>
        </w:r>
      </w:ins>
      <w:ins w:id="2988" w:author="Zach Zukowski (R2 revision)" w:date="2026-05-17T00:00:00Z">
        <w:r>
          <w:t xml:space="preserve">Snapshot governance data, consistent with the March 2026 holder-list</w:t>
        </w:r>
      </w:ins>
      <w:ins w:id="2989" w:author="Zach Zukowski (R2 revision)" w:date="2026-05-17T00:00:00Z">
        <w:r>
          <w:t xml:space="preserve"> </w:t>
        </w:r>
      </w:ins>
      <w:ins w:id="2990" w:author="Zach Zukowski (R2 revision)" w:date="2026-05-17T00:00:00Z">
        <w:r>
          <w:t xml:space="preserve">snapshot used for Table 4 holding HHI. Subsequent Tally and Snapshot</w:t>
        </w:r>
      </w:ins>
      <w:ins w:id="2991" w:author="Zach Zukowski (R2 revision)" w:date="2026-05-17T00:00:00Z">
        <w:r>
          <w:t xml:space="preserve"> </w:t>
        </w:r>
      </w:ins>
      <w:ins w:id="2992" w:author="Zach Zukowski (R2 revision)" w:date="2026-05-17T00:00:00Z">
        <w:r>
          <w:t xml:space="preserve">API queries during the R2 revision cycle (May 2026) confirmed that</w:t>
        </w:r>
      </w:ins>
      <w:ins w:id="2993" w:author="Zach Zukowski (R2 revision)" w:date="2026-05-17T00:00:00Z">
        <w:r>
          <w:t xml:space="preserve"> </w:t>
        </w:r>
      </w:ins>
      <w:ins w:id="2994" w:author="Zach Zukowski (R2 revision)" w:date="2026-05-17T00:00:00Z">
        <w:r>
          <w:t xml:space="preserve">voting-power distributions can drift materially over multi-month</w:t>
        </w:r>
      </w:ins>
      <w:ins w:id="2995" w:author="Zach Zukowski (R2 revision)" w:date="2026-05-17T00:00:00Z">
        <w:r>
          <w:t xml:space="preserve"> </w:t>
        </w:r>
      </w:ins>
      <w:ins w:id="2996" w:author="Zach Zukowski (R2 revision)" w:date="2026-05-17T00:00:00Z">
        <w:r>
          <w:t xml:space="preserve">windows: a fresh Compound Tally pull in May 2026 returned roughly 120</w:t>
        </w:r>
      </w:ins>
      <w:ins w:id="2997" w:author="Zach Zukowski (R2 revision)" w:date="2026-05-17T00:00:00Z">
        <w:r>
          <w:t xml:space="preserve"> </w:t>
        </w:r>
      </w:ins>
      <w:ins w:id="2998" w:author="Zach Zukowski (R2 revision)" w:date="2026-05-17T00:00:00Z">
        <w:r>
          <w:t xml:space="preserve">delegates with non-zero voting power, compared with the 100-delegate</w:t>
        </w:r>
      </w:ins>
      <w:ins w:id="2999" w:author="Zach Zukowski (R2 revision)" w:date="2026-05-17T00:00:00Z">
        <w:r>
          <w:t xml:space="preserve"> </w:t>
        </w:r>
      </w:ins>
      <w:ins w:id="3000" w:author="Zach Zukowski (R2 revision)" w:date="2026-05-17T00:00:00Z">
        <w:r>
          <w:t xml:space="preserve">sample available in March 2026. The Snapshot voter pool for Compound</w:t>
        </w:r>
      </w:ins>
      <w:ins w:id="3001" w:author="Zach Zukowski (R2 revision)" w:date="2026-05-17T00:00:00Z">
        <w:r>
          <w:t xml:space="preserve"> </w:t>
        </w:r>
      </w:ins>
      <w:ins w:id="3002" w:author="Zach Zukowski (R2 revision)" w:date="2026-05-17T00:00:00Z">
        <w:r>
          <w:t xml:space="preserve">grew from 114 unique voters in March 2026 to 138 by May 2026 over a</w:t>
        </w:r>
      </w:ins>
      <w:ins w:id="3003" w:author="Zach Zukowski (R2 revision)" w:date="2026-05-17T00:00:00Z">
        <w:r>
          <w:t xml:space="preserve"> </w:t>
        </w:r>
      </w:ins>
      <w:ins w:id="3004" w:author="Zach Zukowski (R2 revision)" w:date="2026-05-17T00:00:00Z">
        <w:r>
          <w:t xml:space="preserve">12-month rolling window. The Table 7 values use March 2026 to maintain</w:t>
        </w:r>
      </w:ins>
      <w:ins w:id="3005" w:author="Zach Zukowski (R2 revision)" w:date="2026-05-17T00:00:00Z">
        <w:r>
          <w:t xml:space="preserve"> </w:t>
        </w:r>
      </w:ins>
      <w:ins w:id="3006" w:author="Zach Zukowski (R2 revision)" w:date="2026-05-17T00:00:00Z">
        <w:r>
          <w:t xml:space="preserve">cross-table consistency; replication runs using fresh Tally and</w:t>
        </w:r>
      </w:ins>
      <w:ins w:id="3007" w:author="Zach Zukowski (R2 revision)" w:date="2026-05-17T00:00:00Z">
        <w:r>
          <w:t xml:space="preserve"> </w:t>
        </w:r>
      </w:ins>
      <w:ins w:id="3008" w:author="Zach Zukowski (R2 revision)" w:date="2026-05-17T00:00:00Z">
        <w:r>
          <w:t xml:space="preserve">Snapshot data should expect comparable but not identical voting HHI</w:t>
        </w:r>
      </w:ins>
      <w:ins w:id="3009" w:author="Zach Zukowski (R2 revision)" w:date="2026-05-17T00:00:00Z">
        <w:r>
          <w:t xml:space="preserve"> </w:t>
        </w:r>
      </w:ins>
      <w:ins w:id="3010" w:author="Zach Zukowski (R2 revision)" w:date="2026-05-17T00:00:00Z">
        <w:r>
          <w:t xml:space="preserve">values, and rank ordering across protocols is the more durable</w:t>
        </w:r>
      </w:ins>
      <w:ins w:id="3011" w:author="Zach Zukowski (R2 revision)" w:date="2026-05-17T00:00:00Z">
        <w:r>
          <w:t xml:space="preserve"> </w:t>
        </w:r>
      </w:ins>
      <w:ins w:id="3012" w:author="Zach Zukowski (R2 revision)" w:date="2026-05-17T00:00:00Z">
        <w:r>
          <w:t xml:space="preserve">inferential property than absolute magnitude. Section 3.7 reports a</w:t>
        </w:r>
      </w:ins>
      <w:ins w:id="3013" w:author="Zach Zukowski (R2 revision)" w:date="2026-05-17T00:00:00Z">
        <w:r>
          <w:t xml:space="preserve"> </w:t>
        </w:r>
      </w:ins>
      <w:ins w:id="3014" w:author="Zach Zukowski (R2 revision)" w:date="2026-05-17T00:00:00Z">
        <w:r>
          <w:t xml:space="preserve">PCA-symmetric voting-HHI sensitivity check using both March 2026 and</w:t>
        </w:r>
      </w:ins>
      <w:ins w:id="3015" w:author="Zach Zukowski (R2 revision)" w:date="2026-05-17T00:00:00Z">
        <w:r>
          <w:t xml:space="preserve"> </w:t>
        </w:r>
      </w:ins>
      <w:ins w:id="3016" w:author="Zach Zukowski (R2 revision)" w:date="2026-05-17T00:00:00Z">
        <w:r>
          <w:t xml:space="preserve">May 2026 data.</w:t>
        </w:r>
      </w:ins>
    </w:p>
    <w:bookmarkEnd w:id="68"/>
    <w:bookmarkStart w:id="70" w:name="codebook-and-rubric"/>
    <w:p>
      <w:pPr>
        <w:pStyle w:val="Heading3"/>
      </w:pPr>
      <w:ins w:id="3017" w:author="Zach Zukowski (R2 revision)" w:date="2026-05-17T00:00:00Z">
        <w:r>
          <w:t xml:space="preserve">2.10.4 Codebook and Rubric</w:t>
        </w:r>
      </w:ins>
    </w:p>
    <w:p>
      <w:pPr>
        <w:pStyle w:val="FirstParagraph"/>
      </w:pPr>
      <w:ins w:id="3018" w:author="Zach Zukowski (R2 revision)" w:date="2026-05-17T00:00:00Z">
        <w:r>
          <w:t xml:space="preserve">Insider taxonomy: the analysis distinguishes two related but distinct</w:t>
        </w:r>
      </w:ins>
      <w:ins w:id="3019" w:author="Zach Zukowski (R2 revision)" w:date="2026-05-17T00:00:00Z">
        <w:r>
          <w:t xml:space="preserve"> </w:t>
        </w:r>
      </w:ins>
      <w:ins w:id="3020" w:author="Zach Zukowski (R2 revision)" w:date="2026-05-17T00:00:00Z">
        <w:r>
          <w:t xml:space="preserve">constructs. Insider allocation (insider_pct) is the regression covariate</w:t>
        </w:r>
      </w:ins>
      <w:ins w:id="3021" w:author="Zach Zukowski (R2 revision)" w:date="2026-05-17T00:00:00Z">
        <w:r>
          <w:t xml:space="preserve"> </w:t>
        </w:r>
      </w:ins>
      <w:ins w:id="3022" w:author="Zach Zukowski (R2 revision)" w:date="2026-05-17T00:00:00Z">
        <w:r>
          <w:t xml:space="preserve">measured at token generation event (TGE), defined as team_pct +</w:t>
        </w:r>
      </w:ins>
      <w:ins w:id="3023" w:author="Zach Zukowski (R2 revision)" w:date="2026-05-17T00:00:00Z">
        <w:r>
          <w:t xml:space="preserve"> </w:t>
        </w:r>
      </w:ins>
      <w:ins w:id="3024" w:author="Zach Zukowski (R2 revision)" w:date="2026-05-17T00:00:00Z">
        <w:r>
          <w:t xml:space="preserve">investor_pct from primary tokenomics sources. Insider count fraction in</w:t>
        </w:r>
      </w:ins>
      <w:ins w:id="3025" w:author="Zach Zukowski (R2 revision)" w:date="2026-05-17T00:00:00Z">
        <w:r>
          <w:t xml:space="preserve"> </w:t>
        </w:r>
      </w:ins>
      <w:ins w:id="3026" w:author="Zach Zukowski (R2 revision)" w:date="2026-05-17T00:00:00Z">
        <w:r>
          <w:t xml:space="preserve">top-10 holders is a descriptive mechanism variable measured</w:t>
        </w:r>
      </w:ins>
      <w:ins w:id="3027" w:author="Zach Zukowski (R2 revision)" w:date="2026-05-17T00:00:00Z">
        <w:r>
          <w:t xml:space="preserve"> </w:t>
        </w:r>
      </w:ins>
      <w:ins w:id="3028" w:author="Zach Zukowski (R2 revision)" w:date="2026-05-17T00:00:00Z">
        <w:r>
          <w:t xml:space="preserve">post-distribution from holder snapshots, defined as the post-exclusion</w:t>
        </w:r>
      </w:ins>
      <w:ins w:id="3029" w:author="Zach Zukowski (R2 revision)" w:date="2026-05-17T00:00:00Z">
        <w:r>
          <w:t xml:space="preserve"> </w:t>
        </w:r>
      </w:ins>
      <w:ins w:id="3030" w:author="Zach Zukowski (R2 revision)" w:date="2026-05-17T00:00:00Z">
        <w:r>
          <w:t xml:space="preserve">fraction of wallets in the top-10 classified as insider via a three-tier</w:t>
        </w:r>
      </w:ins>
      <w:ins w:id="3031" w:author="Zach Zukowski (R2 revision)" w:date="2026-05-17T00:00:00Z">
        <w:r>
          <w:t xml:space="preserve"> </w:t>
        </w:r>
      </w:ins>
      <w:ins w:id="3032" w:author="Zach Zukowski (R2 revision)" w:date="2026-05-17T00:00:00Z">
        <w:r>
          <w:t xml:space="preserve">procedure: Tier 1 uses Blockscout verified-contract labels and Dune</w:t>
        </w:r>
      </w:ins>
      <w:ins w:id="3033" w:author="Zach Zukowski (R2 revision)" w:date="2026-05-17T00:00:00Z">
        <w:r>
          <w:t xml:space="preserve"> </w:t>
        </w:r>
      </w:ins>
      <w:ins w:id="3034" w:author="Zach Zukowski (R2 revision)" w:date="2026-05-17T00:00:00Z">
        <w:r>
          <w:t xml:space="preserve">exchange tags; Tier 2 uses contract bytecode matching for SafeProxy,</w:t>
        </w:r>
      </w:ins>
      <w:ins w:id="3035" w:author="Zach Zukowski (R2 revision)" w:date="2026-05-17T00:00:00Z">
        <w:r>
          <w:t xml:space="preserve"> </w:t>
        </w:r>
      </w:ins>
      <w:ins w:id="3036" w:author="Zach Zukowski (R2 revision)" w:date="2026-05-17T00:00:00Z">
        <w:r>
          <w:t xml:space="preserve">GnosisSafe, and vesting contracts; Tier 3 uses Etherscan named-address</w:t>
        </w:r>
      </w:ins>
      <w:ins w:id="3037" w:author="Zach Zukowski (R2 revision)" w:date="2026-05-17T00:00:00Z">
        <w:r>
          <w:t xml:space="preserve"> </w:t>
        </w:r>
      </w:ins>
      <w:ins w:id="3038" w:author="Zach Zukowski (R2 revision)" w:date="2026-05-17T00:00:00Z">
        <w:r>
          <w:t xml:space="preserve">matching against documented foundation, treasury, and team wallets.</w:t>
        </w:r>
      </w:ins>
      <w:ins w:id="3039" w:author="Zach Zukowski (R2 revision)" w:date="2026-05-17T00:00:00Z">
        <w:r>
          <w:t xml:space="preserve"> </w:t>
        </w:r>
      </w:ins>
      <w:ins w:id="3040" w:author="Zach Zukowski (R2 revision)" w:date="2026-05-17T00:00:00Z">
        <w:r>
          <w:t xml:space="preserve">Protocol-controlled addresses (PCAs) are excluded from holding HHI</w:t>
        </w:r>
      </w:ins>
      <w:ins w:id="3041" w:author="Zach Zukowski (R2 revision)" w:date="2026-05-17T00:00:00Z">
        <w:r>
          <w:t xml:space="preserve"> </w:t>
        </w:r>
      </w:ins>
      <w:ins w:id="3042" w:author="Zach Zukowski (R2 revision)" w:date="2026-05-17T00:00:00Z">
        <w:r>
          <w:t xml:space="preserve">computation entirely at the top of the pipeline (69 addresses across 20</w:t>
        </w:r>
      </w:ins>
      <w:ins w:id="3043" w:author="Zach Zukowski (R2 revision)" w:date="2026-05-17T00:00:00Z">
        <w:r>
          <w:t xml:space="preserve"> </w:t>
        </w:r>
      </w:ins>
      <w:ins w:id="3044" w:author="Zach Zukowski (R2 revision)" w:date="2026-05-17T00:00:00Z">
        <w:r>
          <w:t xml:space="preserve">protocols documented in exclusions_log.csv) and are not counted as</w:t>
        </w:r>
      </w:ins>
      <w:ins w:id="3045" w:author="Zach Zukowski (R2 revision)" w:date="2026-05-17T00:00:00Z">
        <w:r>
          <w:t xml:space="preserve"> </w:t>
        </w:r>
      </w:ins>
      <w:ins w:id="3046" w:author="Zach Zukowski (R2 revision)" w:date="2026-05-17T00:00:00Z">
        <w:r>
          <w:t xml:space="preserve">insiders for the purposes of the count fraction. Solana-native protocols</w:t>
        </w:r>
      </w:ins>
      <w:ins w:id="3047" w:author="Zach Zukowski (R2 revision)" w:date="2026-05-17T00:00:00Z">
        <w:r>
          <w:t xml:space="preserve"> </w:t>
        </w:r>
      </w:ins>
      <w:ins w:id="3048" w:author="Zach Zukowski (R2 revision)" w:date="2026-05-17T00:00:00Z">
        <w:r>
          <w:t xml:space="preserve">carry an acknowledged labeling gap: io.net classifies as zero of ten</w:t>
        </w:r>
      </w:ins>
      <w:ins w:id="3049" w:author="Zach Zukowski (R2 revision)" w:date="2026-05-17T00:00:00Z">
        <w:r>
          <w:t xml:space="preserve"> </w:t>
        </w:r>
      </w:ins>
      <w:ins w:id="3050" w:author="Zach Zukowski (R2 revision)" w:date="2026-05-17T00:00:00Z">
        <w:r>
          <w:t xml:space="preserve">insiders because Solana lacks Blockscout-style contract labels at the</w:t>
        </w:r>
      </w:ins>
      <w:ins w:id="3051" w:author="Zach Zukowski (R2 revision)" w:date="2026-05-17T00:00:00Z">
        <w:r>
          <w:t xml:space="preserve"> </w:t>
        </w:r>
      </w:ins>
      <w:ins w:id="3052" w:author="Zach Zukowski (R2 revision)" w:date="2026-05-17T00:00:00Z">
        <w:r>
          <w:t xml:space="preserve">scale available on Ethereum and EVM L2s. This is a classification</w:t>
        </w:r>
      </w:ins>
      <w:ins w:id="3053" w:author="Zach Zukowski (R2 revision)" w:date="2026-05-17T00:00:00Z">
        <w:r>
          <w:t xml:space="preserve"> </w:t>
        </w:r>
      </w:ins>
      <w:ins w:id="3054" w:author="Zach Zukowski (R2 revision)" w:date="2026-05-17T00:00:00Z">
        <w:r>
          <w:t xml:space="preserve">limitation rather than evidence of distributed governance and is flagged</w:t>
        </w:r>
      </w:ins>
      <w:ins w:id="3055" w:author="Zach Zukowski (R2 revision)" w:date="2026-05-17T00:00:00Z">
        <w:r>
          <w:t xml:space="preserve"> </w:t>
        </w:r>
      </w:ins>
      <w:ins w:id="3056" w:author="Zach Zukowski (R2 revision)" w:date="2026-05-17T00:00:00Z">
        <w:r>
          <w:t xml:space="preserve">in the §4.8 limitations.</w:t>
        </w:r>
      </w:ins>
    </w:p>
    <w:p>
      <w:pPr>
        <w:pStyle w:val="BodyText"/>
      </w:pPr>
      <w:ins w:id="3057" w:author="Zach Zukowski (R2 revision)" w:date="2026-05-17T00:00:00Z">
        <w:r>
          <w:t xml:space="preserve">We code each protocol across standardized dimensions via a</w:t>
        </w:r>
      </w:ins>
      <w:ins w:id="3058" w:author="Zach Zukowski (R2 revision)" w:date="2026-05-17T00:00:00Z">
        <w:r>
          <w:t xml:space="preserve"> </w:t>
        </w:r>
      </w:ins>
      <w:ins w:id="3059" w:author="Zach Zukowski (R2 revision)" w:date="2026-05-17T00:00:00Z">
        <w:r>
          <w:t xml:space="preserve">machine-readable table capturing metadata, supply and issuance rules,</w:t>
        </w:r>
      </w:ins>
      <w:ins w:id="3060" w:author="Zach Zukowski (R2 revision)" w:date="2026-05-17T00:00:00Z">
        <w:r>
          <w:t xml:space="preserve"> </w:t>
        </w:r>
      </w:ins>
      <w:ins w:id="3061" w:author="Zach Zukowski (R2 revision)" w:date="2026-05-17T00:00:00Z">
        <w:r>
          <w:t xml:space="preserve">distribution, value routing and sinks, staking and lockup parameters,</w:t>
        </w:r>
      </w:ins>
      <w:ins w:id="3062" w:author="Zach Zukowski (R2 revision)" w:date="2026-05-17T00:00:00Z">
        <w:r>
          <w:t xml:space="preserve"> </w:t>
        </w:r>
      </w:ins>
      <w:ins w:id="3063" w:author="Zach Zukowski (R2 revision)" w:date="2026-05-17T00:00:00Z">
        <w:r>
          <w:t xml:space="preserve">governance architecture, decentralization metrics, incentive windows,</w:t>
        </w:r>
      </w:ins>
      <w:ins w:id="3064" w:author="Zach Zukowski (R2 revision)" w:date="2026-05-17T00:00:00Z">
        <w:r>
          <w:t xml:space="preserve"> </w:t>
        </w:r>
      </w:ins>
      <w:ins w:id="3065" w:author="Zach Zukowski (R2 revision)" w:date="2026-05-17T00:00:00Z">
        <w:r>
          <w:t xml:space="preserve">and data/identity posture, plus computed philosophy lens scores (0–3)</w:t>
        </w:r>
      </w:ins>
      <w:ins w:id="3066" w:author="Zach Zukowski (R2 revision)" w:date="2026-05-17T00:00:00Z">
        <w:r>
          <w:t xml:space="preserve"> </w:t>
        </w:r>
      </w:ins>
      <w:ins w:id="3067" w:author="Zach Zukowski (R2 revision)" w:date="2026-05-17T00:00:00Z">
        <w:r>
          <w:t xml:space="preserve">and evidence links. Full field definitions and the codebook schema are</w:t>
        </w:r>
      </w:ins>
      <w:ins w:id="3068" w:author="Zach Zukowski (R2 revision)" w:date="2026-05-17T00:00:00Z">
        <w:r>
          <w:t xml:space="preserve"> </w:t>
        </w:r>
      </w:ins>
      <w:ins w:id="3069" w:author="Zach Zukowski (R2 revision)" w:date="2026-05-17T00:00:00Z">
        <w:r>
          <w:t xml:space="preserve">documented in</w:t>
        </w:r>
      </w:ins>
      <w:ins w:id="3070" w:author="Zach Zukowski (R2 revision)" w:date="2026-05-17T00:00:00Z">
        <w:r>
          <w:t xml:space="preserve"> </w:t>
        </w:r>
      </w:ins>
      <w:hyperlink r:id="rId69">
        <w:ins w:id="3071" w:author="Zach Zukowski (R2 revision)" w:date="2026-05-17T00:00:00Z">
          <w:r>
            <w:rPr>
              <w:rStyle w:val="Hyperlink"/>
              <w:u w:val="single"/>
            </w:rPr>
            <w:t xml:space="preserve">Supplementary File</w:t>
          </w:r>
        </w:ins>
        <w:ins w:id="3072" w:author="Zach Zukowski (R2 revision)" w:date="2026-05-17T00:00:00Z">
          <w:r>
            <w:rPr>
              <w:rStyle w:val="Hyperlink"/>
              <w:u w:val="single"/>
            </w:rPr>
            <w:t xml:space="preserve"> </w:t>
          </w:r>
        </w:ins>
        <w:ins w:id="3073" w:author="Zach Zukowski (R2 revision)" w:date="2026-05-17T00:00:00Z">
          <w:r>
            <w:rPr>
              <w:rStyle w:val="Hyperlink"/>
              <w:u w:val="single"/>
            </w:rPr>
            <w:t xml:space="preserve">S1</w:t>
          </w:r>
        </w:ins>
      </w:hyperlink>
      <w:ins w:id="3074" w:author="Zach Zukowski (R2 revision)" w:date="2026-05-17T00:00:00Z">
        <w:r>
          <w:t xml:space="preserve">.</w:t>
        </w:r>
      </w:ins>
    </w:p>
    <w:bookmarkEnd w:id="70"/>
    <w:bookmarkStart w:id="73" w:name="X58fc8dd93c94f668489b90f86d609fd21ae00e5"/>
    <w:p>
      <w:pPr>
        <w:pStyle w:val="Heading3"/>
      </w:pPr>
      <w:ins w:id="3075" w:author="Zach Zukowski (R2 revision)" w:date="2026-05-17T00:00:00Z">
        <w:r>
          <w:t xml:space="preserve">2.10.5 Philosophy Scoring Rubric: Translating Normative Theory into Observable Criteria</w:t>
        </w:r>
      </w:ins>
    </w:p>
    <w:p>
      <w:pPr>
        <w:pStyle w:val="FirstParagraph"/>
      </w:pPr>
      <w:ins w:id="3076" w:author="Zach Zukowski (R2 revision)" w:date="2026-05-17T00:00:00Z">
        <w:r>
          <w:t xml:space="preserve">The scoring rubric is a second machine-readable table (</w:t>
        </w:r>
      </w:ins>
      <w:hyperlink r:id="rId71">
        <w:ins w:id="3077" w:author="Zach Zukowski (R2 revision)" w:date="2026-05-17T00:00:00Z">
          <w:r>
            <w:rPr>
              <w:rStyle w:val="Hyperlink"/>
              <w:u w:val="single"/>
            </w:rPr>
            <w:t xml:space="preserve">Supplementary</w:t>
          </w:r>
        </w:ins>
        <w:ins w:id="3078" w:author="Zach Zukowski (R2 revision)" w:date="2026-05-17T00:00:00Z">
          <w:r>
            <w:rPr>
              <w:rStyle w:val="Hyperlink"/>
              <w:u w:val="single"/>
            </w:rPr>
            <w:t xml:space="preserve"> </w:t>
          </w:r>
        </w:ins>
        <w:ins w:id="3079" w:author="Zach Zukowski (R2 revision)" w:date="2026-05-17T00:00:00Z">
          <w:r>
            <w:rPr>
              <w:rStyle w:val="Hyperlink"/>
              <w:u w:val="single"/>
            </w:rPr>
            <w:t xml:space="preserve">File</w:t>
          </w:r>
        </w:ins>
        <w:ins w:id="3080" w:author="Zach Zukowski (R2 revision)" w:date="2026-05-17T00:00:00Z">
          <w:r>
            <w:rPr>
              <w:rStyle w:val="Hyperlink"/>
              <w:u w:val="single"/>
            </w:rPr>
            <w:t xml:space="preserve"> </w:t>
          </w:r>
        </w:ins>
        <w:ins w:id="3081" w:author="Zach Zukowski (R2 revision)" w:date="2026-05-17T00:00:00Z">
          <w:r>
            <w:rPr>
              <w:rStyle w:val="Hyperlink"/>
              <w:u w:val="single"/>
            </w:rPr>
            <w:t xml:space="preserve">S2</w:t>
          </w:r>
        </w:ins>
      </w:hyperlink>
      <w:ins w:id="3082" w:author="Zach Zukowski (R2 revision)" w:date="2026-05-17T00:00:00Z">
        <w:r>
          <w:t xml:space="preserve">)</w:t>
        </w:r>
      </w:ins>
      <w:ins w:id="3083" w:author="Zach Zukowski (R2 revision)" w:date="2026-05-17T00:00:00Z">
        <w:r>
          <w:t xml:space="preserve"> </w:t>
        </w:r>
      </w:ins>
      <w:ins w:id="3084" w:author="Zach Zukowski (R2 revision)" w:date="2026-05-17T00:00:00Z">
        <w:r>
          <w:t xml:space="preserve">capturing lens_id, criterion_id, criterion definitions, a 0–3 scoring</w:t>
        </w:r>
      </w:ins>
      <w:ins w:id="3085" w:author="Zach Zukowski (R2 revision)" w:date="2026-05-17T00:00:00Z">
        <w:r>
          <w:t xml:space="preserve"> </w:t>
        </w:r>
      </w:ins>
      <w:ins w:id="3086" w:author="Zach Zukowski (R2 revision)" w:date="2026-05-17T00:00:00Z">
        <w:r>
          <w:t xml:space="preserve">scale per criterion, and default weights; a third table (Supplementary</w:t>
        </w:r>
      </w:ins>
      <w:ins w:id="3087" w:author="Zach Zukowski (R2 revision)" w:date="2026-05-17T00:00:00Z">
        <w:r>
          <w:t xml:space="preserve"> </w:t>
        </w:r>
      </w:ins>
      <w:ins w:id="3088" w:author="Zach Zukowski (R2 revision)" w:date="2026-05-17T00:00:00Z">
        <w:r>
          <w:t xml:space="preserve">File S3) stores protocol × criterion scores with evidence links, scorer</w:t>
        </w:r>
      </w:ins>
      <w:ins w:id="3089" w:author="Zach Zukowski (R2 revision)" w:date="2026-05-17T00:00:00Z">
        <w:r>
          <w:t xml:space="preserve"> </w:t>
        </w:r>
      </w:ins>
      <w:ins w:id="3090" w:author="Zach Zukowski (R2 revision)" w:date="2026-05-17T00:00:00Z">
        <w:r>
          <w:t xml:space="preserve">initials, and dates. Each protocol is scored by gathering evidence</w:t>
        </w:r>
      </w:ins>
      <w:ins w:id="3091" w:author="Zach Zukowski (R2 revision)" w:date="2026-05-17T00:00:00Z">
        <w:r>
          <w:t xml:space="preserve"> </w:t>
        </w:r>
      </w:ins>
      <w:ins w:id="3092" w:author="Zach Zukowski (R2 revision)" w:date="2026-05-17T00:00:00Z">
        <w:r>
          <w:t xml:space="preserve">(documentation, forum threads, code references), assigning 0–3 to each</w:t>
        </w:r>
      </w:ins>
      <w:ins w:id="3093" w:author="Zach Zukowski (R2 revision)" w:date="2026-05-17T00:00:00Z">
        <w:r>
          <w:t xml:space="preserve"> </w:t>
        </w:r>
      </w:ins>
      <w:ins w:id="3094" w:author="Zach Zukowski (R2 revision)" w:date="2026-05-17T00:00:00Z">
        <w:r>
          <w:t xml:space="preserve">criterion, computing each lens score as a weighted mean, and aggregating</w:t>
        </w:r>
      </w:ins>
      <w:ins w:id="3095" w:author="Zach Zukowski (R2 revision)" w:date="2026-05-17T00:00:00Z">
        <w:r>
          <w:t xml:space="preserve"> </w:t>
        </w:r>
      </w:ins>
      <w:ins w:id="3096" w:author="Zach Zukowski (R2 revision)" w:date="2026-05-17T00:00:00Z">
        <w:r>
          <w:t xml:space="preserve">into a Synergy Index across lenses with pre-specified weights.</w:t>
        </w:r>
      </w:ins>
    </w:p>
    <w:p>
      <w:pPr>
        <w:pStyle w:val="BodyText"/>
      </w:pPr>
      <w:ins w:id="3097" w:author="Zach Zukowski (R2 revision)" w:date="2026-05-17T00:00:00Z">
        <w:r>
          <w:t xml:space="preserve">Reliability is established by double-coding at least 10% of protocols to</w:t>
        </w:r>
      </w:ins>
      <w:ins w:id="3098" w:author="Zach Zukowski (R2 revision)" w:date="2026-05-17T00:00:00Z">
        <w:r>
          <w:t xml:space="preserve"> </w:t>
        </w:r>
      </w:ins>
      <w:ins w:id="3099" w:author="Zach Zukowski (R2 revision)" w:date="2026-05-17T00:00:00Z">
        <w:r>
          <w:t xml:space="preserve">estimate inter-rater agreement (Cohen’s κ), with adjudication rules</w:t>
        </w:r>
      </w:ins>
      <w:ins w:id="3100" w:author="Zach Zukowski (R2 revision)" w:date="2026-05-17T00:00:00Z">
        <w:r>
          <w:t xml:space="preserve"> </w:t>
        </w:r>
      </w:ins>
      <w:ins w:id="3101" w:author="Zach Zukowski (R2 revision)" w:date="2026-05-17T00:00:00Z">
        <w:r>
          <w:t xml:space="preserve">where κ is low; construct validity is established by comparing rubric</w:t>
        </w:r>
      </w:ins>
      <w:ins w:id="3102" w:author="Zach Zukowski (R2 revision)" w:date="2026-05-17T00:00:00Z">
        <w:r>
          <w:t xml:space="preserve"> </w:t>
        </w:r>
      </w:ins>
      <w:ins w:id="3103" w:author="Zach Zukowski (R2 revision)" w:date="2026-05-17T00:00:00Z">
        <w:r>
          <w:t xml:space="preserve">scores to independent indicators including governance concentration,</w:t>
        </w:r>
      </w:ins>
      <w:ins w:id="3104" w:author="Zach Zukowski (R2 revision)" w:date="2026-05-17T00:00:00Z">
        <w:r>
          <w:t xml:space="preserve"> </w:t>
        </w:r>
      </w:ins>
      <w:ins w:id="3105" w:author="Zach Zukowski (R2 revision)" w:date="2026-05-17T00:00:00Z">
        <w:r>
          <w:t xml:space="preserve">frequency of rule changes, and appeals outcomes. The operationalization</w:t>
        </w:r>
      </w:ins>
      <w:ins w:id="3106" w:author="Zach Zukowski (R2 revision)" w:date="2026-05-17T00:00:00Z">
        <w:r>
          <w:t xml:space="preserve"> </w:t>
        </w:r>
      </w:ins>
      <w:ins w:id="3107" w:author="Zach Zukowski (R2 revision)" w:date="2026-05-17T00:00:00Z">
        <w:r>
          <w:t xml:space="preserve">is designed to be legible across disciplines, mapping</w:t>
        </w:r>
      </w:ins>
      <w:ins w:id="3108" w:author="Zach Zukowski (R2 revision)" w:date="2026-05-17T00:00:00Z">
        <w:r>
          <w:t xml:space="preserve"> </w:t>
        </w:r>
      </w:ins>
      <w:ins w:id="3109" w:author="Zach Zukowski (R2 revision)" w:date="2026-05-17T00:00:00Z">
        <w:r>
          <w:t xml:space="preserve">political-philosophical criteria to measurable institutional features</w:t>
        </w:r>
      </w:ins>
      <w:ins w:id="3110" w:author="Zach Zukowski (R2 revision)" w:date="2026-05-17T00:00:00Z">
        <w:r>
          <w:t xml:space="preserve"> </w:t>
        </w:r>
      </w:ins>
      <w:ins w:id="3111" w:author="Zach Zukowski (R2 revision)" w:date="2026-05-17T00:00:00Z">
        <w:r>
          <w:t xml:space="preserve">(appeals, publicity, concentration) and enabling empirical tests.</w:t>
        </w:r>
      </w:ins>
    </w:p>
    <w:p>
      <w:pPr>
        <w:pStyle w:val="BodyText"/>
      </w:pPr>
      <w:ins w:id="3112" w:author="Zach Zukowski (R2 revision)" w:date="2026-05-17T00:00:00Z">
        <w:r>
          <w:t xml:space="preserve">Table 2 demonstrates the rubric applied to three protocols spanning the</w:t>
        </w:r>
      </w:ins>
      <w:ins w:id="3113" w:author="Zach Zukowski (R2 revision)" w:date="2026-05-17T00:00:00Z">
        <w:r>
          <w:t xml:space="preserve"> </w:t>
        </w:r>
      </w:ins>
      <w:ins w:id="3114" w:author="Zach Zukowski (R2 revision)" w:date="2026-05-17T00:00:00Z">
        <w:r>
          <w:t xml:space="preserve">DeFi–DePIN divide; full scoring sheets for all 12 scored protocols,</w:t>
        </w:r>
      </w:ins>
      <w:ins w:id="3115" w:author="Zach Zukowski (R2 revision)" w:date="2026-05-17T00:00:00Z">
        <w:r>
          <w:t xml:space="preserve"> </w:t>
        </w:r>
      </w:ins>
      <w:ins w:id="3116" w:author="Zach Zukowski (R2 revision)" w:date="2026-05-17T00:00:00Z">
        <w:r>
          <w:t xml:space="preserve">with evidence links, are provided in</w:t>
        </w:r>
      </w:ins>
      <w:ins w:id="3117" w:author="Zach Zukowski (R2 revision)" w:date="2026-05-17T00:00:00Z">
        <w:r>
          <w:t xml:space="preserve"> </w:t>
        </w:r>
      </w:ins>
      <w:hyperlink r:id="rId72">
        <w:ins w:id="3118" w:author="Zach Zukowski (R2 revision)" w:date="2026-05-17T00:00:00Z">
          <w:r>
            <w:rPr>
              <w:rStyle w:val="Hyperlink"/>
              <w:u w:val="single"/>
            </w:rPr>
            <w:t xml:space="preserve">Supplementary File</w:t>
          </w:r>
        </w:ins>
        <w:ins w:id="3119" w:author="Zach Zukowski (R2 revision)" w:date="2026-05-17T00:00:00Z">
          <w:r>
            <w:rPr>
              <w:rStyle w:val="Hyperlink"/>
              <w:u w:val="single"/>
            </w:rPr>
            <w:t xml:space="preserve"> </w:t>
          </w:r>
        </w:ins>
        <w:ins w:id="3120" w:author="Zach Zukowski (R2 revision)" w:date="2026-05-17T00:00:00Z">
          <w:r>
            <w:rPr>
              <w:rStyle w:val="Hyperlink"/>
              <w:u w:val="single"/>
            </w:rPr>
            <w:t xml:space="preserve">S3</w:t>
          </w:r>
        </w:ins>
      </w:hyperlink>
      <w:ins w:id="3121" w:author="Zach Zukowski (R2 revision)" w:date="2026-05-17T00:00:00Z">
        <w:r>
          <w:t xml:space="preserve">.</w:t>
        </w:r>
      </w:ins>
      <w:ins w:id="3122" w:author="Zach Zukowski (R2 revision)" w:date="2026-05-17T00:00:00Z">
        <w:r>
          <w:t xml:space="preserve"> </w:t>
        </w:r>
      </w:ins>
      <w:ins w:id="3123" w:author="Zach Zukowski (R2 revision)" w:date="2026-05-17T00:00:00Z">
        <w:r>
          <w:t xml:space="preserve">Scores are assigned by a single coder; inter-rater reliability testing</w:t>
        </w:r>
      </w:ins>
      <w:ins w:id="3124" w:author="Zach Zukowski (R2 revision)" w:date="2026-05-17T00:00:00Z">
        <w:r>
          <w:t xml:space="preserve"> </w:t>
        </w:r>
      </w:ins>
      <w:ins w:id="3125" w:author="Zach Zukowski (R2 revision)" w:date="2026-05-17T00:00:00Z">
        <w:r>
          <w:t xml:space="preserve">with a second scorer is specified as future work.</w:t>
        </w:r>
      </w:ins>
    </w:p>
    <w:tbl>
      <w:tblPr>
        <w:tblStyle w:val="Table"/>
        <w:tblW w:type="pct" w:w="4915"/>
        <w:tblLayout w:type="fixed"/>
        <w:tblLook w:firstRow="1" w:lastRow="0" w:firstColumn="0" w:lastColumn="0" w:noHBand="0" w:noVBand="0" w:val="0020"/>
      </w:tblPr>
      <w:tblGrid>
        <w:gridCol w:w="1015"/>
        <w:gridCol w:w="1083"/>
        <w:gridCol w:w="1015"/>
        <w:gridCol w:w="1015"/>
        <w:gridCol w:w="1218"/>
        <w:gridCol w:w="1083"/>
        <w:gridCol w:w="135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ins w:id="3126" w:author="Zach Zukowski (R2 revision)" w:date="2026-05-17T00:00:00Z">
              <w:r>
                <w:rPr>
                  <w:b/>
                  <w:bCs/>
                </w:rPr>
                <w:t xml:space="preserve">Protocol</w:t>
              </w:r>
            </w:ins>
          </w:p>
        </w:tc>
        <w:tc>
          <w:tcPr/>
          <w:p>
            <w:pPr>
              <w:pStyle w:val="Compact"/>
              <w:jc w:val="left"/>
            </w:pPr>
            <w:ins w:id="3127" w:author="Zach Zukowski (R2 revision)" w:date="2026-05-17T00:00:00Z">
              <w:r>
                <w:rPr>
                  <w:b/>
                  <w:bCs/>
                </w:rPr>
                <w:t xml:space="preserve">Publicity</w:t>
              </w:r>
            </w:ins>
          </w:p>
        </w:tc>
        <w:tc>
          <w:tcPr/>
          <w:p>
            <w:pPr>
              <w:pStyle w:val="Compact"/>
              <w:jc w:val="left"/>
            </w:pPr>
            <w:ins w:id="3128" w:author="Zach Zukowski (R2 revision)" w:date="2026-05-17T00:00:00Z">
              <w:r>
                <w:rPr>
                  <w:b/>
                  <w:bCs/>
                </w:rPr>
                <w:t xml:space="preserve">Fairness</w:t>
              </w:r>
            </w:ins>
          </w:p>
        </w:tc>
        <w:tc>
          <w:tcPr/>
          <w:p>
            <w:pPr>
              <w:pStyle w:val="Compact"/>
              <w:jc w:val="left"/>
            </w:pPr>
            <w:ins w:id="3129" w:author="Zach Zukowski (R2 revision)" w:date="2026-05-17T00:00:00Z">
              <w:r>
                <w:rPr>
                  <w:b/>
                  <w:bCs/>
                </w:rPr>
                <w:t xml:space="preserve">Non-Dom.</w:t>
              </w:r>
            </w:ins>
          </w:p>
        </w:tc>
        <w:tc>
          <w:tcPr/>
          <w:p>
            <w:pPr>
              <w:pStyle w:val="Compact"/>
              <w:jc w:val="left"/>
            </w:pPr>
            <w:ins w:id="3130" w:author="Zach Zukowski (R2 revision)" w:date="2026-05-17T00:00:00Z">
              <w:r>
                <w:rPr>
                  <w:b/>
                  <w:bCs/>
                </w:rPr>
                <w:t xml:space="preserve">Polycentric</w:t>
              </w:r>
            </w:ins>
          </w:p>
        </w:tc>
        <w:tc>
          <w:tcPr/>
          <w:p>
            <w:pPr>
              <w:pStyle w:val="Compact"/>
              <w:jc w:val="left"/>
            </w:pPr>
            <w:ins w:id="3131" w:author="Zach Zukowski (R2 revision)" w:date="2026-05-17T00:00:00Z">
              <w:r>
                <w:rPr>
                  <w:b/>
                  <w:bCs/>
                </w:rPr>
                <w:t xml:space="preserve">Knowledge</w:t>
              </w:r>
            </w:ins>
          </w:p>
        </w:tc>
        <w:tc>
          <w:tcPr/>
          <w:p>
            <w:pPr>
              <w:pStyle w:val="Compact"/>
              <w:jc w:val="left"/>
            </w:pPr>
            <w:ins w:id="3132" w:author="Zach Zukowski (R2 revision)" w:date="2026-05-17T00:00:00Z">
              <w:r>
                <w:rPr>
                  <w:b/>
                  <w:bCs/>
                </w:rPr>
                <w:t xml:space="preserve">Key evidence</w:t>
              </w:r>
            </w:ins>
            <w:ins w:id="3133" w:author="Zach Zukowski (R2 revision)" w:date="2026-05-17T00:00:00Z">
              <w:r>
                <w:rPr>
                  <w:b/>
                  <w:bCs/>
                </w:rPr>
                <w:t xml:space="preserve"> </w:t>
              </w:r>
            </w:ins>
            <w:ins w:id="3134" w:author="Zach Zukowski (R2 revision)" w:date="2026-05-17T00:00:00Z">
              <w:r>
                <w:rPr>
                  <w:b/>
                  <w:bCs/>
                </w:rPr>
                <w:t xml:space="preserve">note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3135" w:author="Zach Zukowski (R2 revision)" w:date="2026-05-17T00:00:00Z">
              <w:r>
                <w:t xml:space="preserve">Uniswap (DeFi)</w:t>
              </w:r>
            </w:ins>
          </w:p>
        </w:tc>
        <w:tc>
          <w:tcPr/>
          <w:p>
            <w:pPr>
              <w:pStyle w:val="Compact"/>
              <w:jc w:val="left"/>
            </w:pPr>
            <w:ins w:id="3136" w:author="Zach Zukowski (R2 revision)" w:date="2026-05-17T00:00:00Z">
              <w:r>
                <w:t xml:space="preserve">2</w:t>
              </w:r>
            </w:ins>
          </w:p>
        </w:tc>
        <w:tc>
          <w:tcPr/>
          <w:p>
            <w:pPr>
              <w:pStyle w:val="Compact"/>
              <w:jc w:val="left"/>
            </w:pPr>
            <w:ins w:id="3137" w:author="Zach Zukowski (R2 revision)" w:date="2026-05-17T00:00:00Z">
              <w:r>
                <w:t xml:space="preserve">1</w:t>
              </w:r>
            </w:ins>
          </w:p>
        </w:tc>
        <w:tc>
          <w:tcPr/>
          <w:p>
            <w:pPr>
              <w:pStyle w:val="Compact"/>
              <w:jc w:val="left"/>
            </w:pPr>
            <w:ins w:id="3138" w:author="Zach Zukowski (R2 revision)" w:date="2026-05-17T00:00:00Z">
              <w:r>
                <w:t xml:space="preserve">2</w:t>
              </w:r>
            </w:ins>
          </w:p>
        </w:tc>
        <w:tc>
          <w:tcPr/>
          <w:p>
            <w:pPr>
              <w:pStyle w:val="Compact"/>
              <w:jc w:val="left"/>
            </w:pPr>
            <w:ins w:id="3139" w:author="Zach Zukowski (R2 revision)" w:date="2026-05-17T00:00:00Z">
              <w:r>
                <w:t xml:space="preserve">1</w:t>
              </w:r>
            </w:ins>
          </w:p>
        </w:tc>
        <w:tc>
          <w:tcPr/>
          <w:p>
            <w:pPr>
              <w:pStyle w:val="Compact"/>
              <w:jc w:val="left"/>
            </w:pPr>
            <w:ins w:id="3140" w:author="Zach Zukowski (R2 revision)" w:date="2026-05-17T00:00:00Z">
              <w:r>
                <w:t xml:space="preserve">1</w:t>
              </w:r>
            </w:ins>
          </w:p>
        </w:tc>
        <w:tc>
          <w:tcPr/>
          <w:p>
            <w:pPr>
              <w:pStyle w:val="Compact"/>
              <w:jc w:val="left"/>
            </w:pPr>
            <w:ins w:id="3141" w:author="Zach Zukowski (R2 revision)" w:date="2026-05-17T00:00:00Z">
              <w:r>
                <w:t xml:space="preserve">Forum + Snapshot +</w:t>
              </w:r>
            </w:ins>
            <w:ins w:id="3142" w:author="Zach Zukowski (R2 revision)" w:date="2026-05-17T00:00:00Z">
              <w:r>
                <w:t xml:space="preserve"> </w:t>
              </w:r>
            </w:ins>
            <w:ins w:id="3143" w:author="Zach Zukowski (R2 revision)" w:date="2026-05-17T00:00:00Z">
              <w:r>
                <w:t xml:space="preserve">on-chain vote; HHI</w:t>
              </w:r>
            </w:ins>
            <w:ins w:id="3144" w:author="Zach Zukowski (R2 revision)" w:date="2026-05-17T00:00:00Z">
              <w:r>
                <w:t xml:space="preserve"> </w:t>
              </w:r>
            </w:ins>
            <w:ins w:id="3145" w:author="Zach Zukowski (R2 revision)" w:date="2026-05-17T00:00:00Z">
              <w:r>
                <w:t xml:space="preserve">0.114; delegate</w:t>
              </w:r>
            </w:ins>
            <w:ins w:id="3146" w:author="Zach Zukowski (R2 revision)" w:date="2026-05-17T00:00:00Z">
              <w:r>
                <w:t xml:space="preserve"> </w:t>
              </w:r>
            </w:ins>
            <w:ins w:id="3147" w:author="Zach Zukowski (R2 revision)" w:date="2026-05-17T00:00:00Z">
              <w:r>
                <w:t xml:space="preserve">concentration high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3148" w:author="Zach Zukowski (R2 revision)" w:date="2026-05-17T00:00:00Z">
              <w:r>
                <w:t xml:space="preserve">Hyperliquid</w:t>
              </w:r>
            </w:ins>
            <w:ins w:id="3149" w:author="Zach Zukowski (R2 revision)" w:date="2026-05-17T00:00:00Z">
              <w:r>
                <w:t xml:space="preserve"> </w:t>
              </w:r>
            </w:ins>
            <w:ins w:id="3150" w:author="Zach Zukowski (R2 revision)" w:date="2026-05-17T00:00:00Z">
              <w:r>
                <w:t xml:space="preserve">(DeFi)</w:t>
              </w:r>
            </w:ins>
          </w:p>
        </w:tc>
        <w:tc>
          <w:tcPr/>
          <w:p>
            <w:pPr>
              <w:pStyle w:val="Compact"/>
              <w:jc w:val="left"/>
            </w:pPr>
            <w:ins w:id="3151" w:author="Zach Zukowski (R2 revision)" w:date="2026-05-17T00:00:00Z">
              <w:r>
                <w:t xml:space="preserve">2</w:t>
              </w:r>
            </w:ins>
          </w:p>
        </w:tc>
        <w:tc>
          <w:tcPr/>
          <w:p>
            <w:pPr>
              <w:pStyle w:val="Compact"/>
              <w:jc w:val="left"/>
            </w:pPr>
            <w:ins w:id="3152" w:author="Zach Zukowski (R2 revision)" w:date="2026-05-17T00:00:00Z">
              <w:r>
                <w:t xml:space="preserve">1</w:t>
              </w:r>
            </w:ins>
          </w:p>
        </w:tc>
        <w:tc>
          <w:tcPr/>
          <w:p>
            <w:pPr>
              <w:pStyle w:val="Compact"/>
              <w:jc w:val="left"/>
            </w:pPr>
            <w:ins w:id="3153" w:author="Zach Zukowski (R2 revision)" w:date="2026-05-17T00:00:00Z">
              <w:r>
                <w:t xml:space="preserve">1</w:t>
              </w:r>
            </w:ins>
          </w:p>
        </w:tc>
        <w:tc>
          <w:tcPr/>
          <w:p>
            <w:pPr>
              <w:pStyle w:val="Compact"/>
              <w:jc w:val="left"/>
            </w:pPr>
            <w:ins w:id="3154" w:author="Zach Zukowski (R2 revision)" w:date="2026-05-17T00:00:00Z">
              <w:r>
                <w:t xml:space="preserve">0</w:t>
              </w:r>
            </w:ins>
          </w:p>
        </w:tc>
        <w:tc>
          <w:tcPr/>
          <w:p>
            <w:pPr>
              <w:pStyle w:val="Compact"/>
              <w:jc w:val="left"/>
            </w:pPr>
            <w:ins w:id="3155" w:author="Zach Zukowski (R2 revision)" w:date="2026-05-17T00:00:00Z">
              <w:r>
                <w:t xml:space="preserve">2</w:t>
              </w:r>
            </w:ins>
          </w:p>
        </w:tc>
        <w:tc>
          <w:tcPr/>
          <w:p>
            <w:pPr>
              <w:pStyle w:val="Compact"/>
              <w:jc w:val="left"/>
            </w:pPr>
            <w:ins w:id="3156" w:author="Zach Zukowski (R2 revision)" w:date="2026-05-17T00:00:00Z">
              <w:r>
                <w:t xml:space="preserve">Zero VC + 31%</w:t>
              </w:r>
            </w:ins>
            <w:ins w:id="3157" w:author="Zach Zukowski (R2 revision)" w:date="2026-05-17T00:00:00Z">
              <w:r>
                <w:t xml:space="preserve"> </w:t>
              </w:r>
            </w:ins>
            <w:ins w:id="3158" w:author="Zach Zukowski (R2 revision)" w:date="2026-05-17T00:00:00Z">
              <w:r>
                <w:t xml:space="preserve">airdrop; HHI 0.005;</w:t>
              </w:r>
            </w:ins>
            <w:ins w:id="3159" w:author="Zach Zukowski (R2 revision)" w:date="2026-05-17T00:00:00Z">
              <w:r>
                <w:t xml:space="preserve"> </w:t>
              </w:r>
            </w:ins>
            <w:ins w:id="3160" w:author="Zach Zukowski (R2 revision)" w:date="2026-05-17T00:00:00Z">
              <w:r>
                <w:t xml:space="preserve">Assistance Fund</w:t>
              </w:r>
            </w:ins>
            <w:ins w:id="3161" w:author="Zach Zukowski (R2 revision)" w:date="2026-05-17T00:00:00Z">
              <w:r>
                <w:t xml:space="preserve"> </w:t>
              </w:r>
            </w:ins>
            <w:ins w:id="3162" w:author="Zach Zukowski (R2 revision)" w:date="2026-05-17T00:00:00Z">
              <w:r>
                <w:t xml:space="preserve">auto-burns 97% of</w:t>
              </w:r>
            </w:ins>
            <w:ins w:id="3163" w:author="Zach Zukowski (R2 revision)" w:date="2026-05-17T00:00:00Z">
              <w:r>
                <w:t xml:space="preserve"> </w:t>
              </w:r>
            </w:ins>
            <w:ins w:id="3164" w:author="Zach Zukowski (R2 revision)" w:date="2026-05-17T00:00:00Z">
              <w:r>
                <w:t xml:space="preserve">fees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3165" w:author="Zach Zukowski (R2 revision)" w:date="2026-05-17T00:00:00Z">
              <w:r>
                <w:t xml:space="preserve">Helium (DePIN)</w:t>
              </w:r>
            </w:ins>
          </w:p>
        </w:tc>
        <w:tc>
          <w:tcPr/>
          <w:p>
            <w:pPr>
              <w:pStyle w:val="Compact"/>
              <w:jc w:val="left"/>
            </w:pPr>
            <w:ins w:id="3166" w:author="Zach Zukowski (R2 revision)" w:date="2026-05-17T00:00:00Z">
              <w:r>
                <w:t xml:space="preserve">2</w:t>
              </w:r>
            </w:ins>
          </w:p>
        </w:tc>
        <w:tc>
          <w:tcPr/>
          <w:p>
            <w:pPr>
              <w:pStyle w:val="Compact"/>
              <w:jc w:val="left"/>
            </w:pPr>
            <w:ins w:id="3167" w:author="Zach Zukowski (R2 revision)" w:date="2026-05-17T00:00:00Z">
              <w:r>
                <w:t xml:space="preserve">1</w:t>
              </w:r>
            </w:ins>
          </w:p>
        </w:tc>
        <w:tc>
          <w:tcPr/>
          <w:p>
            <w:pPr>
              <w:pStyle w:val="Compact"/>
              <w:jc w:val="left"/>
            </w:pPr>
            <w:ins w:id="3168" w:author="Zach Zukowski (R2 revision)" w:date="2026-05-17T00:00:00Z">
              <w:r>
                <w:t xml:space="preserve">2</w:t>
              </w:r>
            </w:ins>
          </w:p>
        </w:tc>
        <w:tc>
          <w:tcPr/>
          <w:p>
            <w:pPr>
              <w:pStyle w:val="Compact"/>
              <w:jc w:val="left"/>
            </w:pPr>
            <w:ins w:id="3169" w:author="Zach Zukowski (R2 revision)" w:date="2026-05-17T00:00:00Z">
              <w:r>
                <w:t xml:space="preserve">3</w:t>
              </w:r>
            </w:ins>
          </w:p>
        </w:tc>
        <w:tc>
          <w:tcPr/>
          <w:p>
            <w:pPr>
              <w:pStyle w:val="Compact"/>
              <w:jc w:val="left"/>
            </w:pPr>
            <w:ins w:id="3170" w:author="Zach Zukowski (R2 revision)" w:date="2026-05-17T00:00:00Z">
              <w:r>
                <w:t xml:space="preserve">3</w:t>
              </w:r>
            </w:ins>
          </w:p>
        </w:tc>
        <w:tc>
          <w:tcPr/>
          <w:p>
            <w:pPr>
              <w:pStyle w:val="Compact"/>
              <w:jc w:val="left"/>
            </w:pPr>
            <w:ins w:id="3171" w:author="Zach Zukowski (R2 revision)" w:date="2026-05-17T00:00:00Z">
              <w:r>
                <w:t xml:space="preserve">Helium Improvement</w:t>
              </w:r>
            </w:ins>
            <w:ins w:id="3172" w:author="Zach Zukowski (R2 revision)" w:date="2026-05-17T00:00:00Z">
              <w:r>
                <w:t xml:space="preserve"> </w:t>
              </w:r>
            </w:ins>
            <w:ins w:id="3173" w:author="Zach Zukowski (R2 revision)" w:date="2026-05-17T00:00:00Z">
              <w:r>
                <w:t xml:space="preserve">Proposal (HIP)</w:t>
              </w:r>
            </w:ins>
            <w:ins w:id="3174" w:author="Zach Zukowski (R2 revision)" w:date="2026-05-17T00:00:00Z">
              <w:r>
                <w:t xml:space="preserve"> </w:t>
              </w:r>
            </w:ins>
            <w:ins w:id="3175" w:author="Zach Zukowski (R2 revision)" w:date="2026-05-17T00:00:00Z">
              <w:r>
                <w:t xml:space="preserve">process public;</w:t>
              </w:r>
            </w:ins>
            <w:ins w:id="3176" w:author="Zach Zukowski (R2 revision)" w:date="2026-05-17T00:00:00Z">
              <w:r>
                <w:t xml:space="preserve"> </w:t>
              </w:r>
            </w:ins>
            <w:ins w:id="3177" w:author="Zach Zukowski (R2 revision)" w:date="2026-05-17T00:00:00Z">
              <w:r>
                <w:t xml:space="preserve">subDAO structure;</w:t>
              </w:r>
            </w:ins>
            <w:ins w:id="3178" w:author="Zach Zukowski (R2 revision)" w:date="2026-05-17T00:00:00Z">
              <w:r>
                <w:t xml:space="preserve"> </w:t>
              </w:r>
            </w:ins>
            <w:ins w:id="3179" w:author="Zach Zukowski (R2 revision)" w:date="2026-05-17T00:00:00Z">
              <w:r>
                <w:t xml:space="preserve">HHI 0.102; HIP-147</w:t>
              </w:r>
            </w:ins>
            <w:ins w:id="3180" w:author="Zach Zukowski (R2 revision)" w:date="2026-05-17T00:00:00Z">
              <w:r>
                <w:t xml:space="preserve"> </w:t>
              </w:r>
            </w:ins>
            <w:ins w:id="3181" w:author="Zach Zukowski (R2 revision)" w:date="2026-05-17T00:00:00Z">
              <w:r>
                <w:t xml:space="preserve">reform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3182" w:author="Zach Zukowski (R2 revision)" w:date="2026-05-17T00:00:00Z">
              <w:r>
                <w:t xml:space="preserve">GEODNET</w:t>
              </w:r>
            </w:ins>
            <w:ins w:id="3183" w:author="Zach Zukowski (R2 revision)" w:date="2026-05-17T00:00:00Z">
              <w:r>
                <w:t xml:space="preserve"> </w:t>
              </w:r>
            </w:ins>
            <w:ins w:id="3184" w:author="Zach Zukowski (R2 revision)" w:date="2026-05-17T00:00:00Z">
              <w:r>
                <w:t xml:space="preserve">(DePIN)</w:t>
              </w:r>
            </w:ins>
          </w:p>
        </w:tc>
        <w:tc>
          <w:tcPr/>
          <w:p>
            <w:pPr>
              <w:pStyle w:val="Compact"/>
              <w:jc w:val="left"/>
            </w:pPr>
            <w:ins w:id="3185" w:author="Zach Zukowski (R2 revision)" w:date="2026-05-17T00:00:00Z">
              <w:r>
                <w:t xml:space="preserve">2</w:t>
              </w:r>
            </w:ins>
          </w:p>
        </w:tc>
        <w:tc>
          <w:tcPr/>
          <w:p>
            <w:pPr>
              <w:pStyle w:val="Compact"/>
              <w:jc w:val="left"/>
            </w:pPr>
            <w:ins w:id="3186" w:author="Zach Zukowski (R2 revision)" w:date="2026-05-17T00:00:00Z">
              <w:r>
                <w:t xml:space="preserve">1</w:t>
              </w:r>
            </w:ins>
          </w:p>
        </w:tc>
        <w:tc>
          <w:tcPr/>
          <w:p>
            <w:pPr>
              <w:pStyle w:val="Compact"/>
              <w:jc w:val="left"/>
            </w:pPr>
            <w:ins w:id="3187" w:author="Zach Zukowski (R2 revision)" w:date="2026-05-17T00:00:00Z">
              <w:r>
                <w:t xml:space="preserve">1</w:t>
              </w:r>
            </w:ins>
          </w:p>
        </w:tc>
        <w:tc>
          <w:tcPr/>
          <w:p>
            <w:pPr>
              <w:pStyle w:val="Compact"/>
              <w:jc w:val="left"/>
            </w:pPr>
            <w:ins w:id="3188" w:author="Zach Zukowski (R2 revision)" w:date="2026-05-17T00:00:00Z">
              <w:r>
                <w:t xml:space="preserve">1</w:t>
              </w:r>
            </w:ins>
          </w:p>
        </w:tc>
        <w:tc>
          <w:tcPr/>
          <w:p>
            <w:pPr>
              <w:pStyle w:val="Compact"/>
              <w:jc w:val="left"/>
            </w:pPr>
            <w:ins w:id="3189" w:author="Zach Zukowski (R2 revision)" w:date="2026-05-17T00:00:00Z">
              <w:r>
                <w:t xml:space="preserve">2</w:t>
              </w:r>
            </w:ins>
          </w:p>
        </w:tc>
        <w:tc>
          <w:tcPr/>
          <w:p>
            <w:pPr>
              <w:pStyle w:val="Compact"/>
              <w:jc w:val="left"/>
            </w:pPr>
            <w:ins w:id="3190" w:author="Zach Zukowski (R2 revision)" w:date="2026-05-17T00:00:00Z">
              <w:r>
                <w:t xml:space="preserve">B2B</w:t>
              </w:r>
            </w:ins>
            <w:ins w:id="3191" w:author="Zach Zukowski (R2 revision)" w:date="2026-05-17T00:00:00Z">
              <w:r>
                <w:t xml:space="preserve"> </w:t>
              </w:r>
            </w:ins>
            <w:ins w:id="3192" w:author="Zach Zukowski (R2 revision)" w:date="2026-05-17T00:00:00Z">
              <w:r>
                <w:t xml:space="preserve">subscription-burn</w:t>
              </w:r>
            </w:ins>
            <w:ins w:id="3193" w:author="Zach Zukowski (R2 revision)" w:date="2026-05-17T00:00:00Z">
              <w:r>
                <w:t xml:space="preserve"> </w:t>
              </w:r>
            </w:ins>
            <w:ins w:id="3194" w:author="Zach Zukowski (R2 revision)" w:date="2026-05-17T00:00:00Z">
              <w:r>
                <w:t xml:space="preserve">(Real-Time</w:t>
              </w:r>
            </w:ins>
            <w:ins w:id="3195" w:author="Zach Zukowski (R2 revision)" w:date="2026-05-17T00:00:00Z">
              <w:r>
                <w:t xml:space="preserve"> </w:t>
              </w:r>
            </w:ins>
            <w:ins w:id="3196" w:author="Zach Zukowski (R2 revision)" w:date="2026-05-17T00:00:00Z">
              <w:r>
                <w:t xml:space="preserve">Kinematic GPS</w:t>
              </w:r>
            </w:ins>
            <w:ins w:id="3197" w:author="Zach Zukowski (R2 revision)" w:date="2026-05-17T00:00:00Z">
              <w:r>
                <w:t xml:space="preserve"> </w:t>
              </w:r>
            </w:ins>
            <w:ins w:id="3198" w:author="Zach Zukowski (R2 revision)" w:date="2026-05-17T00:00:00Z">
              <w:r>
                <w:t xml:space="preserve">service); HHI</w:t>
              </w:r>
            </w:ins>
            <w:ins w:id="3199" w:author="Zach Zukowski (R2 revision)" w:date="2026-05-17T00:00:00Z">
              <w:r>
                <w:t xml:space="preserve"> </w:t>
              </w:r>
            </w:ins>
            <w:ins w:id="3200" w:author="Zach Zukowski (R2 revision)" w:date="2026-05-17T00:00:00Z">
              <w:r>
                <w:t xml:space="preserve">0.132; Snapshot</w:t>
              </w:r>
            </w:ins>
            <w:ins w:id="3201" w:author="Zach Zukowski (R2 revision)" w:date="2026-05-17T00:00:00Z">
              <w:r>
                <w:t xml:space="preserve"> </w:t>
              </w:r>
            </w:ins>
            <w:ins w:id="3202" w:author="Zach Zukowski (R2 revision)" w:date="2026-05-17T00:00:00Z">
              <w:r>
                <w:t xml:space="preserve">DAO; demand-coupled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3203" w:author="Zach Zukowski (R2 revision)" w:date="2026-05-17T00:00:00Z">
              <w:r>
                <w:t xml:space="preserve">Anyone (DePIN)</w:t>
              </w:r>
            </w:ins>
          </w:p>
        </w:tc>
        <w:tc>
          <w:tcPr/>
          <w:p>
            <w:pPr>
              <w:pStyle w:val="Compact"/>
              <w:jc w:val="left"/>
            </w:pPr>
            <w:ins w:id="3204" w:author="Zach Zukowski (R2 revision)" w:date="2026-05-17T00:00:00Z">
              <w:r>
                <w:t xml:space="preserve">1</w:t>
              </w:r>
            </w:ins>
          </w:p>
        </w:tc>
        <w:tc>
          <w:tcPr/>
          <w:p>
            <w:pPr>
              <w:pStyle w:val="Compact"/>
              <w:jc w:val="left"/>
            </w:pPr>
            <w:ins w:id="3205" w:author="Zach Zukowski (R2 revision)" w:date="2026-05-17T00:00:00Z">
              <w:r>
                <w:t xml:space="preserve">1</w:t>
              </w:r>
            </w:ins>
          </w:p>
        </w:tc>
        <w:tc>
          <w:tcPr/>
          <w:p>
            <w:pPr>
              <w:pStyle w:val="Compact"/>
              <w:jc w:val="left"/>
            </w:pPr>
            <w:ins w:id="3206" w:author="Zach Zukowski (R2 revision)" w:date="2026-05-17T00:00:00Z">
              <w:r>
                <w:t xml:space="preserve">1</w:t>
              </w:r>
            </w:ins>
          </w:p>
        </w:tc>
        <w:tc>
          <w:tcPr/>
          <w:p>
            <w:pPr>
              <w:pStyle w:val="Compact"/>
              <w:jc w:val="left"/>
            </w:pPr>
            <w:ins w:id="3207" w:author="Zach Zukowski (R2 revision)" w:date="2026-05-17T00:00:00Z">
              <w:r>
                <w:t xml:space="preserve">1</w:t>
              </w:r>
            </w:ins>
          </w:p>
        </w:tc>
        <w:tc>
          <w:tcPr/>
          <w:p>
            <w:pPr>
              <w:pStyle w:val="Compact"/>
              <w:jc w:val="left"/>
            </w:pPr>
            <w:ins w:id="3208" w:author="Zach Zukowski (R2 revision)" w:date="2026-05-17T00:00:00Z">
              <w:r>
                <w:t xml:space="preserve">1</w:t>
              </w:r>
            </w:ins>
          </w:p>
        </w:tc>
        <w:tc>
          <w:tcPr/>
          <w:p>
            <w:pPr>
              <w:pStyle w:val="Compact"/>
              <w:jc w:val="left"/>
            </w:pPr>
            <w:ins w:id="3209" w:author="Zach Zukowski (R2 revision)" w:date="2026-05-17T00:00:00Z">
              <w:r>
                <w:t xml:space="preserve">Low HHI (0.040);</w:t>
              </w:r>
            </w:ins>
            <w:ins w:id="3210" w:author="Zach Zukowski (R2 revision)" w:date="2026-05-17T00:00:00Z">
              <w:r>
                <w:t xml:space="preserve"> </w:t>
              </w:r>
            </w:ins>
            <w:ins w:id="3211" w:author="Zach Zukowski (R2 revision)" w:date="2026-05-17T00:00:00Z">
              <w:r>
                <w:t xml:space="preserve">early-stage</w:t>
              </w:r>
            </w:ins>
            <w:ins w:id="3212" w:author="Zach Zukowski (R2 revision)" w:date="2026-05-17T00:00:00Z">
              <w:r>
                <w:t xml:space="preserve"> </w:t>
              </w:r>
            </w:ins>
            <w:ins w:id="3213" w:author="Zach Zukowski (R2 revision)" w:date="2026-05-17T00:00:00Z">
              <w:r>
                <w:t xml:space="preserve">governance; limited</w:t>
              </w:r>
            </w:ins>
            <w:ins w:id="3214" w:author="Zach Zukowski (R2 revision)" w:date="2026-05-17T00:00:00Z">
              <w:r>
                <w:t xml:space="preserve"> </w:t>
              </w:r>
            </w:ins>
            <w:ins w:id="3215" w:author="Zach Zukowski (R2 revision)" w:date="2026-05-17T00:00:00Z">
              <w:r>
                <w:t xml:space="preserve">formal process</w:t>
              </w:r>
            </w:ins>
          </w:p>
        </w:tc>
      </w:tr>
    </w:tbl>
    <w:p>
      <w:pPr>
        <w:pStyle w:val="BodyText"/>
      </w:pPr>
      <w:ins w:id="3216" w:author="Zach Zukowski (R2 revision)" w:date="2026-05-17T00:00:00Z">
        <w:r>
          <w:rPr>
            <w:b/>
            <w:bCs/>
            <w:i/>
            <w:iCs/>
          </w:rPr>
          <w:t xml:space="preserve">Table 2.</w:t>
        </w:r>
      </w:ins>
      <w:ins w:id="3217" w:author="Zach Zukowski (R2 revision)" w:date="2026-05-17T00:00:00Z">
        <w:r>
          <w:rPr>
            <w:i/>
            <w:iCs/>
          </w:rPr>
          <w:t xml:space="preserve"> </w:t>
        </w:r>
      </w:ins>
      <w:ins w:id="3218" w:author="Zach Zukowski (R2 revision)" w:date="2026-05-17T00:00:00Z">
        <w:r>
          <w:rPr>
            <w:i/>
            <w:iCs/>
          </w:rPr>
          <w:t xml:space="preserve">Illustrative rubric scores (0 = absent, 1 = minimal, 2 =</w:t>
        </w:r>
      </w:ins>
      <w:ins w:id="3219" w:author="Zach Zukowski (R2 revision)" w:date="2026-05-17T00:00:00Z">
        <w:r>
          <w:rPr>
            <w:i/>
            <w:iCs/>
          </w:rPr>
          <w:t xml:space="preserve"> </w:t>
        </w:r>
      </w:ins>
      <w:ins w:id="3220" w:author="Zach Zukowski (R2 revision)" w:date="2026-05-17T00:00:00Z">
        <w:r>
          <w:rPr>
            <w:i/>
            <w:iCs/>
          </w:rPr>
          <w:t xml:space="preserve">partial, 3 = exemplary). Scores are by a single coder; full evidence</w:t>
        </w:r>
      </w:ins>
      <w:ins w:id="3221" w:author="Zach Zukowski (R2 revision)" w:date="2026-05-17T00:00:00Z">
        <w:r>
          <w:rPr>
            <w:i/>
            <w:iCs/>
          </w:rPr>
          <w:t xml:space="preserve"> </w:t>
        </w:r>
      </w:ins>
      <w:ins w:id="3222" w:author="Zach Zukowski (R2 revision)" w:date="2026-05-17T00:00:00Z">
        <w:r>
          <w:rPr>
            <w:i/>
            <w:iCs/>
          </w:rPr>
          <w:t xml:space="preserve">sheets in</w:t>
        </w:r>
      </w:ins>
      <w:ins w:id="3223" w:author="Zach Zukowski (R2 revision)" w:date="2026-05-17T00:00:00Z">
        <w:r>
          <w:t xml:space="preserve"> </w:t>
        </w:r>
      </w:ins>
      <w:hyperlink r:id="rId72">
        <w:ins w:id="3224" w:author="Zach Zukowski (R2 revision)" w:date="2026-05-17T00:00:00Z">
          <w:r>
            <w:rPr>
              <w:rStyle w:val="Hyperlink"/>
              <w:u w:val="single"/>
            </w:rPr>
            <w:t xml:space="preserve">Supplementary File</w:t>
          </w:r>
        </w:ins>
        <w:ins w:id="3225" w:author="Zach Zukowski (R2 revision)" w:date="2026-05-17T00:00:00Z">
          <w:r>
            <w:rPr>
              <w:rStyle w:val="Hyperlink"/>
              <w:u w:val="single"/>
            </w:rPr>
            <w:t xml:space="preserve"> </w:t>
          </w:r>
        </w:ins>
        <w:ins w:id="3226" w:author="Zach Zukowski (R2 revision)" w:date="2026-05-17T00:00:00Z">
          <w:r>
            <w:rPr>
              <w:rStyle w:val="Hyperlink"/>
              <w:u w:val="single"/>
            </w:rPr>
            <w:t xml:space="preserve">S3</w:t>
          </w:r>
        </w:ins>
      </w:hyperlink>
      <w:ins w:id="3227" w:author="Zach Zukowski (R2 revision)" w:date="2026-05-17T00:00:00Z">
        <w:r>
          <w:rPr>
            <w:i/>
            <w:iCs/>
          </w:rPr>
          <w:t xml:space="preserve">.</w:t>
        </w:r>
      </w:ins>
      <w:ins w:id="3228" w:author="Zach Zukowski (R2 revision)" w:date="2026-05-17T00:00:00Z">
        <w:r>
          <w:rPr>
            <w:i/>
            <w:iCs/>
          </w:rPr>
          <w:t xml:space="preserve"> </w:t>
        </w:r>
      </w:ins>
      <w:ins w:id="3229" w:author="Zach Zukowski (R2 revision)" w:date="2026-05-17T00:00:00Z">
        <w:r>
          <w:rPr>
            <w:i/>
            <w:iCs/>
          </w:rPr>
          <w:t xml:space="preserve">Columns: Publicity (Kantian; transparent rules with published</w:t>
        </w:r>
      </w:ins>
      <w:ins w:id="3230" w:author="Zach Zukowski (R2 revision)" w:date="2026-05-17T00:00:00Z">
        <w:r>
          <w:rPr>
            <w:i/>
            <w:iCs/>
          </w:rPr>
          <w:t xml:space="preserve"> </w:t>
        </w:r>
      </w:ins>
      <w:ins w:id="3231" w:author="Zach Zukowski (R2 revision)" w:date="2026-05-17T00:00:00Z">
        <w:r>
          <w:rPr>
            <w:i/>
            <w:iCs/>
          </w:rPr>
          <w:t xml:space="preserve">rationales), Fairness (Rawlsian; floor protection in distribution),</w:t>
        </w:r>
      </w:ins>
      <w:ins w:id="3232" w:author="Zach Zukowski (R2 revision)" w:date="2026-05-17T00:00:00Z">
        <w:r>
          <w:rPr>
            <w:i/>
            <w:iCs/>
          </w:rPr>
          <w:t xml:space="preserve"> </w:t>
        </w:r>
      </w:ins>
      <w:ins w:id="3233" w:author="Zach Zukowski (R2 revision)" w:date="2026-05-17T00:00:00Z">
        <w:r>
          <w:rPr>
            <w:i/>
            <w:iCs/>
          </w:rPr>
          <w:t xml:space="preserve">Non-Dom. (Pettit; formal contestability infrastructure protecting from</w:t>
        </w:r>
      </w:ins>
      <w:ins w:id="3234" w:author="Zach Zukowski (R2 revision)" w:date="2026-05-17T00:00:00Z">
        <w:r>
          <w:rPr>
            <w:i/>
            <w:iCs/>
          </w:rPr>
          <w:t xml:space="preserve"> </w:t>
        </w:r>
      </w:ins>
      <w:ins w:id="3235" w:author="Zach Zukowski (R2 revision)" w:date="2026-05-17T00:00:00Z">
        <w:r>
          <w:rPr>
            <w:i/>
            <w:iCs/>
          </w:rPr>
          <w:t xml:space="preserve">arbitrary interference, scored independently of holding concentration),</w:t>
        </w:r>
      </w:ins>
      <w:ins w:id="3236" w:author="Zach Zukowski (R2 revision)" w:date="2026-05-17T00:00:00Z">
        <w:r>
          <w:rPr>
            <w:i/>
            <w:iCs/>
          </w:rPr>
          <w:t xml:space="preserve"> </w:t>
        </w:r>
      </w:ins>
      <w:ins w:id="3237" w:author="Zach Zukowski (R2 revision)" w:date="2026-05-17T00:00:00Z">
        <w:r>
          <w:rPr>
            <w:i/>
            <w:iCs/>
          </w:rPr>
          <w:t xml:space="preserve">Polycentric (Ostrom; multiple overlapping decision centers), Knowledge</w:t>
        </w:r>
      </w:ins>
      <w:ins w:id="3238" w:author="Zach Zukowski (R2 revision)" w:date="2026-05-17T00:00:00Z">
        <w:r>
          <w:rPr>
            <w:i/>
            <w:iCs/>
          </w:rPr>
          <w:t xml:space="preserve"> </w:t>
        </w:r>
      </w:ins>
      <w:ins w:id="3239" w:author="Zach Zukowski (R2 revision)" w:date="2026-05-17T00:00:00Z">
        <w:r>
          <w:rPr>
            <w:i/>
            <w:iCs/>
          </w:rPr>
          <w:t xml:space="preserve">(Hayek; reliance on dispersed local knowledge in operations).</w:t>
        </w:r>
      </w:ins>
    </w:p>
    <w:bookmarkEnd w:id="73"/>
    <w:bookmarkStart w:id="74" w:name="outcome-variables"/>
    <w:p>
      <w:pPr>
        <w:pStyle w:val="Heading3"/>
      </w:pPr>
      <w:ins w:id="3240" w:author="Zach Zukowski (R2 revision)" w:date="2026-05-17T00:00:00Z">
        <w:r>
          <w:t xml:space="preserve">2.10.6 Outcome Variables</w:t>
        </w:r>
      </w:ins>
    </w:p>
    <w:p>
      <w:pPr>
        <w:pStyle w:val="FirstParagraph"/>
      </w:pPr>
      <w:ins w:id="3241" w:author="Zach Zukowski (R2 revision)" w:date="2026-05-17T00:00:00Z">
        <w:r>
          <w:t xml:space="preserve">Three primary metrics are used. The Herfindahl-Hirschman Index (HHI),</w:t>
        </w:r>
      </w:ins>
      <w:ins w:id="3242" w:author="Zach Zukowski (R2 revision)" w:date="2026-05-17T00:00:00Z">
        <w:r>
          <w:t xml:space="preserve"> </w:t>
        </w:r>
      </w:ins>
      <w:ins w:id="3243" w:author="Zach Zukowski (R2 revision)" w:date="2026-05-17T00:00:00Z">
        <w:r>
          <w:t xml:space="preserve">ranging from 0 (dispersed) to 1 (monopoly), measures overall token</w:t>
        </w:r>
      </w:ins>
      <w:ins w:id="3244" w:author="Zach Zukowski (R2 revision)" w:date="2026-05-17T00:00:00Z">
        <w:r>
          <w:t xml:space="preserve"> </w:t>
        </w:r>
      </w:ins>
      <w:ins w:id="3245" w:author="Zach Zukowski (R2 revision)" w:date="2026-05-17T00:00:00Z">
        <w:r>
          <w:t xml:space="preserve">concentration; values above 0.25 indicate high concentration by</w:t>
        </w:r>
      </w:ins>
      <w:ins w:id="3246" w:author="Zach Zukowski (R2 revision)" w:date="2026-05-17T00:00:00Z">
        <w:r>
          <w:t xml:space="preserve"> </w:t>
        </w:r>
      </w:ins>
      <w:ins w:id="3247" w:author="Zach Zukowski (R2 revision)" w:date="2026-05-17T00:00:00Z">
        <w:r>
          <w:t xml:space="preserve">antitrust standards. Section 3.3 notes no protocol exceeds this</w:t>
        </w:r>
      </w:ins>
      <w:ins w:id="3248" w:author="Zach Zukowski (R2 revision)" w:date="2026-05-17T00:00:00Z">
        <w:r>
          <w:t xml:space="preserve"> </w:t>
        </w:r>
      </w:ins>
      <w:ins w:id="3249" w:author="Zach Zukowski (R2 revision)" w:date="2026-05-17T00:00:00Z">
        <w:r>
          <w:t xml:space="preserve">threshold. The Gini coefficient captures distributional inequality.</w:t>
        </w:r>
      </w:ins>
      <w:ins w:id="3250" w:author="Zach Zukowski (R2 revision)" w:date="2026-05-17T00:00:00Z">
        <w:r>
          <w:t xml:space="preserve"> </w:t>
        </w:r>
      </w:ins>
      <w:ins w:id="3251" w:author="Zach Zukowski (R2 revision)" w:date="2026-05-17T00:00:00Z">
        <w:r>
          <w:t xml:space="preserve">Top-N ratios (Top-1, Top-5, Top-10 share) complement HHI by identifying</w:t>
        </w:r>
      </w:ins>
      <w:ins w:id="3252" w:author="Zach Zukowski (R2 revision)" w:date="2026-05-17T00:00:00Z">
        <w:r>
          <w:t xml:space="preserve"> </w:t>
        </w:r>
      </w:ins>
      <w:ins w:id="3253" w:author="Zach Zukowski (R2 revision)" w:date="2026-05-17T00:00:00Z">
        <w:r>
          <w:t xml:space="preserve">specific whale addresses.</w:t>
        </w:r>
      </w:ins>
    </w:p>
    <w:p>
      <w:pPr>
        <w:pStyle w:val="BodyText"/>
      </w:pPr>
      <w:ins w:id="3254" w:author="Zach Zukowski (R2 revision)" w:date="2026-05-17T00:00:00Z">
        <w:r>
          <w:t xml:space="preserve">The Synergy Index measures institutional design intent across normative</w:t>
        </w:r>
      </w:ins>
      <w:ins w:id="3255" w:author="Zach Zukowski (R2 revision)" w:date="2026-05-17T00:00:00Z">
        <w:r>
          <w:t xml:space="preserve"> </w:t>
        </w:r>
      </w:ins>
      <w:ins w:id="3256" w:author="Zach Zukowski (R2 revision)" w:date="2026-05-17T00:00:00Z">
        <w:r>
          <w:t xml:space="preserve">traditions as the arithmetic mean of five lens scores, each in 0–3</w:t>
        </w:r>
      </w:ins>
      <w:ins w:id="3257" w:author="Zach Zukowski (R2 revision)" w:date="2026-05-17T00:00:00Z">
        <w:r>
          <w:t xml:space="preserve"> </w:t>
        </w:r>
      </w:ins>
      <w:ins w:id="3258" w:author="Zach Zukowski (R2 revision)" w:date="2026-05-17T00:00:00Z">
        <w:r>
          <w:t xml:space="preserve">range per Table 1. The lenses measure operational mechanisms: Kantian</w:t>
        </w:r>
      </w:ins>
      <w:ins w:id="3259" w:author="Zach Zukowski (R2 revision)" w:date="2026-05-17T00:00:00Z">
        <w:r>
          <w:t xml:space="preserve"> </w:t>
        </w:r>
      </w:ins>
      <w:ins w:id="3260" w:author="Zach Zukowski (R2 revision)" w:date="2026-05-17T00:00:00Z">
        <w:r>
          <w:t xml:space="preserve">publicity (transparent rules), Rawlsian fairness (floor-protection</w:t>
        </w:r>
      </w:ins>
      <w:ins w:id="3261" w:author="Zach Zukowski (R2 revision)" w:date="2026-05-17T00:00:00Z">
        <w:r>
          <w:t xml:space="preserve"> </w:t>
        </w:r>
      </w:ins>
      <w:ins w:id="3262" w:author="Zach Zukowski (R2 revision)" w:date="2026-05-17T00:00:00Z">
        <w:r>
          <w:t xml:space="preserve">mechanisms), Pettit contestability (formal appeals and veto</w:t>
        </w:r>
      </w:ins>
      <w:ins w:id="3263" w:author="Zach Zukowski (R2 revision)" w:date="2026-05-17T00:00:00Z">
        <w:r>
          <w:t xml:space="preserve"> </w:t>
        </w:r>
      </w:ins>
      <w:ins w:id="3264" w:author="Zach Zukowski (R2 revision)" w:date="2026-05-17T00:00:00Z">
        <w:r>
          <w:t xml:space="preserve">infrastructure; the institutional mechanism Pettit identifies for the</w:t>
        </w:r>
      </w:ins>
      <w:ins w:id="3265" w:author="Zach Zukowski (R2 revision)" w:date="2026-05-17T00:00:00Z">
        <w:r>
          <w:t xml:space="preserve"> </w:t>
        </w:r>
      </w:ins>
      <w:ins w:id="3266" w:author="Zach Zukowski (R2 revision)" w:date="2026-05-17T00:00:00Z">
        <w:r>
          <w:t xml:space="preserve">goal-state of non-domination), Ostromian polycentricity (nested</w:t>
        </w:r>
      </w:ins>
      <w:ins w:id="3267" w:author="Zach Zukowski (R2 revision)" w:date="2026-05-17T00:00:00Z">
        <w:r>
          <w:t xml:space="preserve"> </w:t>
        </w:r>
      </w:ins>
      <w:ins w:id="3268" w:author="Zach Zukowski (R2 revision)" w:date="2026-05-17T00:00:00Z">
        <w:r>
          <w:t xml:space="preserve">decision-centers), and Hayekian knowledge-use (demand-coupled signal</w:t>
        </w:r>
      </w:ins>
      <w:ins w:id="3269" w:author="Zach Zukowski (R2 revision)" w:date="2026-05-17T00:00:00Z">
        <w:r>
          <w:t xml:space="preserve"> </w:t>
        </w:r>
      </w:ins>
      <w:ins w:id="3270" w:author="Zach Zukowski (R2 revision)" w:date="2026-05-17T00:00:00Z">
        <w:r>
          <w:t xml:space="preserve">mechanisms). The arithmetic-mean aggregation gives equal weight across</w:t>
        </w:r>
      </w:ins>
      <w:ins w:id="3271" w:author="Zach Zukowski (R2 revision)" w:date="2026-05-17T00:00:00Z">
        <w:r>
          <w:t xml:space="preserve"> </w:t>
        </w:r>
      </w:ins>
      <w:ins w:id="3272" w:author="Zach Zukowski (R2 revision)" w:date="2026-05-17T00:00:00Z">
        <w:r>
          <w:t xml:space="preserve">these five dimensions on the assumption that they are mutually</w:t>
        </w:r>
      </w:ins>
      <w:ins w:id="3273" w:author="Zach Zukowski (R2 revision)" w:date="2026-05-17T00:00:00Z">
        <w:r>
          <w:t xml:space="preserve"> </w:t>
        </w:r>
      </w:ins>
      <w:ins w:id="3274" w:author="Zach Zukowski (R2 revision)" w:date="2026-05-17T00:00:00Z">
        <w:r>
          <w:t xml:space="preserve">reinforcing rather than substitutable (see Section 2.9.6 on inter-lens</w:t>
        </w:r>
      </w:ins>
      <w:ins w:id="3275" w:author="Zach Zukowski (R2 revision)" w:date="2026-05-17T00:00:00Z">
        <w:r>
          <w:t xml:space="preserve"> </w:t>
        </w:r>
      </w:ins>
      <w:ins w:id="3276" w:author="Zach Zukowski (R2 revision)" w:date="2026-05-17T00:00:00Z">
        <w:r>
          <w:t xml:space="preserve">relationships); alternative aggregations are possible, with the</w:t>
        </w:r>
      </w:ins>
      <w:ins w:id="3277" w:author="Zach Zukowski (R2 revision)" w:date="2026-05-17T00:00:00Z">
        <w:r>
          <w:t xml:space="preserve"> </w:t>
        </w:r>
      </w:ins>
      <w:ins w:id="3278" w:author="Zach Zukowski (R2 revision)" w:date="2026-05-17T00:00:00Z">
        <w:r>
          <w:t xml:space="preserve">geometric mean emphasizing the weakest dimension (a</w:t>
        </w:r>
      </w:ins>
      <w:ins w:id="3279" w:author="Zach Zukowski (R2 revision)" w:date="2026-05-17T00:00:00Z">
        <w:r>
          <w:t xml:space="preserve"> </w:t>
        </w:r>
      </w:ins>
      <w:ins w:id="3280" w:author="Zach Zukowski (R2 revision)" w:date="2026-05-17T00:00:00Z">
        <w:r>
          <w:t xml:space="preserve">‘weakest-link’</w:t>
        </w:r>
      </w:ins>
      <w:ins w:id="3281" w:author="Zach Zukowski (R2 revision)" w:date="2026-05-17T00:00:00Z">
        <w:r>
          <w:t xml:space="preserve"> </w:t>
        </w:r>
      </w:ins>
      <w:ins w:id="3282" w:author="Zach Zukowski (R2 revision)" w:date="2026-05-17T00:00:00Z">
        <w:r>
          <w:t xml:space="preserve">framing aligned with companion-paper composition arguments; Zukowski</w:t>
        </w:r>
      </w:ins>
      <w:ins w:id="3283" w:author="Zach Zukowski (R2 revision)" w:date="2026-05-17T00:00:00Z">
        <w:r>
          <w:t xml:space="preserve"> </w:t>
        </w:r>
      </w:ins>
      <w:ins w:id="3284" w:author="Zach Zukowski (R2 revision)" w:date="2026-05-17T00:00:00Z">
        <w:r>
          <w:t xml:space="preserve">2026c). Three additional dimensions from the literature review</w:t>
        </w:r>
      </w:ins>
      <w:ins w:id="3285" w:author="Zach Zukowski (R2 revision)" w:date="2026-05-17T00:00:00Z">
        <w:r>
          <w:t xml:space="preserve"> </w:t>
        </w:r>
      </w:ins>
      <w:ins w:id="3286" w:author="Zach Zukowski (R2 revision)" w:date="2026-05-17T00:00:00Z">
        <w:r>
          <w:t xml:space="preserve">(capabilities, contextual integrity, cosmopolitan inclusion) are</w:t>
        </w:r>
      </w:ins>
      <w:ins w:id="3287" w:author="Zach Zukowski (R2 revision)" w:date="2026-05-17T00:00:00Z">
        <w:r>
          <w:t xml:space="preserve"> </w:t>
        </w:r>
      </w:ins>
      <w:ins w:id="3288" w:author="Zach Zukowski (R2 revision)" w:date="2026-05-17T00:00:00Z">
        <w:r>
          <w:t xml:space="preserve">reserved for future evaluation due to non-comparable cross-protocol</w:t>
        </w:r>
      </w:ins>
      <w:ins w:id="3289" w:author="Zach Zukowski (R2 revision)" w:date="2026-05-17T00:00:00Z">
        <w:r>
          <w:t xml:space="preserve"> </w:t>
        </w:r>
      </w:ins>
      <w:ins w:id="3290" w:author="Zach Zukowski (R2 revision)" w:date="2026-05-17T00:00:00Z">
        <w:r>
          <w:t xml:space="preserve">measurement; their omission is discussed in Section 4.8 limitations.</w:t>
        </w:r>
      </w:ins>
    </w:p>
    <w:p>
      <w:pPr>
        <w:pStyle w:val="BodyText"/>
      </w:pPr>
      <w:ins w:id="3291" w:author="Zach Zukowski (R2 revision)" w:date="2026-05-17T00:00:00Z">
        <w:r>
          <w:t xml:space="preserve">Full metric definitions, computation procedures, and Dune query</w:t>
        </w:r>
      </w:ins>
      <w:ins w:id="3292" w:author="Zach Zukowski (R2 revision)" w:date="2026-05-17T00:00:00Z">
        <w:r>
          <w:t xml:space="preserve"> </w:t>
        </w:r>
      </w:ins>
      <w:ins w:id="3293" w:author="Zach Zukowski (R2 revision)" w:date="2026-05-17T00:00:00Z">
        <w:r>
          <w:t xml:space="preserve">specifications are provided in</w:t>
        </w:r>
      </w:ins>
      <w:ins w:id="3294" w:author="Zach Zukowski (R2 revision)" w:date="2026-05-17T00:00:00Z">
        <w:r>
          <w:t xml:space="preserve"> </w:t>
        </w:r>
      </w:ins>
      <w:hyperlink r:id="rId69">
        <w:ins w:id="3295" w:author="Zach Zukowski (R2 revision)" w:date="2026-05-17T00:00:00Z">
          <w:r>
            <w:rPr>
              <w:rStyle w:val="Hyperlink"/>
              <w:u w:val="single"/>
            </w:rPr>
            <w:t xml:space="preserve">Supplementary File</w:t>
          </w:r>
        </w:ins>
        <w:ins w:id="3296" w:author="Zach Zukowski (R2 revision)" w:date="2026-05-17T00:00:00Z">
          <w:r>
            <w:rPr>
              <w:rStyle w:val="Hyperlink"/>
              <w:u w:val="single"/>
            </w:rPr>
            <w:t xml:space="preserve"> </w:t>
          </w:r>
        </w:ins>
        <w:ins w:id="3297" w:author="Zach Zukowski (R2 revision)" w:date="2026-05-17T00:00:00Z">
          <w:r>
            <w:rPr>
              <w:rStyle w:val="Hyperlink"/>
              <w:u w:val="single"/>
            </w:rPr>
            <w:t xml:space="preserve">S1</w:t>
          </w:r>
        </w:ins>
      </w:hyperlink>
      <w:ins w:id="3298" w:author="Zach Zukowski (R2 revision)" w:date="2026-05-17T00:00:00Z">
        <w:r>
          <w:t xml:space="preserve">.</w:t>
        </w:r>
      </w:ins>
    </w:p>
    <w:bookmarkEnd w:id="74"/>
    <w:bookmarkStart w:id="76" w:name="testability-and-empirical-pipeline"/>
    <w:p>
      <w:pPr>
        <w:pStyle w:val="Heading3"/>
      </w:pPr>
      <w:ins w:id="3299" w:author="Zach Zukowski (R2 revision)" w:date="2026-05-17T00:00:00Z">
        <w:r>
          <w:t xml:space="preserve">2.10.7 Testability and Empirical Pipeline</w:t>
        </w:r>
      </w:ins>
    </w:p>
    <w:p>
      <w:pPr>
        <w:pStyle w:val="FirstParagraph"/>
      </w:pPr>
      <w:ins w:id="3300" w:author="Zach Zukowski (R2 revision)" w:date="2026-05-17T00:00:00Z">
        <w:r>
          <w:t xml:space="preserve">The five design hypotheses are testable in principle through</w:t>
        </w:r>
      </w:ins>
      <w:ins w:id="3301" w:author="Zach Zukowski (R2 revision)" w:date="2026-05-17T00:00:00Z">
        <w:r>
          <w:t xml:space="preserve"> </w:t>
        </w:r>
      </w:ins>
      <w:ins w:id="3302" w:author="Zach Zukowski (R2 revision)" w:date="2026-05-17T00:00:00Z">
        <w:r>
          <w:t xml:space="preserve">cross-sectional governance analysis (this paper), longitudinal panel</w:t>
        </w:r>
      </w:ins>
      <w:ins w:id="3303" w:author="Zach Zukowski (R2 revision)" w:date="2026-05-17T00:00:00Z">
        <w:r>
          <w:t xml:space="preserve"> </w:t>
        </w:r>
      </w:ins>
      <w:ins w:id="3304" w:author="Zach Zukowski (R2 revision)" w:date="2026-05-17T00:00:00Z">
        <w:r>
          <w:t xml:space="preserve">models, event studies around governance decisions, and qualitative</w:t>
        </w:r>
      </w:ins>
      <w:ins w:id="3305" w:author="Zach Zukowski (R2 revision)" w:date="2026-05-17T00:00:00Z">
        <w:r>
          <w:t xml:space="preserve"> </w:t>
        </w:r>
      </w:ins>
      <w:ins w:id="3306" w:author="Zach Zukowski (R2 revision)" w:date="2026-05-17T00:00:00Z">
        <w:r>
          <w:t xml:space="preserve">process tracing. This paper reports the cross-sectional governance</w:t>
        </w:r>
      </w:ins>
      <w:ins w:id="3307" w:author="Zach Zukowski (R2 revision)" w:date="2026-05-17T00:00:00Z">
        <w:r>
          <w:t xml:space="preserve"> </w:t>
        </w:r>
      </w:ins>
      <w:ins w:id="3308" w:author="Zach Zukowski (R2 revision)" w:date="2026-05-17T00:00:00Z">
        <w:r>
          <w:t xml:space="preserve">concentration analysis (Section 3). The full quantitative pipeline,</w:t>
        </w:r>
      </w:ins>
      <w:ins w:id="3309" w:author="Zach Zukowski (R2 revision)" w:date="2026-05-17T00:00:00Z">
        <w:r>
          <w:t xml:space="preserve"> </w:t>
        </w:r>
      </w:ins>
      <w:ins w:id="3310" w:author="Zach Zukowski (R2 revision)" w:date="2026-05-17T00:00:00Z">
        <w:r>
          <w:t xml:space="preserve">including panel regressions, event-study specifications, and robustness</w:t>
        </w:r>
      </w:ins>
      <w:ins w:id="3311" w:author="Zach Zukowski (R2 revision)" w:date="2026-05-17T00:00:00Z">
        <w:r>
          <w:t xml:space="preserve"> </w:t>
        </w:r>
      </w:ins>
      <w:ins w:id="3312" w:author="Zach Zukowski (R2 revision)" w:date="2026-05-17T00:00:00Z">
        <w:r>
          <w:t xml:space="preserve">protocols, is documented in supplementary material (</w:t>
        </w:r>
      </w:ins>
      <w:hyperlink r:id="rId75">
        <w:ins w:id="3313" w:author="Zach Zukowski (R2 revision)" w:date="2026-05-17T00:00:00Z">
          <w:r>
            <w:rPr>
              <w:rStyle w:val="Hyperlink"/>
              <w:u w:val="single"/>
            </w:rPr>
            <w:t xml:space="preserve">Supplementary File</w:t>
          </w:r>
        </w:ins>
        <w:ins w:id="3314" w:author="Zach Zukowski (R2 revision)" w:date="2026-05-17T00:00:00Z">
          <w:r>
            <w:rPr>
              <w:rStyle w:val="Hyperlink"/>
              <w:u w:val="single"/>
            </w:rPr>
            <w:t xml:space="preserve"> </w:t>
          </w:r>
        </w:ins>
        <w:ins w:id="3315" w:author="Zach Zukowski (R2 revision)" w:date="2026-05-17T00:00:00Z">
          <w:r>
            <w:rPr>
              <w:rStyle w:val="Hyperlink"/>
              <w:u w:val="single"/>
            </w:rPr>
            <w:t xml:space="preserve">S5</w:t>
          </w:r>
        </w:ins>
      </w:hyperlink>
      <w:ins w:id="3316" w:author="Zach Zukowski (R2 revision)" w:date="2026-05-17T00:00:00Z">
        <w:r>
          <w:t xml:space="preserve">)</w:t>
        </w:r>
      </w:ins>
      <w:ins w:id="3317" w:author="Zach Zukowski (R2 revision)" w:date="2026-05-17T00:00:00Z">
        <w:r>
          <w:t xml:space="preserve"> </w:t>
        </w:r>
      </w:ins>
      <w:ins w:id="3318" w:author="Zach Zukowski (R2 revision)" w:date="2026-05-17T00:00:00Z">
        <w:r>
          <w:t xml:space="preserve">for replication and extension by future researchers.</w:t>
        </w:r>
      </w:ins>
    </w:p>
    <w:bookmarkEnd w:id="76"/>
    <w:bookmarkStart w:id="77" w:name="ethical-and-practical-considerations"/>
    <w:p>
      <w:pPr>
        <w:pStyle w:val="Heading3"/>
      </w:pPr>
      <w:ins w:id="3319" w:author="Zach Zukowski (R2 revision)" w:date="2026-05-17T00:00:00Z">
        <w:r>
          <w:t xml:space="preserve">2.10.8 Ethical and Practical Considerations</w:t>
        </w:r>
      </w:ins>
    </w:p>
    <w:p>
      <w:pPr>
        <w:pStyle w:val="FirstParagraph"/>
      </w:pPr>
      <w:ins w:id="3320" w:author="Zach Zukowski (R2 revision)" w:date="2026-05-17T00:00:00Z">
        <w:r>
          <w:t xml:space="preserve">All data are drawn from public sources: on-chain transactions, published</w:t>
        </w:r>
      </w:ins>
      <w:ins w:id="3321" w:author="Zach Zukowski (R2 revision)" w:date="2026-05-17T00:00:00Z">
        <w:r>
          <w:t xml:space="preserve"> </w:t>
        </w:r>
      </w:ins>
      <w:ins w:id="3322" w:author="Zach Zukowski (R2 revision)" w:date="2026-05-17T00:00:00Z">
        <w:r>
          <w:t xml:space="preserve">governance proposals, and open protocol documentation. No private or</w:t>
        </w:r>
      </w:ins>
      <w:ins w:id="3323" w:author="Zach Zukowski (R2 revision)" w:date="2026-05-17T00:00:00Z">
        <w:r>
          <w:t xml:space="preserve"> </w:t>
        </w:r>
      </w:ins>
      <w:ins w:id="3324" w:author="Zach Zukowski (R2 revision)" w:date="2026-05-17T00:00:00Z">
        <w:r>
          <w:t xml:space="preserve">proprietary data are used. The scoring rubric relies on publicly</w:t>
        </w:r>
      </w:ins>
      <w:ins w:id="3325" w:author="Zach Zukowski (R2 revision)" w:date="2026-05-17T00:00:00Z">
        <w:r>
          <w:t xml:space="preserve"> </w:t>
        </w:r>
      </w:ins>
      <w:ins w:id="3326" w:author="Zach Zukowski (R2 revision)" w:date="2026-05-17T00:00:00Z">
        <w:r>
          <w:t xml:space="preserve">observable design features. We compute governance token distribution</w:t>
        </w:r>
      </w:ins>
      <w:ins w:id="3327" w:author="Zach Zukowski (R2 revision)" w:date="2026-05-17T00:00:00Z">
        <w:r>
          <w:t xml:space="preserve"> </w:t>
        </w:r>
      </w:ins>
      <w:ins w:id="3328" w:author="Zach Zukowski (R2 revision)" w:date="2026-05-17T00:00:00Z">
        <w:r>
          <w:t xml:space="preserve">data from Dune Analytics multi-chain queries. The author is employed by</w:t>
        </w:r>
      </w:ins>
      <w:ins w:id="3329" w:author="Zach Zukowski (R2 revision)" w:date="2026-05-17T00:00:00Z">
        <w:r>
          <w:t xml:space="preserve"> </w:t>
        </w:r>
      </w:ins>
      <w:ins w:id="3330" w:author="Zach Zukowski (R2 revision)" w:date="2026-05-17T00:00:00Z">
        <w:r>
          <w:t xml:space="preserve">Borderless Capital, a cryptocurrency-focused investment firm, and may</w:t>
        </w:r>
      </w:ins>
      <w:ins w:id="3331" w:author="Zach Zukowski (R2 revision)" w:date="2026-05-17T00:00:00Z">
        <w:r>
          <w:t xml:space="preserve"> </w:t>
        </w:r>
      </w:ins>
      <w:ins w:id="3332" w:author="Zach Zukowski (R2 revision)" w:date="2026-05-17T00:00:00Z">
        <w:r>
          <w:t xml:space="preserve">hold or have held positions in some protocols analyzed; a complete</w:t>
        </w:r>
      </w:ins>
      <w:ins w:id="3333" w:author="Zach Zukowski (R2 revision)" w:date="2026-05-17T00:00:00Z">
        <w:r>
          <w:t xml:space="preserve"> </w:t>
        </w:r>
      </w:ins>
      <w:ins w:id="3334" w:author="Zach Zukowski (R2 revision)" w:date="2026-05-17T00:00:00Z">
        <w:r>
          <w:t xml:space="preserve">disclosure is provided in the Conflict of Interest statement</w:t>
        </w:r>
      </w:ins>
      <w:ins w:id="3335" w:author="Zach Zukowski (R2 revision)" w:date="2026-05-17T00:00:00Z">
        <w:r>
          <w:t xml:space="preserve"> </w:t>
        </w:r>
      </w:ins>
      <w:ins w:id="3336" w:author="Zach Zukowski (R2 revision)" w:date="2026-05-17T00:00:00Z">
        <w:r>
          <w:t xml:space="preserve">accompanying this submission.</w:t>
        </w:r>
      </w:ins>
    </w:p>
    <w:bookmarkEnd w:id="77"/>
    <w:bookmarkStart w:id="78" w:name="worked-example-optimism-protocol-scoring"/>
    <w:p>
      <w:pPr>
        <w:pStyle w:val="Heading3"/>
      </w:pPr>
      <w:ins w:id="3337" w:author="Zach Zukowski (R2 revision)" w:date="2026-05-17T00:00:00Z">
        <w:r>
          <w:t xml:space="preserve">2.10.9 Worked Example: Optimism Protocol Scoring</w:t>
        </w:r>
      </w:ins>
    </w:p>
    <w:p>
      <w:pPr>
        <w:pStyle w:val="FirstParagraph"/>
      </w:pPr>
      <w:ins w:id="3338" w:author="Zach Zukowski (R2 revision)" w:date="2026-05-17T00:00:00Z">
        <w:r>
          <w:t xml:space="preserve">To illustrate the rubric application from Section 2.10.5 and Table 1,</w:t>
        </w:r>
      </w:ins>
      <w:ins w:id="3339" w:author="Zach Zukowski (R2 revision)" w:date="2026-05-17T00:00:00Z">
        <w:r>
          <w:t xml:space="preserve"> </w:t>
        </w:r>
      </w:ins>
      <w:ins w:id="3340" w:author="Zach Zukowski (R2 revision)" w:date="2026-05-17T00:00:00Z">
        <w:r>
          <w:t xml:space="preserve">we walk through Optimism’s per-lens scoring with the operational</w:t>
        </w:r>
      </w:ins>
      <w:ins w:id="3341" w:author="Zach Zukowski (R2 revision)" w:date="2026-05-17T00:00:00Z">
        <w:r>
          <w:t xml:space="preserve"> </w:t>
        </w:r>
      </w:ins>
      <w:ins w:id="3342" w:author="Zach Zukowski (R2 revision)" w:date="2026-05-17T00:00:00Z">
        <w:r>
          <w:t xml:space="preserve">mechanism (Layer 2 per Section 2.10.1) on which each lens is scored</w:t>
        </w:r>
      </w:ins>
      <w:ins w:id="3343" w:author="Zach Zukowski (R2 revision)" w:date="2026-05-17T00:00:00Z">
        <w:r>
          <w:t xml:space="preserve"> </w:t>
        </w:r>
      </w:ins>
      <w:ins w:id="3344" w:author="Zach Zukowski (R2 revision)" w:date="2026-05-17T00:00:00Z">
        <w:r>
          <w:t xml:space="preserve">and the published evidence supporting the assigned score. Optimism is</w:t>
        </w:r>
      </w:ins>
      <w:ins w:id="3345" w:author="Zach Zukowski (R2 revision)" w:date="2026-05-17T00:00:00Z">
        <w:r>
          <w:t xml:space="preserve"> </w:t>
        </w:r>
      </w:ins>
      <w:ins w:id="3346" w:author="Zach Zukowski (R2 revision)" w:date="2026-05-17T00:00:00Z">
        <w:r>
          <w:t xml:space="preserve">chosen because its bicameral architecture (Token House plus Citizens’</w:t>
        </w:r>
      </w:ins>
      <w:ins w:id="3347" w:author="Zach Zukowski (R2 revision)" w:date="2026-05-17T00:00:00Z">
        <w:r>
          <w:t xml:space="preserve"> </w:t>
        </w:r>
      </w:ins>
      <w:ins w:id="3348" w:author="Zach Zukowski (R2 revision)" w:date="2026-05-17T00:00:00Z">
        <w:r>
          <w:t xml:space="preserve">House) exercises multiple lenses simultaneously and because the</w:t>
        </w:r>
      </w:ins>
      <w:ins w:id="3349" w:author="Zach Zukowski (R2 revision)" w:date="2026-05-17T00:00:00Z">
        <w:r>
          <w:t xml:space="preserve"> </w:t>
        </w:r>
      </w:ins>
      <w:ins w:id="3350" w:author="Zach Zukowski (R2 revision)" w:date="2026-05-17T00:00:00Z">
        <w:r>
          <w:t xml:space="preserve">protocol publishes governance documentation at a level of detail that</w:t>
        </w:r>
      </w:ins>
      <w:ins w:id="3351" w:author="Zach Zukowski (R2 revision)" w:date="2026-05-17T00:00:00Z">
        <w:r>
          <w:t xml:space="preserve"> </w:t>
        </w:r>
      </w:ins>
      <w:ins w:id="3352" w:author="Zach Zukowski (R2 revision)" w:date="2026-05-17T00:00:00Z">
        <w:r>
          <w:t xml:space="preserve">enables verifiable scoring.</w:t>
        </w:r>
      </w:ins>
    </w:p>
    <w:p>
      <w:pPr>
        <w:pStyle w:val="BodyText"/>
      </w:pPr>
      <w:ins w:id="3353" w:author="Zach Zukowski (R2 revision)" w:date="2026-05-17T00:00:00Z">
        <w:r>
          <w:rPr>
            <w:b/>
            <w:bCs/>
          </w:rPr>
          <w:t xml:space="preserve">Kantian Publicity (score: 3, Exemplary).</w:t>
        </w:r>
      </w:ins>
      <w:ins w:id="3354" w:author="Zach Zukowski (R2 revision)" w:date="2026-05-17T00:00:00Z">
        <w:r>
          <w:t xml:space="preserve"> </w:t>
        </w:r>
      </w:ins>
      <w:ins w:id="3355" w:author="Zach Zukowski (R2 revision)" w:date="2026-05-17T00:00:00Z">
        <w:r>
          <w:t xml:space="preserve">Optimism publishes</w:t>
        </w:r>
      </w:ins>
      <w:ins w:id="3356" w:author="Zach Zukowski (R2 revision)" w:date="2026-05-17T00:00:00Z">
        <w:r>
          <w:t xml:space="preserve"> </w:t>
        </w:r>
      </w:ins>
      <w:ins w:id="3357" w:author="Zach Zukowski (R2 revision)" w:date="2026-05-17T00:00:00Z">
        <w:r>
          <w:t xml:space="preserve">governance proposals on Snapshot and Tally with explicit rationales</w:t>
        </w:r>
      </w:ins>
      <w:ins w:id="3358" w:author="Zach Zukowski (R2 revision)" w:date="2026-05-17T00:00:00Z">
        <w:r>
          <w:t xml:space="preserve"> </w:t>
        </w:r>
      </w:ins>
      <w:ins w:id="3359" w:author="Zach Zukowski (R2 revision)" w:date="2026-05-17T00:00:00Z">
        <w:r>
          <w:t xml:space="preserve">(Optimism Governance Forum; Optimism, 2024). The Citizens’ House</w:t>
        </w:r>
      </w:ins>
      <w:ins w:id="3360" w:author="Zach Zukowski (R2 revision)" w:date="2026-05-17T00:00:00Z">
        <w:r>
          <w:t xml:space="preserve"> </w:t>
        </w:r>
      </w:ins>
      <w:ins w:id="3361" w:author="Zach Zukowski (R2 revision)" w:date="2026-05-17T00:00:00Z">
        <w:r>
          <w:t xml:space="preserve">process includes published deliberation periods, and Token House</w:t>
        </w:r>
      </w:ins>
      <w:ins w:id="3362" w:author="Zach Zukowski (R2 revision)" w:date="2026-05-17T00:00:00Z">
        <w:r>
          <w:t xml:space="preserve"> </w:t>
        </w:r>
      </w:ins>
      <w:ins w:id="3363" w:author="Zach Zukowski (R2 revision)" w:date="2026-05-17T00:00:00Z">
        <w:r>
          <w:t xml:space="preserve">proposals require multi-stage review with public commentary periods.</w:t>
        </w:r>
      </w:ins>
      <w:ins w:id="3364" w:author="Zach Zukowski (R2 revision)" w:date="2026-05-17T00:00:00Z">
        <w:r>
          <w:t xml:space="preserve"> </w:t>
        </w:r>
      </w:ins>
      <w:ins w:id="3365" w:author="Zach Zukowski (R2 revision)" w:date="2026-05-17T00:00:00Z">
        <w:r>
          <w:t xml:space="preserve">The published-rules-plus-deliberation-plus-justification criterion of</w:t>
        </w:r>
      </w:ins>
      <w:ins w:id="3366" w:author="Zach Zukowski (R2 revision)" w:date="2026-05-17T00:00:00Z">
        <w:r>
          <w:t xml:space="preserve"> </w:t>
        </w:r>
      </w:ins>
      <w:ins w:id="3367" w:author="Zach Zukowski (R2 revision)" w:date="2026-05-17T00:00:00Z">
        <w:r>
          <w:t xml:space="preserve">Table 1 is satisfied: proposals are not merely visible but accompanied</w:t>
        </w:r>
      </w:ins>
      <w:ins w:id="3368" w:author="Zach Zukowski (R2 revision)" w:date="2026-05-17T00:00:00Z">
        <w:r>
          <w:t xml:space="preserve"> </w:t>
        </w:r>
      </w:ins>
      <w:ins w:id="3369" w:author="Zach Zukowski (R2 revision)" w:date="2026-05-17T00:00:00Z">
        <w:r>
          <w:t xml:space="preserve">by rationale and stakeholder commentary.</w:t>
        </w:r>
      </w:ins>
    </w:p>
    <w:p>
      <w:pPr>
        <w:pStyle w:val="BodyText"/>
      </w:pPr>
      <w:ins w:id="3370" w:author="Zach Zukowski (R2 revision)" w:date="2026-05-17T00:00:00Z">
        <w:r>
          <w:rPr>
            <w:b/>
            <w:bCs/>
          </w:rPr>
          <w:t xml:space="preserve">Rawlsian Fairness (score: 3, Exemplary).</w:t>
        </w:r>
      </w:ins>
      <w:ins w:id="3371" w:author="Zach Zukowski (R2 revision)" w:date="2026-05-17T00:00:00Z">
        <w:r>
          <w:t xml:space="preserve"> </w:t>
        </w:r>
      </w:ins>
      <w:ins w:id="3372" w:author="Zach Zukowski (R2 revision)" w:date="2026-05-17T00:00:00Z">
        <w:r>
          <w:t xml:space="preserve">Optimism’s Retroactive</w:t>
        </w:r>
      </w:ins>
      <w:ins w:id="3373" w:author="Zach Zukowski (R2 revision)" w:date="2026-05-17T00:00:00Z">
        <w:r>
          <w:t xml:space="preserve"> </w:t>
        </w:r>
      </w:ins>
      <w:ins w:id="3374" w:author="Zach Zukowski (R2 revision)" w:date="2026-05-17T00:00:00Z">
        <w:r>
          <w:t xml:space="preserve">Public Goods Funding (RetroPGF) program explicitly compensates</w:t>
        </w:r>
      </w:ins>
      <w:ins w:id="3375" w:author="Zach Zukowski (R2 revision)" w:date="2026-05-17T00:00:00Z">
        <w:r>
          <w:t xml:space="preserve"> </w:t>
        </w:r>
      </w:ins>
      <w:ins w:id="3376" w:author="Zach Zukowski (R2 revision)" w:date="2026-05-17T00:00:00Z">
        <w:r>
          <w:t xml:space="preserve">public-goods contributors who would not be captured by token-weighted</w:t>
        </w:r>
      </w:ins>
      <w:ins w:id="3377" w:author="Zach Zukowski (R2 revision)" w:date="2026-05-17T00:00:00Z">
        <w:r>
          <w:t xml:space="preserve"> </w:t>
        </w:r>
      </w:ins>
      <w:ins w:id="3378" w:author="Zach Zukowski (R2 revision)" w:date="2026-05-17T00:00:00Z">
        <w:r>
          <w:t xml:space="preserve">governance alone; RetroPGF rounds are documented with measured</w:t>
        </w:r>
      </w:ins>
      <w:ins w:id="3379" w:author="Zach Zukowski (R2 revision)" w:date="2026-05-17T00:00:00Z">
        <w:r>
          <w:t xml:space="preserve"> </w:t>
        </w:r>
      </w:ins>
      <w:ins w:id="3380" w:author="Zach Zukowski (R2 revision)" w:date="2026-05-17T00:00:00Z">
        <w:r>
          <w:t xml:space="preserve">distributional gaps relative to the broader holder base. Combined with</w:t>
        </w:r>
      </w:ins>
      <w:ins w:id="3381" w:author="Zach Zukowski (R2 revision)" w:date="2026-05-17T00:00:00Z">
        <w:r>
          <w:t xml:space="preserve"> </w:t>
        </w:r>
      </w:ins>
      <w:ins w:id="3382" w:author="Zach Zukowski (R2 revision)" w:date="2026-05-17T00:00:00Z">
        <w:r>
          <w:t xml:space="preserve">the Citizens’ House (reputation-weighted, not token-weighted), Optimism</w:t>
        </w:r>
      </w:ins>
      <w:ins w:id="3383" w:author="Zach Zukowski (R2 revision)" w:date="2026-05-17T00:00:00Z">
        <w:r>
          <w:t xml:space="preserve"> </w:t>
        </w:r>
      </w:ins>
      <w:ins w:id="3384" w:author="Zach Zukowski (R2 revision)" w:date="2026-05-17T00:00:00Z">
        <w:r>
          <w:t xml:space="preserve">operationalizes the floor-raising mechanism Table 1 specifies at the</w:t>
        </w:r>
      </w:ins>
      <w:ins w:id="3385" w:author="Zach Zukowski (R2 revision)" w:date="2026-05-17T00:00:00Z">
        <w:r>
          <w:t xml:space="preserve"> </w:t>
        </w:r>
      </w:ins>
      <w:ins w:id="3386" w:author="Zach Zukowski (R2 revision)" w:date="2026-05-17T00:00:00Z">
        <w:r>
          <w:t xml:space="preserve">Exemplary tier (systematic equity mechanisms plus measured gaps).</w:t>
        </w:r>
      </w:ins>
    </w:p>
    <w:p>
      <w:pPr>
        <w:pStyle w:val="BodyText"/>
      </w:pPr>
      <w:ins w:id="3387" w:author="Zach Zukowski (R2 revision)" w:date="2026-05-17T00:00:00Z">
        <w:r>
          <w:rPr>
            <w:b/>
            <w:bCs/>
          </w:rPr>
          <w:t xml:space="preserve">Pettit Contestation (score: 3, Exemplary).</w:t>
        </w:r>
      </w:ins>
      <w:ins w:id="3388" w:author="Zach Zukowski (R2 revision)" w:date="2026-05-17T00:00:00Z">
        <w:r>
          <w:t xml:space="preserve"> </w:t>
        </w:r>
      </w:ins>
      <w:ins w:id="3389" w:author="Zach Zukowski (R2 revision)" w:date="2026-05-17T00:00:00Z">
        <w:r>
          <w:t xml:space="preserve">The Citizens’ House</w:t>
        </w:r>
      </w:ins>
      <w:ins w:id="3390" w:author="Zach Zukowski (R2 revision)" w:date="2026-05-17T00:00:00Z">
        <w:r>
          <w:t xml:space="preserve"> </w:t>
        </w:r>
      </w:ins>
      <w:ins w:id="3391" w:author="Zach Zukowski (R2 revision)" w:date="2026-05-17T00:00:00Z">
        <w:r>
          <w:t xml:space="preserve">exercises formal veto power over economic parameters proposed by the</w:t>
        </w:r>
      </w:ins>
      <w:ins w:id="3392" w:author="Zach Zukowski (R2 revision)" w:date="2026-05-17T00:00:00Z">
        <w:r>
          <w:t xml:space="preserve"> </w:t>
        </w:r>
      </w:ins>
      <w:ins w:id="3393" w:author="Zach Zukowski (R2 revision)" w:date="2026-05-17T00:00:00Z">
        <w:r>
          <w:t xml:space="preserve">Token House, with dynamic veto thresholds that lower the trigger when</w:t>
        </w:r>
      </w:ins>
      <w:ins w:id="3394" w:author="Zach Zukowski (R2 revision)" w:date="2026-05-17T00:00:00Z">
        <w:r>
          <w:t xml:space="preserve"> </w:t>
        </w:r>
      </w:ins>
      <w:ins w:id="3395" w:author="Zach Zukowski (R2 revision)" w:date="2026-05-17T00:00:00Z">
        <w:r>
          <w:t xml:space="preserve">multiple stakeholder groups align (Optimism, 2024). This is the precise</w:t>
        </w:r>
      </w:ins>
      <w:ins w:id="3396" w:author="Zach Zukowski (R2 revision)" w:date="2026-05-17T00:00:00Z">
        <w:r>
          <w:t xml:space="preserve"> </w:t>
        </w:r>
      </w:ins>
      <w:ins w:id="3397" w:author="Zach Zukowski (R2 revision)" w:date="2026-05-17T00:00:00Z">
        <w:r>
          <w:t xml:space="preserve">Independent-arbitration-plus-veto-rights mechanism Table 1 specifies</w:t>
        </w:r>
      </w:ins>
      <w:ins w:id="3398" w:author="Zach Zukowski (R2 revision)" w:date="2026-05-17T00:00:00Z">
        <w:r>
          <w:t xml:space="preserve"> </w:t>
        </w:r>
      </w:ins>
      <w:ins w:id="3399" w:author="Zach Zukowski (R2 revision)" w:date="2026-05-17T00:00:00Z">
        <w:r>
          <w:t xml:space="preserve">at the Exemplary tier. The two-layer-framing distinction is relevant</w:t>
        </w:r>
      </w:ins>
      <w:ins w:id="3400" w:author="Zach Zukowski (R2 revision)" w:date="2026-05-17T00:00:00Z">
        <w:r>
          <w:t xml:space="preserve"> </w:t>
        </w:r>
      </w:ins>
      <w:ins w:id="3401" w:author="Zach Zukowski (R2 revision)" w:date="2026-05-17T00:00:00Z">
        <w:r>
          <w:t xml:space="preserve">here: the operational mechanism scored (contestability) is present at</w:t>
        </w:r>
      </w:ins>
      <w:ins w:id="3402" w:author="Zach Zukowski (R2 revision)" w:date="2026-05-17T00:00:00Z">
        <w:r>
          <w:t xml:space="preserve"> </w:t>
        </w:r>
      </w:ins>
      <w:ins w:id="3403" w:author="Zach Zukowski (R2 revision)" w:date="2026-05-17T00:00:00Z">
        <w:r>
          <w:t xml:space="preserve">exemplary level; the philosophical goal-state Pettit identifies</w:t>
        </w:r>
      </w:ins>
      <w:ins w:id="3404" w:author="Zach Zukowski (R2 revision)" w:date="2026-05-17T00:00:00Z">
        <w:r>
          <w:t xml:space="preserve"> </w:t>
        </w:r>
      </w:ins>
      <w:ins w:id="3405" w:author="Zach Zukowski (R2 revision)" w:date="2026-05-17T00:00:00Z">
        <w:r>
          <w:t xml:space="preserve">(non-domination) is a separate question that depends on the practical</w:t>
        </w:r>
      </w:ins>
      <w:ins w:id="3406" w:author="Zach Zukowski (R2 revision)" w:date="2026-05-17T00:00:00Z">
        <w:r>
          <w:t xml:space="preserve"> </w:t>
        </w:r>
      </w:ins>
      <w:ins w:id="3407" w:author="Zach Zukowski (R2 revision)" w:date="2026-05-17T00:00:00Z">
        <w:r>
          <w:t xml:space="preserve">efficacy of veto exercise, which Section 3.5 documents as constrained</w:t>
        </w:r>
      </w:ins>
      <w:ins w:id="3408" w:author="Zach Zukowski (R2 revision)" w:date="2026-05-17T00:00:00Z">
        <w:r>
          <w:t xml:space="preserve"> </w:t>
        </w:r>
      </w:ins>
      <w:ins w:id="3409" w:author="Zach Zukowski (R2 revision)" w:date="2026-05-17T00:00:00Z">
        <w:r>
          <w:t xml:space="preserve">by Token House delegation amplification (3.7x).</w:t>
        </w:r>
      </w:ins>
    </w:p>
    <w:p>
      <w:pPr>
        <w:pStyle w:val="BodyText"/>
      </w:pPr>
      <w:ins w:id="3410" w:author="Zach Zukowski (R2 revision)" w:date="2026-05-17T00:00:00Z">
        <w:r>
          <w:rPr>
            <w:b/>
            <w:bCs/>
          </w:rPr>
          <w:t xml:space="preserve">Ostrom Polycentricity (score: 3, Exemplary).</w:t>
        </w:r>
      </w:ins>
      <w:ins w:id="3411" w:author="Zach Zukowski (R2 revision)" w:date="2026-05-17T00:00:00Z">
        <w:r>
          <w:t xml:space="preserve"> </w:t>
        </w:r>
      </w:ins>
      <w:ins w:id="3412" w:author="Zach Zukowski (R2 revision)" w:date="2026-05-17T00:00:00Z">
        <w:r>
          <w:t xml:space="preserve">The bicameral</w:t>
        </w:r>
      </w:ins>
      <w:ins w:id="3413" w:author="Zach Zukowski (R2 revision)" w:date="2026-05-17T00:00:00Z">
        <w:r>
          <w:t xml:space="preserve"> </w:t>
        </w:r>
      </w:ins>
      <w:ins w:id="3414" w:author="Zach Zukowski (R2 revision)" w:date="2026-05-17T00:00:00Z">
        <w:r>
          <w:t xml:space="preserve">architecture (Token House plus Citizens’ House) plus the OP Working</w:t>
        </w:r>
      </w:ins>
      <w:ins w:id="3415" w:author="Zach Zukowski (R2 revision)" w:date="2026-05-17T00:00:00Z">
        <w:r>
          <w:t xml:space="preserve"> </w:t>
        </w:r>
      </w:ins>
      <w:ins w:id="3416" w:author="Zach Zukowski (R2 revision)" w:date="2026-05-17T00:00:00Z">
        <w:r>
          <w:t xml:space="preserve">Group ecosystem instantiates nested governance with local autonomy at</w:t>
        </w:r>
      </w:ins>
      <w:ins w:id="3417" w:author="Zach Zukowski (R2 revision)" w:date="2026-05-17T00:00:00Z">
        <w:r>
          <w:t xml:space="preserve"> </w:t>
        </w:r>
      </w:ins>
      <w:ins w:id="3418" w:author="Zach Zukowski (R2 revision)" w:date="2026-05-17T00:00:00Z">
        <w:r>
          <w:t xml:space="preserve">the Exemplary tier. Distinct decision-centers govern: protocol parameter</w:t>
        </w:r>
      </w:ins>
      <w:ins w:id="3419" w:author="Zach Zukowski (R2 revision)" w:date="2026-05-17T00:00:00Z">
        <w:r>
          <w:t xml:space="preserve"> </w:t>
        </w:r>
      </w:ins>
      <w:ins w:id="3420" w:author="Zach Zukowski (R2 revision)" w:date="2026-05-17T00:00:00Z">
        <w:r>
          <w:t xml:space="preserve">changes (Token House), economic-parameter veto (Citizens’ House),</w:t>
        </w:r>
      </w:ins>
      <w:ins w:id="3421" w:author="Zach Zukowski (R2 revision)" w:date="2026-05-17T00:00:00Z">
        <w:r>
          <w:t xml:space="preserve"> </w:t>
        </w:r>
      </w:ins>
      <w:ins w:id="3422" w:author="Zach Zukowski (R2 revision)" w:date="2026-05-17T00:00:00Z">
        <w:r>
          <w:t xml:space="preserve">public-goods funding (RetroPGF), and operational coordination across</w:t>
        </w:r>
      </w:ins>
      <w:ins w:id="3423" w:author="Zach Zukowski (R2 revision)" w:date="2026-05-17T00:00:00Z">
        <w:r>
          <w:t xml:space="preserve"> </w:t>
        </w:r>
      </w:ins>
      <w:ins w:id="3424" w:author="Zach Zukowski (R2 revision)" w:date="2026-05-17T00:00:00Z">
        <w:r>
          <w:t xml:space="preserve">the Superchain.</w:t>
        </w:r>
      </w:ins>
    </w:p>
    <w:p>
      <w:pPr>
        <w:pStyle w:val="BodyText"/>
      </w:pPr>
      <w:ins w:id="3425" w:author="Zach Zukowski (R2 revision)" w:date="2026-05-17T00:00:00Z">
        <w:r>
          <w:rPr>
            <w:b/>
            <w:bCs/>
          </w:rPr>
          <w:t xml:space="preserve">Hayek Knowledge-use (score: 2, Partial).</w:t>
        </w:r>
      </w:ins>
      <w:ins w:id="3426" w:author="Zach Zukowski (R2 revision)" w:date="2026-05-17T00:00:00Z">
        <w:r>
          <w:t xml:space="preserve"> </w:t>
        </w:r>
      </w:ins>
      <w:ins w:id="3427" w:author="Zach Zukowski (R2 revision)" w:date="2026-05-17T00:00:00Z">
        <w:r>
          <w:t xml:space="preserve">Optimism does not employ</w:t>
        </w:r>
      </w:ins>
      <w:ins w:id="3428" w:author="Zach Zukowski (R2 revision)" w:date="2026-05-17T00:00:00Z">
        <w:r>
          <w:t xml:space="preserve"> </w:t>
        </w:r>
      </w:ins>
      <w:ins w:id="3429" w:author="Zach Zukowski (R2 revision)" w:date="2026-05-17T00:00:00Z">
        <w:r>
          <w:t xml:space="preserve">DePIN-style demand-coupled emission mechanisms; the OP token does not</w:t>
        </w:r>
      </w:ins>
      <w:ins w:id="3430" w:author="Zach Zukowski (R2 revision)" w:date="2026-05-17T00:00:00Z">
        <w:r>
          <w:t xml:space="preserve"> </w:t>
        </w:r>
      </w:ins>
      <w:ins w:id="3431" w:author="Zach Zukowski (R2 revision)" w:date="2026-05-17T00:00:00Z">
        <w:r>
          <w:t xml:space="preserve">have demand-coupled signal aggregation that directly maps to Hayek’s</w:t>
        </w:r>
      </w:ins>
      <w:ins w:id="3432" w:author="Zach Zukowski (R2 revision)" w:date="2026-05-17T00:00:00Z">
        <w:r>
          <w:t xml:space="preserve"> </w:t>
        </w:r>
      </w:ins>
      <w:ins w:id="3433" w:author="Zach Zukowski (R2 revision)" w:date="2026-05-17T00:00:00Z">
        <w:r>
          <w:t xml:space="preserve">knowledge-problem framing. However, sequencer-revenue split mechanisms</w:t>
        </w:r>
      </w:ins>
      <w:ins w:id="3434" w:author="Zach Zukowski (R2 revision)" w:date="2026-05-17T00:00:00Z">
        <w:r>
          <w:t xml:space="preserve"> </w:t>
        </w:r>
      </w:ins>
      <w:ins w:id="3435" w:author="Zach Zukowski (R2 revision)" w:date="2026-05-17T00:00:00Z">
        <w:r>
          <w:t xml:space="preserve">and Superchain governance signals provide automated price-signal-like</w:t>
        </w:r>
      </w:ins>
      <w:ins w:id="3436" w:author="Zach Zukowski (R2 revision)" w:date="2026-05-17T00:00:00Z">
        <w:r>
          <w:t xml:space="preserve"> </w:t>
        </w:r>
      </w:ins>
      <w:ins w:id="3437" w:author="Zach Zukowski (R2 revision)" w:date="2026-05-17T00:00:00Z">
        <w:r>
          <w:t xml:space="preserve">coordination. The criterion at the Partial tier (automated price</w:t>
        </w:r>
      </w:ins>
      <w:ins w:id="3438" w:author="Zach Zukowski (R2 revision)" w:date="2026-05-17T00:00:00Z">
        <w:r>
          <w:t xml:space="preserve"> </w:t>
        </w:r>
      </w:ins>
      <w:ins w:id="3439" w:author="Zach Zukowski (R2 revision)" w:date="2026-05-17T00:00:00Z">
        <w:r>
          <w:t xml:space="preserve">signals) is satisfied; the Exemplary tier (demand-coupled mechanisms</w:t>
        </w:r>
      </w:ins>
      <w:ins w:id="3440" w:author="Zach Zukowski (R2 revision)" w:date="2026-05-17T00:00:00Z">
        <w:r>
          <w:t xml:space="preserve"> </w:t>
        </w:r>
      </w:ins>
      <w:ins w:id="3441" w:author="Zach Zukowski (R2 revision)" w:date="2026-05-17T00:00:00Z">
        <w:r>
          <w:t xml:space="preserve">with edge feedback) is not because the OP token’s emission and value</w:t>
        </w:r>
      </w:ins>
      <w:ins w:id="3442" w:author="Zach Zukowski (R2 revision)" w:date="2026-05-17T00:00:00Z">
        <w:r>
          <w:t xml:space="preserve"> </w:t>
        </w:r>
      </w:ins>
      <w:ins w:id="3443" w:author="Zach Zukowski (R2 revision)" w:date="2026-05-17T00:00:00Z">
        <w:r>
          <w:t xml:space="preserve">capture do not directly track end-user demand signals.</w:t>
        </w:r>
      </w:ins>
    </w:p>
    <w:p>
      <w:pPr>
        <w:pStyle w:val="BodyText"/>
      </w:pPr>
      <w:ins w:id="3444" w:author="Zach Zukowski (R2 revision)" w:date="2026-05-17T00:00:00Z">
        <w:r>
          <w:rPr>
            <w:b/>
            <w:bCs/>
          </w:rPr>
          <w:t xml:space="preserve">Synergy Index for Optimism: (3 + 3 + 3 + 3 + 2) / 5 = 2.8.</w:t>
        </w:r>
      </w:ins>
      <w:ins w:id="3445" w:author="Zach Zukowski (R2 revision)" w:date="2026-05-17T00:00:00Z">
        <w:r>
          <w:t xml:space="preserve"> </w:t>
        </w:r>
      </w:ins>
      <w:ins w:id="3446" w:author="Zach Zukowski (R2 revision)" w:date="2026-05-17T00:00:00Z">
        <w:r>
          <w:t xml:space="preserve">Among</w:t>
        </w:r>
      </w:ins>
      <w:ins w:id="3447" w:author="Zach Zukowski (R2 revision)" w:date="2026-05-17T00:00:00Z">
        <w:r>
          <w:t xml:space="preserve"> </w:t>
        </w:r>
      </w:ins>
      <w:ins w:id="3448" w:author="Zach Zukowski (R2 revision)" w:date="2026-05-17T00:00:00Z">
        <w:r>
          <w:t xml:space="preserve">the highest scores in the protocol sample. The framework correctly</w:t>
        </w:r>
      </w:ins>
      <w:ins w:id="3449" w:author="Zach Zukowski (R2 revision)" w:date="2026-05-17T00:00:00Z">
        <w:r>
          <w:t xml:space="preserve"> </w:t>
        </w:r>
      </w:ins>
      <w:ins w:id="3450" w:author="Zach Zukowski (R2 revision)" w:date="2026-05-17T00:00:00Z">
        <w:r>
          <w:t xml:space="preserve">identifies Optimism as a protocol with strong philosophical-design</w:t>
        </w:r>
      </w:ins>
      <w:ins w:id="3451" w:author="Zach Zukowski (R2 revision)" w:date="2026-05-17T00:00:00Z">
        <w:r>
          <w:t xml:space="preserve"> </w:t>
        </w:r>
      </w:ins>
      <w:ins w:id="3452" w:author="Zach Zukowski (R2 revision)" w:date="2026-05-17T00:00:00Z">
        <w:r>
          <w:t xml:space="preserve">investment across publicity, fairness, contestability, and</w:t>
        </w:r>
      </w:ins>
      <w:ins w:id="3453" w:author="Zach Zukowski (R2 revision)" w:date="2026-05-17T00:00:00Z">
        <w:r>
          <w:t xml:space="preserve"> </w:t>
        </w:r>
      </w:ins>
      <w:ins w:id="3454" w:author="Zach Zukowski (R2 revision)" w:date="2026-05-17T00:00:00Z">
        <w:r>
          <w:t xml:space="preserve">polycentricity dimensions, while flagging the knowledge-use dimension</w:t>
        </w:r>
      </w:ins>
      <w:ins w:id="3455" w:author="Zach Zukowski (R2 revision)" w:date="2026-05-17T00:00:00Z">
        <w:r>
          <w:t xml:space="preserve"> </w:t>
        </w:r>
      </w:ins>
      <w:ins w:id="3456" w:author="Zach Zukowski (R2 revision)" w:date="2026-05-17T00:00:00Z">
        <w:r>
          <w:t xml:space="preserve">as the weakest. The Synergy Index does not, however, capture the</w:t>
        </w:r>
      </w:ins>
      <w:ins w:id="3457" w:author="Zach Zukowski (R2 revision)" w:date="2026-05-17T00:00:00Z">
        <w:r>
          <w:t xml:space="preserve"> </w:t>
        </w:r>
      </w:ins>
      <w:ins w:id="3458" w:author="Zach Zukowski (R2 revision)" w:date="2026-05-17T00:00:00Z">
        <w:r>
          <w:t xml:space="preserve">voting-power-concentration gap documented in Table 7: Optimism’s</w:t>
        </w:r>
      </w:ins>
      <w:ins w:id="3459" w:author="Zach Zukowski (R2 revision)" w:date="2026-05-17T00:00:00Z">
        <w:r>
          <w:t xml:space="preserve"> </w:t>
        </w:r>
      </w:ins>
      <w:ins w:id="3460" w:author="Zach Zukowski (R2 revision)" w:date="2026-05-17T00:00:00Z">
        <w:r>
          <w:t xml:space="preserve">Token House delegation amplifies voting concentration 3.7x above the</w:t>
        </w:r>
      </w:ins>
      <w:ins w:id="3461" w:author="Zach Zukowski (R2 revision)" w:date="2026-05-17T00:00:00Z">
        <w:r>
          <w:t xml:space="preserve"> </w:t>
        </w:r>
      </w:ins>
      <w:ins w:id="3462" w:author="Zach Zukowski (R2 revision)" w:date="2026-05-17T00:00:00Z">
        <w:r>
          <w:t xml:space="preserve">post-exclusion holding HHI baseline, raising the cross-lens question</w:t>
        </w:r>
      </w:ins>
      <w:ins w:id="3463" w:author="Zach Zukowski (R2 revision)" w:date="2026-05-17T00:00:00Z">
        <w:r>
          <w:t xml:space="preserve"> </w:t>
        </w:r>
      </w:ins>
      <w:ins w:id="3464" w:author="Zach Zukowski (R2 revision)" w:date="2026-05-17T00:00:00Z">
        <w:r>
          <w:t xml:space="preserve">Section 4.1 surfaces about whether the institutional mechanisms scored</w:t>
        </w:r>
      </w:ins>
      <w:ins w:id="3465" w:author="Zach Zukowski (R2 revision)" w:date="2026-05-17T00:00:00Z">
        <w:r>
          <w:t xml:space="preserve"> </w:t>
        </w:r>
      </w:ins>
      <w:ins w:id="3466" w:author="Zach Zukowski (R2 revision)" w:date="2026-05-17T00:00:00Z">
        <w:r>
          <w:t xml:space="preserve">in Table 1 actually produce the goal-states the philosophical</w:t>
        </w:r>
      </w:ins>
      <w:ins w:id="3467" w:author="Zach Zukowski (R2 revision)" w:date="2026-05-17T00:00:00Z">
        <w:r>
          <w:t xml:space="preserve"> </w:t>
        </w:r>
      </w:ins>
      <w:ins w:id="3468" w:author="Zach Zukowski (R2 revision)" w:date="2026-05-17T00:00:00Z">
        <w:r>
          <w:t xml:space="preserve">traditions identify. The Citizens’ House provides a structural</w:t>
        </w:r>
      </w:ins>
      <w:ins w:id="3469" w:author="Zach Zukowski (R2 revision)" w:date="2026-05-17T00:00:00Z">
        <w:r>
          <w:t xml:space="preserve"> </w:t>
        </w:r>
      </w:ins>
      <w:ins w:id="3470" w:author="Zach Zukowski (R2 revision)" w:date="2026-05-17T00:00:00Z">
        <w:r>
          <w:t xml:space="preserve">accountability layer that operates outside the token-weighted HHI</w:t>
        </w:r>
      </w:ins>
      <w:ins w:id="3471" w:author="Zach Zukowski (R2 revision)" w:date="2026-05-17T00:00:00Z">
        <w:r>
          <w:t xml:space="preserve"> </w:t>
        </w:r>
      </w:ins>
      <w:ins w:id="3472" w:author="Zach Zukowski (R2 revision)" w:date="2026-05-17T00:00:00Z">
        <w:r>
          <w:t xml:space="preserve">measurement framework, partially addressing this gap; the empirical</w:t>
        </w:r>
      </w:ins>
      <w:ins w:id="3473" w:author="Zach Zukowski (R2 revision)" w:date="2026-05-17T00:00:00Z">
        <w:r>
          <w:t xml:space="preserve"> </w:t>
        </w:r>
      </w:ins>
      <w:ins w:id="3474" w:author="Zach Zukowski (R2 revision)" w:date="2026-05-17T00:00:00Z">
        <w:r>
          <w:t xml:space="preserve">measurement of whether Citizens’ House veto exercises constrain Token</w:t>
        </w:r>
      </w:ins>
      <w:ins w:id="3475" w:author="Zach Zukowski (R2 revision)" w:date="2026-05-17T00:00:00Z">
        <w:r>
          <w:t xml:space="preserve"> </w:t>
        </w:r>
      </w:ins>
      <w:ins w:id="3476" w:author="Zach Zukowski (R2 revision)" w:date="2026-05-17T00:00:00Z">
        <w:r>
          <w:t xml:space="preserve">House outcomes is future work (see Section 4.9).</w:t>
        </w:r>
      </w:ins>
    </w:p>
    <w:p>
      <w:pPr>
        <w:pStyle w:val="BodyText"/>
      </w:pPr>
      <w:ins w:id="3477" w:author="Zach Zukowski (R2 revision)" w:date="2026-05-17T00:00:00Z">
        <w:r>
          <w:t xml:space="preserve">The Optimism case illustrates how the framework’s two-layer structure</w:t>
        </w:r>
      </w:ins>
      <w:ins w:id="3478" w:author="Zach Zukowski (R2 revision)" w:date="2026-05-17T00:00:00Z">
        <w:r>
          <w:t xml:space="preserve"> </w:t>
        </w:r>
      </w:ins>
      <w:ins w:id="3479" w:author="Zach Zukowski (R2 revision)" w:date="2026-05-17T00:00:00Z">
        <w:r>
          <w:t xml:space="preserve">operates in practice: Layer 2 scoring (operational mechanisms) reports</w:t>
        </w:r>
      </w:ins>
      <w:ins w:id="3480" w:author="Zach Zukowski (R2 revision)" w:date="2026-05-17T00:00:00Z">
        <w:r>
          <w:t xml:space="preserve"> </w:t>
        </w:r>
      </w:ins>
      <w:ins w:id="3481" w:author="Zach Zukowski (R2 revision)" w:date="2026-05-17T00:00:00Z">
        <w:r>
          <w:t xml:space="preserve">high marks across four lenses; Layer 1 philosophical goal-state</w:t>
        </w:r>
      </w:ins>
      <w:ins w:id="3482" w:author="Zach Zukowski (R2 revision)" w:date="2026-05-17T00:00:00Z">
        <w:r>
          <w:t xml:space="preserve"> </w:t>
        </w:r>
      </w:ins>
      <w:ins w:id="3483" w:author="Zach Zukowski (R2 revision)" w:date="2026-05-17T00:00:00Z">
        <w:r>
          <w:t xml:space="preserve">analysis (cross-lens implications of empirical concentration data)</w:t>
        </w:r>
      </w:ins>
      <w:ins w:id="3484" w:author="Zach Zukowski (R2 revision)" w:date="2026-05-17T00:00:00Z">
        <w:r>
          <w:t xml:space="preserve"> </w:t>
        </w:r>
      </w:ins>
      <w:ins w:id="3485" w:author="Zach Zukowski (R2 revision)" w:date="2026-05-17T00:00:00Z">
        <w:r>
          <w:t xml:space="preserve">surfaces residual concerns about practical efficacy. The framework is</w:t>
        </w:r>
      </w:ins>
      <w:ins w:id="3486" w:author="Zach Zukowski (R2 revision)" w:date="2026-05-17T00:00:00Z">
        <w:r>
          <w:t xml:space="preserve"> </w:t>
        </w:r>
      </w:ins>
      <w:ins w:id="3487" w:author="Zach Zukowski (R2 revision)" w:date="2026-05-17T00:00:00Z">
        <w:r>
          <w:t xml:space="preserve">designed to support both layers of analysis; the Synergy Index</w:t>
        </w:r>
      </w:ins>
      <w:ins w:id="3488" w:author="Zach Zukowski (R2 revision)" w:date="2026-05-17T00:00:00Z">
        <w:r>
          <w:t xml:space="preserve"> </w:t>
        </w:r>
      </w:ins>
      <w:ins w:id="3489" w:author="Zach Zukowski (R2 revision)" w:date="2026-05-17T00:00:00Z">
        <w:r>
          <w:t xml:space="preserve">captures Layer 2 (institutional design intent); Section 3.5 plus</w:t>
        </w:r>
      </w:ins>
      <w:ins w:id="3490" w:author="Zach Zukowski (R2 revision)" w:date="2026-05-17T00:00:00Z">
        <w:r>
          <w:t xml:space="preserve"> </w:t>
        </w:r>
      </w:ins>
      <w:ins w:id="3491" w:author="Zach Zukowski (R2 revision)" w:date="2026-05-17T00:00:00Z">
        <w:r>
          <w:t xml:space="preserve">Section 4.1 mapping captures Layer 1 (goal-state outcomes).</w:t>
        </w:r>
      </w:ins>
    </w:p>
    <w:bookmarkEnd w:id="78"/>
    <w:bookmarkStart w:id="79" w:name="generalizable-pca-exclusion-methodology"/>
    <w:p>
      <w:pPr>
        <w:pStyle w:val="Heading3"/>
      </w:pPr>
      <w:ins w:id="3492" w:author="Zach Zukowski (R2 revision)" w:date="2026-05-17T00:00:00Z">
        <w:r>
          <w:t xml:space="preserve">2.10.10 Generalizable PCA Exclusion Methodology</w:t>
        </w:r>
      </w:ins>
    </w:p>
    <w:p>
      <w:pPr>
        <w:pStyle w:val="FirstParagraph"/>
      </w:pPr>
      <w:ins w:id="3493" w:author="Zach Zukowski (R2 revision)" w:date="2026-05-17T00:00:00Z">
        <w:r>
          <w:t xml:space="preserve">The protocol-controlled-address (PCA) exclusion methodology applied</w:t>
        </w:r>
      </w:ins>
      <w:ins w:id="3494" w:author="Zach Zukowski (R2 revision)" w:date="2026-05-17T00:00:00Z">
        <w:r>
          <w:t xml:space="preserve"> </w:t>
        </w:r>
      </w:ins>
      <w:ins w:id="3495" w:author="Zach Zukowski (R2 revision)" w:date="2026-05-17T00:00:00Z">
        <w:r>
          <w:t xml:space="preserve">across Sections 3.2 through 3.5 generalizes beyond this paper’s</w:t>
        </w:r>
      </w:ins>
      <w:ins w:id="3496" w:author="Zach Zukowski (R2 revision)" w:date="2026-05-17T00:00:00Z">
        <w:r>
          <w:t xml:space="preserve"> </w:t>
        </w:r>
      </w:ins>
      <w:ins w:id="3497" w:author="Zach Zukowski (R2 revision)" w:date="2026-05-17T00:00:00Z">
        <w:r>
          <w:t xml:space="preserve">specific protocol set. Any cross-protocol governance HHI analysis on</w:t>
        </w:r>
      </w:ins>
      <w:ins w:id="3498" w:author="Zach Zukowski (R2 revision)" w:date="2026-05-17T00:00:00Z">
        <w:r>
          <w:t xml:space="preserve"> </w:t>
        </w:r>
      </w:ins>
      <w:ins w:id="3499" w:author="Zach Zukowski (R2 revision)" w:date="2026-05-17T00:00:00Z">
        <w:r>
          <w:t xml:space="preserve">ERC-20 or SPL token holders should apply the four PCA classes</w:t>
        </w:r>
      </w:ins>
      <w:ins w:id="3500" w:author="Zach Zukowski (R2 revision)" w:date="2026-05-17T00:00:00Z">
        <w:r>
          <w:t xml:space="preserve"> </w:t>
        </w:r>
      </w:ins>
      <w:ins w:id="3501" w:author="Zach Zukowski (R2 revision)" w:date="2026-05-17T00:00:00Z">
        <w:r>
          <w:t xml:space="preserve">documented below before computing concentration metrics. The</w:t>
        </w:r>
      </w:ins>
      <w:ins w:id="3502" w:author="Zach Zukowski (R2 revision)" w:date="2026-05-17T00:00:00Z">
        <w:r>
          <w:t xml:space="preserve"> </w:t>
        </w:r>
      </w:ins>
      <w:ins w:id="3503" w:author="Zach Zukowski (R2 revision)" w:date="2026-05-17T00:00:00Z">
        <w:r>
          <w:t xml:space="preserve">methodology contribution is not just the specific exclusions applied</w:t>
        </w:r>
      </w:ins>
      <w:ins w:id="3504" w:author="Zach Zukowski (R2 revision)" w:date="2026-05-17T00:00:00Z">
        <w:r>
          <w:t xml:space="preserve"> </w:t>
        </w:r>
      </w:ins>
      <w:ins w:id="3505" w:author="Zach Zukowski (R2 revision)" w:date="2026-05-17T00:00:00Z">
        <w:r>
          <w:t xml:space="preserve">to this paper’s 40-protocol sample (Supplementary File S6 contains</w:t>
        </w:r>
      </w:ins>
      <w:ins w:id="3506" w:author="Zach Zukowski (R2 revision)" w:date="2026-05-17T00:00:00Z">
        <w:r>
          <w:t xml:space="preserve"> </w:t>
        </w:r>
      </w:ins>
      <w:ins w:id="3507" w:author="Zach Zukowski (R2 revision)" w:date="2026-05-17T00:00:00Z">
        <w:r>
          <w:t xml:space="preserve">the address-by-address documentation), but the generalizable typology</w:t>
        </w:r>
      </w:ins>
      <w:ins w:id="3508" w:author="Zach Zukowski (R2 revision)" w:date="2026-05-17T00:00:00Z">
        <w:r>
          <w:t xml:space="preserve"> </w:t>
        </w:r>
      </w:ins>
      <w:ins w:id="3509" w:author="Zach Zukowski (R2 revision)" w:date="2026-05-17T00:00:00Z">
        <w:r>
          <w:t xml:space="preserve">that future replication and extension work can apply uniformly.</w:t>
        </w:r>
      </w:ins>
    </w:p>
    <w:p>
      <w:pPr>
        <w:pStyle w:val="BodyText"/>
      </w:pPr>
      <w:ins w:id="3510" w:author="Zach Zukowski (R2 revision)" w:date="2026-05-17T00:00:00Z">
        <w:r>
          <w:rPr>
            <w:b/>
            <w:bCs/>
          </w:rPr>
          <w:t xml:space="preserve">Class 1: Burn-destination addresses.</w:t>
        </w:r>
      </w:ins>
      <w:ins w:id="3511" w:author="Zach Zukowski (R2 revision)" w:date="2026-05-17T00:00:00Z">
        <w:r>
          <w:t xml:space="preserve"> </w:t>
        </w:r>
      </w:ins>
      <w:ins w:id="3512" w:author="Zach Zukowski (R2 revision)" w:date="2026-05-17T00:00:00Z">
        <w:r>
          <w:t xml:space="preserve">Canonical burn addresses</w:t>
        </w:r>
      </w:ins>
      <w:ins w:id="3513" w:author="Zach Zukowski (R2 revision)" w:date="2026-05-17T00:00:00Z">
        <w:r>
          <w:t xml:space="preserve"> </w:t>
        </w:r>
      </w:ins>
      <w:ins w:id="3514" w:author="Zach Zukowski (R2 revision)" w:date="2026-05-17T00:00:00Z">
        <w:r>
          <w:t xml:space="preserve">(0x000…000 and 0x000…000dead on EVM chains; chain-specific</w:t>
        </w:r>
      </w:ins>
      <w:ins w:id="3515" w:author="Zach Zukowski (R2 revision)" w:date="2026-05-17T00:00:00Z">
        <w:r>
          <w:t xml:space="preserve"> </w:t>
        </w:r>
      </w:ins>
      <w:ins w:id="3516" w:author="Zach Zukowski (R2 revision)" w:date="2026-05-17T00:00:00Z">
        <w:r>
          <w:t xml:space="preserve">patterns; protocol-specific burn destinations confirmed via official</w:t>
        </w:r>
      </w:ins>
      <w:ins w:id="3517" w:author="Zach Zukowski (R2 revision)" w:date="2026-05-17T00:00:00Z">
        <w:r>
          <w:t xml:space="preserve"> </w:t>
        </w:r>
      </w:ins>
      <w:ins w:id="3518" w:author="Zach Zukowski (R2 revision)" w:date="2026-05-17T00:00:00Z">
        <w:r>
          <w:t xml:space="preserve">documentation, Blockscout/Etherscan labels, or Alchemy/Arkham labels)</w:t>
        </w:r>
      </w:ins>
      <w:ins w:id="3519" w:author="Zach Zukowski (R2 revision)" w:date="2026-05-17T00:00:00Z">
        <w:r>
          <w:t xml:space="preserve"> </w:t>
        </w:r>
      </w:ins>
      <w:ins w:id="3520" w:author="Zach Zukowski (R2 revision)" w:date="2026-05-17T00:00:00Z">
        <w:r>
          <w:t xml:space="preserve">should be excluded from governance HHI computation. These addresses</w:t>
        </w:r>
      </w:ins>
      <w:ins w:id="3521" w:author="Zach Zukowski (R2 revision)" w:date="2026-05-17T00:00:00Z">
        <w:r>
          <w:t xml:space="preserve"> </w:t>
        </w:r>
      </w:ins>
      <w:ins w:id="3522" w:author="Zach Zukowski (R2 revision)" w:date="2026-05-17T00:00:00Z">
        <w:r>
          <w:t xml:space="preserve">hold tokens that are inert by construction and cannot participate in</w:t>
        </w:r>
      </w:ins>
      <w:ins w:id="3523" w:author="Zach Zukowski (R2 revision)" w:date="2026-05-17T00:00:00Z">
        <w:r>
          <w:t xml:space="preserve"> </w:t>
        </w:r>
      </w:ins>
      <w:ins w:id="3524" w:author="Zach Zukowski (R2 revision)" w:date="2026-05-17T00:00:00Z">
        <w:r>
          <w:t xml:space="preserve">governance under any condition; including them in the holding</w:t>
        </w:r>
      </w:ins>
      <w:ins w:id="3525" w:author="Zach Zukowski (R2 revision)" w:date="2026-05-17T00:00:00Z">
        <w:r>
          <w:t xml:space="preserve"> </w:t>
        </w:r>
      </w:ins>
      <w:ins w:id="3526" w:author="Zach Zukowski (R2 revision)" w:date="2026-05-17T00:00:00Z">
        <w:r>
          <w:t xml:space="preserve">distribution inflates the holding denominator and understates effective</w:t>
        </w:r>
      </w:ins>
      <w:ins w:id="3527" w:author="Zach Zukowski (R2 revision)" w:date="2026-05-17T00:00:00Z">
        <w:r>
          <w:t xml:space="preserve"> </w:t>
        </w:r>
      </w:ins>
      <w:ins w:id="3528" w:author="Zach Zukowski (R2 revision)" w:date="2026-05-17T00:00:00Z">
        <w:r>
          <w:t xml:space="preserve">concentration. The Uniswap 0x000…000dead exclusion (102.46M UNI, 11.27</w:t>
        </w:r>
      </w:ins>
      <w:ins w:id="3529" w:author="Zach Zukowski (R2 revision)" w:date="2026-05-17T00:00:00Z">
        <w:r>
          <w:t xml:space="preserve"> </w:t>
        </w:r>
      </w:ins>
      <w:ins w:id="3530" w:author="Zach Zukowski (R2 revision)" w:date="2026-05-17T00:00:00Z">
        <w:r>
          <w:t xml:space="preserve">percent of supply at measurement) is the canonical case in this paper;</w:t>
        </w:r>
      </w:ins>
      <w:ins w:id="3531" w:author="Zach Zukowski (R2 revision)" w:date="2026-05-17T00:00:00Z">
        <w:r>
          <w:t xml:space="preserve"> </w:t>
        </w:r>
      </w:ins>
      <w:ins w:id="3532" w:author="Zach Zukowski (R2 revision)" w:date="2026-05-17T00:00:00Z">
        <w:r>
          <w:t xml:space="preserve">the Hyperliquid burn-pattern addresses (0x222…222 and 0xfefe…fefe)</w:t>
        </w:r>
      </w:ins>
      <w:ins w:id="3533" w:author="Zach Zukowski (R2 revision)" w:date="2026-05-17T00:00:00Z">
        <w:r>
          <w:t xml:space="preserve"> </w:t>
        </w:r>
      </w:ins>
      <w:ins w:id="3534" w:author="Zach Zukowski (R2 revision)" w:date="2026-05-17T00:00:00Z">
        <w:r>
          <w:t xml:space="preserve">were caught by an earlier confirmed-pattern methodology. The universal</w:t>
        </w:r>
      </w:ins>
      <w:ins w:id="3535" w:author="Zach Zukowski (R2 revision)" w:date="2026-05-17T00:00:00Z">
        <w:r>
          <w:t xml:space="preserve"> </w:t>
        </w:r>
      </w:ins>
      <w:ins w:id="3536" w:author="Zach Zukowski (R2 revision)" w:date="2026-05-17T00:00:00Z">
        <w:r>
          <w:t xml:space="preserve">burn-rule applied here is generalizable to any ERC-20 or SPL token</w:t>
        </w:r>
      </w:ins>
      <w:ins w:id="3537" w:author="Zach Zukowski (R2 revision)" w:date="2026-05-17T00:00:00Z">
        <w:r>
          <w:t xml:space="preserve"> </w:t>
        </w:r>
      </w:ins>
      <w:ins w:id="3538" w:author="Zach Zukowski (R2 revision)" w:date="2026-05-17T00:00:00Z">
        <w:r>
          <w:t xml:space="preserve">governance analysis.</w:t>
        </w:r>
      </w:ins>
    </w:p>
    <w:p>
      <w:pPr>
        <w:pStyle w:val="BodyText"/>
      </w:pPr>
      <w:ins w:id="3539" w:author="Zach Zukowski (R2 revision)" w:date="2026-05-17T00:00:00Z">
        <w:r>
          <w:rPr>
            <w:b/>
            <w:bCs/>
          </w:rPr>
          <w:t xml:space="preserve">Class 2: Foundation and treasury custody.</w:t>
        </w:r>
      </w:ins>
      <w:ins w:id="3540" w:author="Zach Zukowski (R2 revision)" w:date="2026-05-17T00:00:00Z">
        <w:r>
          <w:t xml:space="preserve"> </w:t>
        </w:r>
      </w:ins>
      <w:ins w:id="3541" w:author="Zach Zukowski (R2 revision)" w:date="2026-05-17T00:00:00Z">
        <w:r>
          <w:t xml:space="preserve">Protocol-controlled</w:t>
        </w:r>
      </w:ins>
      <w:ins w:id="3542" w:author="Zach Zukowski (R2 revision)" w:date="2026-05-17T00:00:00Z">
        <w:r>
          <w:t xml:space="preserve"> </w:t>
        </w:r>
      </w:ins>
      <w:ins w:id="3543" w:author="Zach Zukowski (R2 revision)" w:date="2026-05-17T00:00:00Z">
        <w:r>
          <w:t xml:space="preserve">foundation and treasury custody addresses should be excluded. These</w:t>
        </w:r>
      </w:ins>
      <w:ins w:id="3544" w:author="Zach Zukowski (R2 revision)" w:date="2026-05-17T00:00:00Z">
        <w:r>
          <w:t xml:space="preserve"> </w:t>
        </w:r>
      </w:ins>
      <w:ins w:id="3545" w:author="Zach Zukowski (R2 revision)" w:date="2026-05-17T00:00:00Z">
        <w:r>
          <w:t xml:space="preserve">addresses hold tokens that are governance-relevant in principle (the</w:t>
        </w:r>
      </w:ins>
      <w:ins w:id="3546" w:author="Zach Zukowski (R2 revision)" w:date="2026-05-17T00:00:00Z">
        <w:r>
          <w:t xml:space="preserve"> </w:t>
        </w:r>
      </w:ins>
      <w:ins w:id="3547" w:author="Zach Zukowski (R2 revision)" w:date="2026-05-17T00:00:00Z">
        <w:r>
          <w:t xml:space="preserve">foundation may delegate or vote with them) but are structurally</w:t>
        </w:r>
      </w:ins>
      <w:ins w:id="3548" w:author="Zach Zukowski (R2 revision)" w:date="2026-05-17T00:00:00Z">
        <w:r>
          <w:t xml:space="preserve"> </w:t>
        </w:r>
      </w:ins>
      <w:ins w:id="3549" w:author="Zach Zukowski (R2 revision)" w:date="2026-05-17T00:00:00Z">
        <w:r>
          <w:t xml:space="preserve">distinct from independent holder concentration: the foundation</w:t>
        </w:r>
      </w:ins>
      <w:ins w:id="3550" w:author="Zach Zukowski (R2 revision)" w:date="2026-05-17T00:00:00Z">
        <w:r>
          <w:t xml:space="preserve"> </w:t>
        </w:r>
      </w:ins>
      <w:ins w:id="3551" w:author="Zach Zukowski (R2 revision)" w:date="2026-05-17T00:00:00Z">
        <w:r>
          <w:t xml:space="preserve">position represents institutional rather than community ownership.</w:t>
        </w:r>
      </w:ins>
      <w:ins w:id="3552" w:author="Zach Zukowski (R2 revision)" w:date="2026-05-17T00:00:00Z">
        <w:r>
          <w:t xml:space="preserve"> </w:t>
        </w:r>
      </w:ins>
      <w:ins w:id="3553" w:author="Zach Zukowski (R2 revision)" w:date="2026-05-17T00:00:00Z">
        <w:r>
          <w:t xml:space="preserve">Specific cases in this paper: Optimism Foundation GnosisSafe</w:t>
        </w:r>
      </w:ins>
      <w:ins w:id="3554" w:author="Zach Zukowski (R2 revision)" w:date="2026-05-17T00:00:00Z">
        <w:r>
          <w:t xml:space="preserve"> </w:t>
        </w:r>
      </w:ins>
      <w:ins w:id="3555" w:author="Zach Zukowski (R2 revision)" w:date="2026-05-17T00:00:00Z">
        <w:r>
          <w:t xml:space="preserve">(0x2a82ae142…; 32 percent of pre-exclusion top-1000 OP); Arbitrum</w:t>
        </w:r>
      </w:ins>
      <w:ins w:id="3556" w:author="Zach Zukowski (R2 revision)" w:date="2026-05-17T00:00:00Z">
        <w:r>
          <w:t xml:space="preserve"> </w:t>
        </w:r>
      </w:ins>
      <w:ins w:id="3557" w:author="Zach Zukowski (R2 revision)" w:date="2026-05-17T00:00:00Z">
        <w:r>
          <w:t xml:space="preserve">FixedDelegateErc20Wallet (0xf3fc178157…; 30 percent of pre-exclusion</w:t>
        </w:r>
      </w:ins>
      <w:ins w:id="3558" w:author="Zach Zukowski (R2 revision)" w:date="2026-05-17T00:00:00Z">
        <w:r>
          <w:t xml:space="preserve"> </w:t>
        </w:r>
      </w:ins>
      <w:ins w:id="3559" w:author="Zach Zukowski (R2 revision)" w:date="2026-05-17T00:00:00Z">
        <w:r>
          <w:t xml:space="preserve">top-1000 ARB); WeatherXM treasury (74.8 percent of pre-exclusion</w:t>
        </w:r>
      </w:ins>
      <w:ins w:id="3560" w:author="Zach Zukowski (R2 revision)" w:date="2026-05-17T00:00:00Z">
        <w:r>
          <w:t xml:space="preserve"> </w:t>
        </w:r>
      </w:ins>
      <w:ins w:id="3561" w:author="Zach Zukowski (R2 revision)" w:date="2026-05-17T00:00:00Z">
        <w:r>
          <w:t xml:space="preserve">top-1000 WXM); DIMO Foundation (52.3 percent of pre-exclusion top-1000</w:t>
        </w:r>
      </w:ins>
      <w:ins w:id="3562" w:author="Zach Zukowski (R2 revision)" w:date="2026-05-17T00:00:00Z">
        <w:r>
          <w:t xml:space="preserve"> </w:t>
        </w:r>
      </w:ins>
      <w:ins w:id="3563" w:author="Zach Zukowski (R2 revision)" w:date="2026-05-17T00:00:00Z">
        <w:r>
          <w:t xml:space="preserve">DIMO). The methodology requires per-protocol identification typically</w:t>
        </w:r>
      </w:ins>
      <w:ins w:id="3564" w:author="Zach Zukowski (R2 revision)" w:date="2026-05-17T00:00:00Z">
        <w:r>
          <w:t xml:space="preserve"> </w:t>
        </w:r>
      </w:ins>
      <w:ins w:id="3565" w:author="Zach Zukowski (R2 revision)" w:date="2026-05-17T00:00:00Z">
        <w:r>
          <w:t xml:space="preserve">via Blockscout verified-contract labels, GnosisSafeProxyFactory creation</w:t>
        </w:r>
      </w:ins>
      <w:ins w:id="3566" w:author="Zach Zukowski (R2 revision)" w:date="2026-05-17T00:00:00Z">
        <w:r>
          <w:t xml:space="preserve"> </w:t>
        </w:r>
      </w:ins>
      <w:ins w:id="3567" w:author="Zach Zukowski (R2 revision)" w:date="2026-05-17T00:00:00Z">
        <w:r>
          <w:t xml:space="preserve">records, or foundation disclosures.</w:t>
        </w:r>
      </w:ins>
    </w:p>
    <w:p>
      <w:pPr>
        <w:pStyle w:val="BodyText"/>
      </w:pPr>
      <w:ins w:id="3568" w:author="Zach Zukowski (R2 revision)" w:date="2026-05-17T00:00:00Z">
        <w:r>
          <w:rPr>
            <w:b/>
            <w:bCs/>
          </w:rPr>
          <w:t xml:space="preserve">Class 3: Staking-aggregation contracts.</w:t>
        </w:r>
      </w:ins>
      <w:ins w:id="3569" w:author="Zach Zukowski (R2 revision)" w:date="2026-05-17T00:00:00Z">
        <w:r>
          <w:t xml:space="preserve"> </w:t>
        </w:r>
      </w:ins>
      <w:ins w:id="3570" w:author="Zach Zukowski (R2 revision)" w:date="2026-05-17T00:00:00Z">
        <w:r>
          <w:t xml:space="preserve">Staking contracts that</w:t>
        </w:r>
      </w:ins>
      <w:ins w:id="3571" w:author="Zach Zukowski (R2 revision)" w:date="2026-05-17T00:00:00Z">
        <w:r>
          <w:t xml:space="preserve"> </w:t>
        </w:r>
      </w:ins>
      <w:ins w:id="3572" w:author="Zach Zukowski (R2 revision)" w:date="2026-05-17T00:00:00Z">
        <w:r>
          <w:t xml:space="preserve">aggregate underlying staker holdings into a single custody address</w:t>
        </w:r>
      </w:ins>
      <w:ins w:id="3573" w:author="Zach Zukowski (R2 revision)" w:date="2026-05-17T00:00:00Z">
        <w:r>
          <w:t xml:space="preserve"> </w:t>
        </w:r>
      </w:ins>
      <w:ins w:id="3574" w:author="Zach Zukowski (R2 revision)" w:date="2026-05-17T00:00:00Z">
        <w:r>
          <w:t xml:space="preserve">should be excluded from holding HHI computation, with the caveat that</w:t>
        </w:r>
      </w:ins>
      <w:ins w:id="3575" w:author="Zach Zukowski (R2 revision)" w:date="2026-05-17T00:00:00Z">
        <w:r>
          <w:t xml:space="preserve"> </w:t>
        </w:r>
      </w:ins>
      <w:ins w:id="3576" w:author="Zach Zukowski (R2 revision)" w:date="2026-05-17T00:00:00Z">
        <w:r>
          <w:t xml:space="preserve">underlying stakers retain pass-through voting power. The stkAAVE</w:t>
        </w:r>
      </w:ins>
      <w:ins w:id="3577" w:author="Zach Zukowski (R2 revision)" w:date="2026-05-17T00:00:00Z">
        <w:r>
          <w:t xml:space="preserve"> </w:t>
        </w:r>
      </w:ins>
      <w:ins w:id="3578" w:author="Zach Zukowski (R2 revision)" w:date="2026-05-17T00:00:00Z">
        <w:r>
          <w:t xml:space="preserve">staking contract (0x4da27a545c0c…; 21.9 percent of post-PCA-exclusion</w:t>
        </w:r>
      </w:ins>
      <w:ins w:id="3579" w:author="Zach Zukowski (R2 revision)" w:date="2026-05-17T00:00:00Z">
        <w:r>
          <w:t xml:space="preserve"> </w:t>
        </w:r>
      </w:ins>
      <w:ins w:id="3580" w:author="Zach Zukowski (R2 revision)" w:date="2026-05-17T00:00:00Z">
        <w:r>
          <w:t xml:space="preserve">top-1000 AAVE) is the canonical case; AAVE stakers vote through</w:t>
        </w:r>
      </w:ins>
      <w:ins w:id="3581" w:author="Zach Zukowski (R2 revision)" w:date="2026-05-17T00:00:00Z">
        <w:r>
          <w:t xml:space="preserve"> </w:t>
        </w:r>
      </w:ins>
      <w:ins w:id="3582" w:author="Zach Zukowski (R2 revision)" w:date="2026-05-17T00:00:00Z">
        <w:r>
          <w:t xml:space="preserve">stkAAVE rather than the contract itself making governance decisions.</w:t>
        </w:r>
      </w:ins>
      <w:ins w:id="3583" w:author="Zach Zukowski (R2 revision)" w:date="2026-05-17T00:00:00Z">
        <w:r>
          <w:t xml:space="preserve"> </w:t>
        </w:r>
      </w:ins>
      <w:ins w:id="3584" w:author="Zach Zukowski (R2 revision)" w:date="2026-05-17T00:00:00Z">
        <w:r>
          <w:t xml:space="preserve">The sGMX RewardTracker plays an analogous role for GMX. The exclusion</w:t>
        </w:r>
      </w:ins>
      <w:ins w:id="3585" w:author="Zach Zukowski (R2 revision)" w:date="2026-05-17T00:00:00Z">
        <w:r>
          <w:t xml:space="preserve"> </w:t>
        </w:r>
      </w:ins>
      <w:ins w:id="3586" w:author="Zach Zukowski (R2 revision)" w:date="2026-05-17T00:00:00Z">
        <w:r>
          <w:t xml:space="preserve">is methodologically warranted at the holding-HHI computation step</w:t>
        </w:r>
      </w:ins>
      <w:ins w:id="3587" w:author="Zach Zukowski (R2 revision)" w:date="2026-05-17T00:00:00Z">
        <w:r>
          <w:t xml:space="preserve"> </w:t>
        </w:r>
      </w:ins>
      <w:ins w:id="3588" w:author="Zach Zukowski (R2 revision)" w:date="2026-05-17T00:00:00Z">
        <w:r>
          <w:t xml:space="preserve">because the contract is not an independent governance participant;</w:t>
        </w:r>
      </w:ins>
      <w:ins w:id="3589" w:author="Zach Zukowski (R2 revision)" w:date="2026-05-17T00:00:00Z">
        <w:r>
          <w:t xml:space="preserve"> </w:t>
        </w:r>
      </w:ins>
      <w:ins w:id="3590" w:author="Zach Zukowski (R2 revision)" w:date="2026-05-17T00:00:00Z">
        <w:r>
          <w:t xml:space="preserve">the exclusion at the voting-HHI computation step (Section 3.7</w:t>
        </w:r>
      </w:ins>
      <w:ins w:id="3591" w:author="Zach Zukowski (R2 revision)" w:date="2026-05-17T00:00:00Z">
        <w:r>
          <w:t xml:space="preserve"> </w:t>
        </w:r>
      </w:ins>
      <w:ins w:id="3592" w:author="Zach Zukowski (R2 revision)" w:date="2026-05-17T00:00:00Z">
        <w:r>
          <w:t xml:space="preserve">PCA-symmetric robustness check) is methodologically distinct: stkAAVE</w:t>
        </w:r>
      </w:ins>
      <w:ins w:id="3593" w:author="Zach Zukowski (R2 revision)" w:date="2026-05-17T00:00:00Z">
        <w:r>
          <w:t xml:space="preserve"> </w:t>
        </w:r>
      </w:ins>
      <w:ins w:id="3594" w:author="Zach Zukowski (R2 revision)" w:date="2026-05-17T00:00:00Z">
        <w:r>
          <w:t xml:space="preserve">votes as a single delegate per Tally’s data model, even though the</w:t>
        </w:r>
      </w:ins>
      <w:ins w:id="3595" w:author="Zach Zukowski (R2 revision)" w:date="2026-05-17T00:00:00Z">
        <w:r>
          <w:t xml:space="preserve"> </w:t>
        </w:r>
      </w:ins>
      <w:ins w:id="3596" w:author="Zach Zukowski (R2 revision)" w:date="2026-05-17T00:00:00Z">
        <w:r>
          <w:t xml:space="preserve">underlying voters are dispersed. The paper treats the holding-side</w:t>
        </w:r>
      </w:ins>
      <w:ins w:id="3597" w:author="Zach Zukowski (R2 revision)" w:date="2026-05-17T00:00:00Z">
        <w:r>
          <w:t xml:space="preserve"> </w:t>
        </w:r>
      </w:ins>
      <w:ins w:id="3598" w:author="Zach Zukowski (R2 revision)" w:date="2026-05-17T00:00:00Z">
        <w:r>
          <w:t xml:space="preserve">exclusion as canonical and reports the voting-side exclusion as a</w:t>
        </w:r>
      </w:ins>
      <w:ins w:id="3599" w:author="Zach Zukowski (R2 revision)" w:date="2026-05-17T00:00:00Z">
        <w:r>
          <w:t xml:space="preserve"> </w:t>
        </w:r>
      </w:ins>
      <w:ins w:id="3600" w:author="Zach Zukowski (R2 revision)" w:date="2026-05-17T00:00:00Z">
        <w:r>
          <w:t xml:space="preserve">sensitivity check.</w:t>
        </w:r>
      </w:ins>
    </w:p>
    <w:p>
      <w:pPr>
        <w:pStyle w:val="BodyText"/>
      </w:pPr>
      <w:ins w:id="3601" w:author="Zach Zukowski (R2 revision)" w:date="2026-05-17T00:00:00Z">
        <w:r>
          <w:rPr>
            <w:b/>
            <w:bCs/>
          </w:rPr>
          <w:t xml:space="preserve">Class 4: Bridge custody and migration addresses.</w:t>
        </w:r>
      </w:ins>
      <w:ins w:id="3602" w:author="Zach Zukowski (R2 revision)" w:date="2026-05-17T00:00:00Z">
        <w:r>
          <w:t xml:space="preserve"> </w:t>
        </w:r>
      </w:ins>
      <w:ins w:id="3603" w:author="Zach Zukowski (R2 revision)" w:date="2026-05-17T00:00:00Z">
        <w:r>
          <w:t xml:space="preserve">Bridge custody</w:t>
        </w:r>
      </w:ins>
      <w:ins w:id="3604" w:author="Zach Zukowski (R2 revision)" w:date="2026-05-17T00:00:00Z">
        <w:r>
          <w:t xml:space="preserve"> </w:t>
        </w:r>
      </w:ins>
      <w:ins w:id="3605" w:author="Zach Zukowski (R2 revision)" w:date="2026-05-17T00:00:00Z">
        <w:r>
          <w:t xml:space="preserve">addresses (Wormhole token bridge for cross-chain wrapped tokens; the</w:t>
        </w:r>
      </w:ins>
      <w:ins w:id="3606" w:author="Zach Zukowski (R2 revision)" w:date="2026-05-17T00:00:00Z">
        <w:r>
          <w:t xml:space="preserve"> </w:t>
        </w:r>
      </w:ins>
      <w:ins w:id="3607" w:author="Zach Zukowski (R2 revision)" w:date="2026-05-17T00:00:00Z">
        <w:r>
          <w:t xml:space="preserve">GRT BridgeEscrow for L1-to-Arbitrum custody; LayerZero canonical</w:t>
        </w:r>
      </w:ins>
      <w:ins w:id="3608" w:author="Zach Zukowski (R2 revision)" w:date="2026-05-17T00:00:00Z">
        <w:r>
          <w:t xml:space="preserve"> </w:t>
        </w:r>
      </w:ins>
      <w:ins w:id="3609" w:author="Zach Zukowski (R2 revision)" w:date="2026-05-17T00:00:00Z">
        <w:r>
          <w:t xml:space="preserve">bridges) hold tokens in transit or as cross-chain accounting positions;</w:t>
        </w:r>
      </w:ins>
      <w:ins w:id="3610" w:author="Zach Zukowski (R2 revision)" w:date="2026-05-17T00:00:00Z">
        <w:r>
          <w:t xml:space="preserve"> </w:t>
        </w:r>
      </w:ins>
      <w:ins w:id="3611" w:author="Zach Zukowski (R2 revision)" w:date="2026-05-17T00:00:00Z">
        <w:r>
          <w:t xml:space="preserve">these are not governance-participating holders. Migration contracts</w:t>
        </w:r>
      </w:ins>
      <w:ins w:id="3612" w:author="Zach Zukowski (R2 revision)" w:date="2026-05-17T00:00:00Z">
        <w:r>
          <w:t xml:space="preserve"> </w:t>
        </w:r>
      </w:ins>
      <w:ins w:id="3613" w:author="Zach Zukowski (R2 revision)" w:date="2026-05-17T00:00:00Z">
        <w:r>
          <w:t xml:space="preserve">(the SYRUP Migrator for MPL-to-SYRUP migration; the Polygon</w:t>
        </w:r>
      </w:ins>
      <w:ins w:id="3614" w:author="Zach Zukowski (R2 revision)" w:date="2026-05-17T00:00:00Z">
        <w:r>
          <w:t xml:space="preserve"> </w:t>
        </w:r>
      </w:ins>
      <w:ins w:id="3615" w:author="Zach Zukowski (R2 revision)" w:date="2026-05-17T00:00:00Z">
        <w:r>
          <w:t xml:space="preserve">StakeManagerProxy for MATIC-to-POL transition) hold tokens during</w:t>
        </w:r>
      </w:ins>
      <w:ins w:id="3616" w:author="Zach Zukowski (R2 revision)" w:date="2026-05-17T00:00:00Z">
        <w:r>
          <w:t xml:space="preserve"> </w:t>
        </w:r>
      </w:ins>
      <w:ins w:id="3617" w:author="Zach Zukowski (R2 revision)" w:date="2026-05-17T00:00:00Z">
        <w:r>
          <w:t xml:space="preserve">migration windows and should be excluded.</w:t>
        </w:r>
      </w:ins>
    </w:p>
    <w:p>
      <w:pPr>
        <w:pStyle w:val="BodyText"/>
      </w:pPr>
      <w:ins w:id="3618" w:author="Zach Zukowski (R2 revision)" w:date="2026-05-17T00:00:00Z">
        <w:r>
          <w:t xml:space="preserve">Across the four classes, this paper excludes 69 PCA addresses across</w:t>
        </w:r>
      </w:ins>
      <w:ins w:id="3619" w:author="Zach Zukowski (R2 revision)" w:date="2026-05-17T00:00:00Z">
        <w:r>
          <w:t xml:space="preserve"> </w:t>
        </w:r>
      </w:ins>
      <w:ins w:id="3620" w:author="Zach Zukowski (R2 revision)" w:date="2026-05-17T00:00:00Z">
        <w:r>
          <w:t xml:space="preserve">20 protocols (Supplementary File S6). The generalizable methodological</w:t>
        </w:r>
      </w:ins>
      <w:ins w:id="3621" w:author="Zach Zukowski (R2 revision)" w:date="2026-05-17T00:00:00Z">
        <w:r>
          <w:t xml:space="preserve"> </w:t>
        </w:r>
      </w:ins>
      <w:ins w:id="3622" w:author="Zach Zukowski (R2 revision)" w:date="2026-05-17T00:00:00Z">
        <w:r>
          <w:t xml:space="preserve">contribution: any future cross-protocol governance HHI analysis should</w:t>
        </w:r>
      </w:ins>
      <w:ins w:id="3623" w:author="Zach Zukowski (R2 revision)" w:date="2026-05-17T00:00:00Z">
        <w:r>
          <w:t xml:space="preserve"> </w:t>
        </w:r>
      </w:ins>
      <w:ins w:id="3624" w:author="Zach Zukowski (R2 revision)" w:date="2026-05-17T00:00:00Z">
        <w:r>
          <w:t xml:space="preserve">apply the four-class PCA exclusion uniformly before reporting holding</w:t>
        </w:r>
      </w:ins>
      <w:ins w:id="3625" w:author="Zach Zukowski (R2 revision)" w:date="2026-05-17T00:00:00Z">
        <w:r>
          <w:t xml:space="preserve"> </w:t>
        </w:r>
      </w:ins>
      <w:ins w:id="3626" w:author="Zach Zukowski (R2 revision)" w:date="2026-05-17T00:00:00Z">
        <w:r>
          <w:t xml:space="preserve">concentration metrics. The specific addresses depend on the protocol</w:t>
        </w:r>
      </w:ins>
      <w:ins w:id="3627" w:author="Zach Zukowski (R2 revision)" w:date="2026-05-17T00:00:00Z">
        <w:r>
          <w:t xml:space="preserve"> </w:t>
        </w:r>
      </w:ins>
      <w:ins w:id="3628" w:author="Zach Zukowski (R2 revision)" w:date="2026-05-17T00:00:00Z">
        <w:r>
          <w:t xml:space="preserve">sample; the methodology is sample-independent.</w:t>
        </w:r>
      </w:ins>
    </w:p>
    <w:bookmarkEnd w:id="79"/>
    <w:bookmarkEnd w:id="80"/>
    <w:bookmarkEnd w:id="81"/>
    <w:bookmarkStart w:id="108" w:name="results"/>
    <w:p>
      <w:pPr>
        <w:pStyle w:val="Heading1"/>
      </w:pPr>
      <w:ins w:id="3629" w:author="Zach Zukowski (R2 revision)" w:date="2026-05-17T00:00:00Z">
        <w:r>
          <w:t xml:space="preserve">3 Results</w:t>
        </w:r>
      </w:ins>
    </w:p>
    <w:bookmarkStart w:id="82" w:name="scope-and-claims-boundary"/>
    <w:p>
      <w:pPr>
        <w:pStyle w:val="Heading2"/>
      </w:pPr>
      <w:ins w:id="3630" w:author="Zach Zukowski (R2 revision)" w:date="2026-05-17T00:00:00Z">
        <w:r>
          <w:t xml:space="preserve">3.1 Scope and Claims Boundary</w:t>
        </w:r>
      </w:ins>
    </w:p>
    <w:p>
      <w:pPr>
        <w:pStyle w:val="FirstParagraph"/>
      </w:pPr>
      <w:ins w:id="3631" w:author="Zach Zukowski (R2 revision)" w:date="2026-05-17T00:00:00Z">
        <w:r>
          <w:t xml:space="preserve">The cross-section covers 40 protocols across four sectors (DePIN, DeFi,</w:t>
        </w:r>
      </w:ins>
      <w:ins w:id="3632" w:author="Zach Zukowski (R2 revision)" w:date="2026-05-17T00:00:00Z">
        <w:r>
          <w:t xml:space="preserve"> </w:t>
        </w:r>
      </w:ins>
      <w:ins w:id="3633" w:author="Zach Zukowski (R2 revision)" w:date="2026-05-17T00:00:00Z">
        <w:r>
          <w:t xml:space="preserve">infrastructure, social). Table 3 delimits the claims boundary: all</w:t>
        </w:r>
      </w:ins>
      <w:ins w:id="3634" w:author="Zach Zukowski (R2 revision)" w:date="2026-05-17T00:00:00Z">
        <w:r>
          <w:t xml:space="preserve"> </w:t>
        </w:r>
      </w:ins>
      <w:ins w:id="3635" w:author="Zach Zukowski (R2 revision)" w:date="2026-05-17T00:00:00Z">
        <w:r>
          <w:t xml:space="preserve">findings are descriptive within the observed scope. All claims are</w:t>
        </w:r>
      </w:ins>
      <w:ins w:id="3636" w:author="Zach Zukowski (R2 revision)" w:date="2026-05-17T00:00:00Z">
        <w:r>
          <w:t xml:space="preserve"> </w:t>
        </w:r>
      </w:ins>
      <w:ins w:id="3637" w:author="Zach Zukowski (R2 revision)" w:date="2026-05-17T00:00:00Z">
        <w:r>
          <w:t xml:space="preserve">descriptive within the observed scope. The governance data represent a</w:t>
        </w:r>
      </w:ins>
      <w:ins w:id="3638" w:author="Zach Zukowski (R2 revision)" w:date="2026-05-17T00:00:00Z">
        <w:r>
          <w:t xml:space="preserve"> </w:t>
        </w:r>
      </w:ins>
      <w:ins w:id="3639" w:author="Zach Zukowski (R2 revision)" w:date="2026-05-17T00:00:00Z">
        <w:r>
          <w:t xml:space="preserve">March 2026 snapshot, not a time series. Causal claims about the</w:t>
        </w:r>
      </w:ins>
      <w:ins w:id="3640" w:author="Zach Zukowski (R2 revision)" w:date="2026-05-17T00:00:00Z">
        <w:r>
          <w:t xml:space="preserve"> </w:t>
        </w:r>
      </w:ins>
      <w:ins w:id="3641" w:author="Zach Zukowski (R2 revision)" w:date="2026-05-17T00:00:00Z">
        <w:r>
          <w:t xml:space="preserve">relationship between institutional design and governance outcomes</w:t>
        </w:r>
      </w:ins>
      <w:ins w:id="3642" w:author="Zach Zukowski (R2 revision)" w:date="2026-05-17T00:00:00Z">
        <w:r>
          <w:t xml:space="preserve"> </w:t>
        </w:r>
      </w:ins>
      <w:ins w:id="3643" w:author="Zach Zukowski (R2 revision)" w:date="2026-05-17T00:00:00Z">
        <w:r>
          <w:t xml:space="preserve">require the longitudinal evidence beyond the scope of this paper. All</w:t>
        </w:r>
      </w:ins>
      <w:ins w:id="3644" w:author="Zach Zukowski (R2 revision)" w:date="2026-05-17T00:00:00Z">
        <w:r>
          <w:t xml:space="preserve"> </w:t>
        </w:r>
      </w:ins>
      <w:ins w:id="3645" w:author="Zach Zukowski (R2 revision)" w:date="2026-05-17T00:00:00Z">
        <w:r>
          <w:t xml:space="preserve">governance token distributions were queried from Dune Analytics</w:t>
        </w:r>
      </w:ins>
      <w:ins w:id="3646" w:author="Zach Zukowski (R2 revision)" w:date="2026-05-17T00:00:00Z">
        <w:r>
          <w:t xml:space="preserve"> </w:t>
        </w:r>
      </w:ins>
      <w:ins w:id="3647" w:author="Zach Zukowski (R2 revision)" w:date="2026-05-17T00:00:00Z">
        <w:r>
          <w:t xml:space="preserve">multi-chain queries. Concentration metrics are point-in-time snapshots;</w:t>
        </w:r>
      </w:ins>
      <w:ins w:id="3648" w:author="Zach Zukowski (R2 revision)" w:date="2026-05-17T00:00:00Z">
        <w:r>
          <w:t xml:space="preserve"> </w:t>
        </w:r>
      </w:ins>
      <w:ins w:id="3649" w:author="Zach Zukowski (R2 revision)" w:date="2026-05-17T00:00:00Z">
        <w:r>
          <w:t xml:space="preserve">trajectory analysis requires the longitudinal extension specified in the</w:t>
        </w:r>
      </w:ins>
      <w:ins w:id="3650" w:author="Zach Zukowski (R2 revision)" w:date="2026-05-17T00:00:00Z">
        <w:r>
          <w:t xml:space="preserve"> </w:t>
        </w:r>
      </w:ins>
      <w:ins w:id="3651" w:author="Zach Zukowski (R2 revision)" w:date="2026-05-17T00:00:00Z">
        <w:r>
          <w:t xml:space="preserve">Future Research discussion (Section 2.10).</w:t>
        </w:r>
      </w:ins>
    </w:p>
    <w:tbl>
      <w:tblPr>
        <w:tblStyle w:val="Table"/>
        <w:tblW w:type="pct" w:w="4953"/>
        <w:tblLayout w:type="fixed"/>
        <w:tblLook w:firstRow="1" w:lastRow="0" w:firstColumn="0" w:lastColumn="0" w:noHBand="0" w:noVBand="0" w:val="0020"/>
      </w:tblPr>
      <w:tblGrid>
        <w:gridCol w:w="900"/>
        <w:gridCol w:w="900"/>
        <w:gridCol w:w="60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ins w:id="3652" w:author="Zach Zukowski (R2 revision)" w:date="2026-05-17T00:00:00Z">
              <w:r>
                <w:rPr>
                  <w:b/>
                  <w:bCs/>
                </w:rPr>
                <w:t xml:space="preserve">Claim</w:t>
              </w:r>
            </w:ins>
          </w:p>
        </w:tc>
        <w:tc>
          <w:tcPr/>
          <w:p>
            <w:pPr>
              <w:pStyle w:val="Compact"/>
              <w:jc w:val="left"/>
            </w:pPr>
            <w:ins w:id="3653" w:author="Zach Zukowski (R2 revision)" w:date="2026-05-17T00:00:00Z">
              <w:r>
                <w:rPr>
                  <w:b/>
                  <w:bCs/>
                </w:rPr>
                <w:t xml:space="preserve">Evidence Grade</w:t>
              </w:r>
            </w:ins>
          </w:p>
        </w:tc>
        <w:tc>
          <w:tcPr/>
          <w:p>
            <w:pPr>
              <w:pStyle w:val="Compact"/>
              <w:jc w:val="left"/>
            </w:pPr>
            <w:ins w:id="3654" w:author="Zach Zukowski (R2 revision)" w:date="2026-05-17T00:00:00Z">
              <w:r>
                <w:rPr>
                  <w:b/>
                  <w:bCs/>
                </w:rPr>
                <w:t xml:space="preserve">Pointer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3655" w:author="Zach Zukowski (R2 revision)" w:date="2026-05-17T00:00:00Z">
              <w:r>
                <w:t xml:space="preserve">Governance</w:t>
              </w:r>
            </w:ins>
            <w:ins w:id="3656" w:author="Zach Zukowski (R2 revision)" w:date="2026-05-17T00:00:00Z">
              <w:r>
                <w:t xml:space="preserve"> </w:t>
              </w:r>
            </w:ins>
            <w:ins w:id="3657" w:author="Zach Zukowski (R2 revision)" w:date="2026-05-17T00:00:00Z">
              <w:r>
                <w:t xml:space="preserve">concentration is</w:t>
              </w:r>
            </w:ins>
            <w:ins w:id="3658" w:author="Zach Zukowski (R2 revision)" w:date="2026-05-17T00:00:00Z">
              <w:r>
                <w:t xml:space="preserve"> </w:t>
              </w:r>
            </w:ins>
            <w:ins w:id="3659" w:author="Zach Zukowski (R2 revision)" w:date="2026-05-17T00:00:00Z">
              <w:r>
                <w:t xml:space="preserve">descriptively higher in</w:t>
              </w:r>
            </w:ins>
            <w:ins w:id="3660" w:author="Zach Zukowski (R2 revision)" w:date="2026-05-17T00:00:00Z">
              <w:r>
                <w:t xml:space="preserve"> </w:t>
              </w:r>
            </w:ins>
            <w:ins w:id="3661" w:author="Zach Zukowski (R2 revision)" w:date="2026-05-17T00:00:00Z">
              <w:r>
                <w:t xml:space="preserve">DePIN than DeFi</w:t>
              </w:r>
            </w:ins>
          </w:p>
        </w:tc>
        <w:tc>
          <w:tcPr/>
          <w:p>
            <w:pPr>
              <w:pStyle w:val="Compact"/>
              <w:jc w:val="left"/>
            </w:pPr>
            <w:ins w:id="3662" w:author="Zach Zukowski (R2 revision)" w:date="2026-05-17T00:00:00Z">
              <w:r>
                <w:t xml:space="preserve">Descriptive</w:t>
              </w:r>
            </w:ins>
          </w:p>
        </w:tc>
        <w:tc>
          <w:tcPr/>
          <w:p>
            <w:pPr>
              <w:pStyle w:val="Compact"/>
              <w:jc w:val="left"/>
            </w:pPr>
            <w:ins w:id="3663" w:author="Zach Zukowski (R2 revision)" w:date="2026-05-17T00:00:00Z">
              <w:r>
                <w:t xml:space="preserve">Table 4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3664" w:author="Zach Zukowski (R2 revision)" w:date="2026-05-17T00:00:00Z">
              <w:r>
                <w:t xml:space="preserve">The scoring rubric</w:t>
              </w:r>
            </w:ins>
            <w:ins w:id="3665" w:author="Zach Zukowski (R2 revision)" w:date="2026-05-17T00:00:00Z">
              <w:r>
                <w:t xml:space="preserve"> </w:t>
              </w:r>
            </w:ins>
            <w:ins w:id="3666" w:author="Zach Zukowski (R2 revision)" w:date="2026-05-17T00:00:00Z">
              <w:r>
                <w:t xml:space="preserve">translates philosophy</w:t>
              </w:r>
            </w:ins>
            <w:ins w:id="3667" w:author="Zach Zukowski (R2 revision)" w:date="2026-05-17T00:00:00Z">
              <w:r>
                <w:t xml:space="preserve"> </w:t>
              </w:r>
            </w:ins>
            <w:ins w:id="3668" w:author="Zach Zukowski (R2 revision)" w:date="2026-05-17T00:00:00Z">
              <w:r>
                <w:t xml:space="preserve">into measurement</w:t>
              </w:r>
            </w:ins>
          </w:p>
        </w:tc>
        <w:tc>
          <w:tcPr/>
          <w:p>
            <w:pPr>
              <w:pStyle w:val="Compact"/>
              <w:jc w:val="left"/>
            </w:pPr>
            <w:ins w:id="3669" w:author="Zach Zukowski (R2 revision)" w:date="2026-05-17T00:00:00Z">
              <w:r>
                <w:t xml:space="preserve">Methodological</w:t>
              </w:r>
            </w:ins>
          </w:p>
        </w:tc>
        <w:tc>
          <w:tcPr/>
          <w:p>
            <w:pPr>
              <w:pStyle w:val="Compact"/>
              <w:jc w:val="left"/>
            </w:pPr>
            <w:ins w:id="3670" w:author="Zach Zukowski (R2 revision)" w:date="2026-05-17T00:00:00Z">
              <w:r>
                <w:t xml:space="preserve">Table 1 +</w:t>
              </w:r>
            </w:ins>
            <w:ins w:id="3671" w:author="Zach Zukowski (R2 revision)" w:date="2026-05-17T00:00:00Z">
              <w:r>
                <w:t xml:space="preserve"> </w:t>
              </w:r>
            </w:ins>
            <w:hyperlink r:id="rId69">
              <w:ins w:id="3672" w:author="Zach Zukowski (R2 revision)" w:date="2026-05-17T00:00:00Z">
                <w:r>
                  <w:rPr>
                    <w:rStyle w:val="Hyperlink"/>
                    <w:u w:val="single"/>
                  </w:rPr>
                  <w:t xml:space="preserve">Supplementary File</w:t>
                </w:r>
              </w:ins>
              <w:ins w:id="3673" w:author="Zach Zukowski (R2 revision)" w:date="2026-05-17T00:00:00Z">
                <w:r>
                  <w:rPr>
                    <w:rStyle w:val="Hyperlink"/>
                    <w:u w:val="single"/>
                  </w:rPr>
                  <w:t xml:space="preserve"> </w:t>
                </w:r>
              </w:ins>
              <w:ins w:id="3674" w:author="Zach Zukowski (R2 revision)" w:date="2026-05-17T00:00:00Z">
                <w:r>
                  <w:rPr>
                    <w:rStyle w:val="Hyperlink"/>
                    <w:u w:val="single"/>
                  </w:rPr>
                  <w:t xml:space="preserve">S1</w:t>
                </w:r>
              </w:ins>
            </w:hyperlink>
          </w:p>
        </w:tc>
      </w:tr>
      <w:tr>
        <w:tc>
          <w:tcPr/>
          <w:p>
            <w:pPr>
              <w:pStyle w:val="Compact"/>
              <w:jc w:val="left"/>
            </w:pPr>
            <w:ins w:id="3675" w:author="Zach Zukowski (R2 revision)" w:date="2026-05-17T00:00:00Z">
              <w:r>
                <w:t xml:space="preserve">Five core design</w:t>
              </w:r>
            </w:ins>
            <w:ins w:id="3676" w:author="Zach Zukowski (R2 revision)" w:date="2026-05-17T00:00:00Z">
              <w:r>
                <w:t xml:space="preserve"> </w:t>
              </w:r>
            </w:ins>
            <w:ins w:id="3677" w:author="Zach Zukowski (R2 revision)" w:date="2026-05-17T00:00:00Z">
              <w:r>
                <w:t xml:space="preserve">hypotheses follow from</w:t>
              </w:r>
            </w:ins>
            <w:ins w:id="3678" w:author="Zach Zukowski (R2 revision)" w:date="2026-05-17T00:00:00Z">
              <w:r>
                <w:t xml:space="preserve"> </w:t>
              </w:r>
            </w:ins>
            <w:ins w:id="3679" w:author="Zach Zukowski (R2 revision)" w:date="2026-05-17T00:00:00Z">
              <w:r>
                <w:t xml:space="preserve">the normative framework</w:t>
              </w:r>
            </w:ins>
          </w:p>
        </w:tc>
        <w:tc>
          <w:tcPr/>
          <w:p>
            <w:pPr>
              <w:pStyle w:val="Compact"/>
              <w:jc w:val="left"/>
            </w:pPr>
            <w:ins w:id="3680" w:author="Zach Zukowski (R2 revision)" w:date="2026-05-17T00:00:00Z">
              <w:r>
                <w:t xml:space="preserve">Theoretical</w:t>
              </w:r>
            </w:ins>
          </w:p>
        </w:tc>
        <w:tc>
          <w:tcPr/>
          <w:p>
            <w:pPr>
              <w:pStyle w:val="Compact"/>
              <w:jc w:val="left"/>
            </w:pPr>
            <w:ins w:id="3681" w:author="Zach Zukowski (R2 revision)" w:date="2026-05-17T00:00:00Z">
              <w:r>
                <w:t xml:space="preserve">Section 4.1</w:t>
              </w:r>
            </w:ins>
          </w:p>
        </w:tc>
      </w:tr>
    </w:tbl>
    <w:p>
      <w:pPr>
        <w:pStyle w:val="BodyText"/>
      </w:pPr>
      <w:ins w:id="3682" w:author="Zach Zukowski (R2 revision)" w:date="2026-05-17T00:00:00Z">
        <w:r>
          <w:rPr>
            <w:b/>
            <w:bCs/>
            <w:i/>
            <w:iCs/>
          </w:rPr>
          <w:t xml:space="preserve">Table 3.</w:t>
        </w:r>
      </w:ins>
      <w:ins w:id="3683" w:author="Zach Zukowski (R2 revision)" w:date="2026-05-17T00:00:00Z">
        <w:r>
          <w:rPr>
            <w:i/>
            <w:iCs/>
          </w:rPr>
          <w:t xml:space="preserve"> </w:t>
        </w:r>
      </w:ins>
      <w:ins w:id="3684" w:author="Zach Zukowski (R2 revision)" w:date="2026-05-17T00:00:00Z">
        <w:r>
          <w:rPr>
            <w:i/>
            <w:iCs/>
          </w:rPr>
          <w:t xml:space="preserve">Claims boundary: what this paper does and does not claim.</w:t>
        </w:r>
      </w:ins>
    </w:p>
    <w:bookmarkEnd w:id="82"/>
    <w:bookmarkStart w:id="83" w:name="cross-protocol-concentration"/>
    <w:p>
      <w:pPr>
        <w:pStyle w:val="Heading2"/>
      </w:pPr>
      <w:ins w:id="3685" w:author="Zach Zukowski (R2 revision)" w:date="2026-05-17T00:00:00Z">
        <w:r>
          <w:t xml:space="preserve">3.2 Cross-Protocol Concentration</w:t>
        </w:r>
      </w:ins>
    </w:p>
    <w:p>
      <w:pPr>
        <w:pStyle w:val="FirstParagraph"/>
      </w:pPr>
      <w:ins w:id="3686" w:author="Zach Zukowski (R2 revision)" w:date="2026-05-17T00:00:00Z">
        <w:r>
          <w:t xml:space="preserve">A measurement caveat: the 0.25 HHI antitrust threshold is borrowed from</w:t>
        </w:r>
      </w:ins>
      <w:ins w:id="3687" w:author="Zach Zukowski (R2 revision)" w:date="2026-05-17T00:00:00Z">
        <w:r>
          <w:t xml:space="preserve"> </w:t>
        </w:r>
      </w:ins>
      <w:ins w:id="3688" w:author="Zach Zukowski (R2 revision)" w:date="2026-05-17T00:00:00Z">
        <w:r>
          <w:t xml:space="preserve">market-concentration analysis (DOJ Horizontal Merger Guidelines) and is</w:t>
        </w:r>
      </w:ins>
      <w:ins w:id="3689" w:author="Zach Zukowski (R2 revision)" w:date="2026-05-17T00:00:00Z">
        <w:r>
          <w:t xml:space="preserve"> </w:t>
        </w:r>
      </w:ins>
      <w:ins w:id="3690" w:author="Zach Zukowski (R2 revision)" w:date="2026-05-17T00:00:00Z">
        <w:r>
          <w:t xml:space="preserve">reported here as a benchmark for descriptive interpretation only. A</w:t>
        </w:r>
      </w:ins>
      <w:ins w:id="3691" w:author="Zach Zukowski (R2 revision)" w:date="2026-05-17T00:00:00Z">
        <w:r>
          <w:t xml:space="preserve"> </w:t>
        </w:r>
      </w:ins>
      <w:ins w:id="3692" w:author="Zach Zukowski (R2 revision)" w:date="2026-05-17T00:00:00Z">
        <w:r>
          <w:t xml:space="preserve">market-concentration threshold is not equivalent to a</w:t>
        </w:r>
      </w:ins>
      <w:ins w:id="3693" w:author="Zach Zukowski (R2 revision)" w:date="2026-05-17T00:00:00Z">
        <w:r>
          <w:t xml:space="preserve"> </w:t>
        </w:r>
      </w:ins>
      <w:ins w:id="3694" w:author="Zach Zukowski (R2 revision)" w:date="2026-05-17T00:00:00Z">
        <w:r>
          <w:t xml:space="preserve">democratic-legitimacy threshold; a protocol may have HHI below 0.25</w:t>
        </w:r>
      </w:ins>
      <w:ins w:id="3695" w:author="Zach Zukowski (R2 revision)" w:date="2026-05-17T00:00:00Z">
        <w:r>
          <w:t xml:space="preserve"> </w:t>
        </w:r>
      </w:ins>
      <w:ins w:id="3696" w:author="Zach Zukowski (R2 revision)" w:date="2026-05-17T00:00:00Z">
        <w:r>
          <w:t xml:space="preserve">while remaining politically dominated through quorum rules, delegation</w:t>
        </w:r>
      </w:ins>
      <w:ins w:id="3697" w:author="Zach Zukowski (R2 revision)" w:date="2026-05-17T00:00:00Z">
        <w:r>
          <w:t xml:space="preserve"> </w:t>
        </w:r>
      </w:ins>
      <w:ins w:id="3698" w:author="Zach Zukowski (R2 revision)" w:date="2026-05-17T00:00:00Z">
        <w:r>
          <w:t xml:space="preserve">patterns, or proposal-rights concentration. The HHI captures one</w:t>
        </w:r>
      </w:ins>
      <w:ins w:id="3699" w:author="Zach Zukowski (R2 revision)" w:date="2026-05-17T00:00:00Z">
        <w:r>
          <w:t xml:space="preserve"> </w:t>
        </w:r>
      </w:ins>
      <w:ins w:id="3700" w:author="Zach Zukowski (R2 revision)" w:date="2026-05-17T00:00:00Z">
        <w:r>
          <w:t xml:space="preserve">dimension of concentration (post-exclusion holding distribution) and is</w:t>
        </w:r>
      </w:ins>
      <w:ins w:id="3701" w:author="Zach Zukowski (R2 revision)" w:date="2026-05-17T00:00:00Z">
        <w:r>
          <w:t xml:space="preserve"> </w:t>
        </w:r>
      </w:ins>
      <w:ins w:id="3702" w:author="Zach Zukowski (R2 revision)" w:date="2026-05-17T00:00:00Z">
        <w:r>
          <w:t xml:space="preserve">not a sufficient condition for distributed governance.</w:t>
        </w:r>
      </w:ins>
    </w:p>
    <w:p>
      <w:pPr>
        <w:pStyle w:val="BodyText"/>
      </w:pPr>
      <w:ins w:id="3703" w:author="Zach Zukowski (R2 revision)" w:date="2026-05-17T00:00:00Z">
        <w:r>
          <w:t xml:space="preserve">Governance concentration spans two orders of magnitude across the</w:t>
        </w:r>
      </w:ins>
      <w:ins w:id="3704" w:author="Zach Zukowski (R2 revision)" w:date="2026-05-17T00:00:00Z">
        <w:r>
          <w:t xml:space="preserve"> </w:t>
        </w:r>
      </w:ins>
      <w:ins w:id="3705" w:author="Zach Zukowski (R2 revision)" w:date="2026-05-17T00:00:00Z">
        <w:r>
          <w:t xml:space="preserve">40-protocol sample (Table 4): HHI ranges from 0.005 (Hyperliquid) to</w:t>
        </w:r>
      </w:ins>
      <w:ins w:id="3706" w:author="Zach Zukowski (R2 revision)" w:date="2026-05-17T00:00:00Z">
        <w:r>
          <w:t xml:space="preserve"> </w:t>
        </w:r>
      </w:ins>
      <w:ins w:id="3707" w:author="Zach Zukowski (R2 revision)" w:date="2026-05-17T00:00:00Z">
        <w:r>
          <w:t xml:space="preserve">0.199 (Livepeer), with a median near 0.04. DePIN protocols cluster in</w:t>
        </w:r>
      </w:ins>
      <w:ins w:id="3708" w:author="Zach Zukowski (R2 revision)" w:date="2026-05-17T00:00:00Z">
        <w:r>
          <w:t xml:space="preserve"> </w:t>
        </w:r>
      </w:ins>
      <w:ins w:id="3709" w:author="Zach Zukowski (R2 revision)" w:date="2026-05-17T00:00:00Z">
        <w:r>
          <w:t xml:space="preserve">the upper half of this distribution. Livepeer is the clearest structural</w:t>
        </w:r>
      </w:ins>
      <w:ins w:id="3710" w:author="Zach Zukowski (R2 revision)" w:date="2026-05-17T00:00:00Z">
        <w:r>
          <w:t xml:space="preserve"> </w:t>
        </w:r>
      </w:ins>
      <w:ins w:id="3711" w:author="Zach Zukowski (R2 revision)" w:date="2026-05-17T00:00:00Z">
        <w:r>
          <w:t xml:space="preserve">outlier; excluding it leaves a distribution in which DePIN still</w:t>
        </w:r>
      </w:ins>
      <w:ins w:id="3712" w:author="Zach Zukowski (R2 revision)" w:date="2026-05-17T00:00:00Z">
        <w:r>
          <w:t xml:space="preserve"> </w:t>
        </w:r>
      </w:ins>
      <w:ins w:id="3713" w:author="Zach Zukowski (R2 revision)" w:date="2026-05-17T00:00:00Z">
        <w:r>
          <w:t xml:space="preserve">exhibits higher concentration than DeFi but without a dominant leverage</w:t>
        </w:r>
      </w:ins>
      <w:ins w:id="3714" w:author="Zach Zukowski (R2 revision)" w:date="2026-05-17T00:00:00Z">
        <w:r>
          <w:t xml:space="preserve"> </w:t>
        </w:r>
      </w:ins>
      <w:ins w:id="3715" w:author="Zach Zukowski (R2 revision)" w:date="2026-05-17T00:00:00Z">
        <w:r>
          <w:t xml:space="preserve">point.</w:t>
        </w:r>
      </w:ins>
    </w:p>
    <w:p>
      <w:pPr>
        <w:pStyle w:val="BodyText"/>
      </w:pPr>
      <w:ins w:id="3716" w:author="Zach Zukowski (R2 revision)" w:date="2026-05-17T00:00:00Z">
        <w:r>
          <w:t xml:space="preserve">Concentration metrics are computed from Dune Analytics multi-chain</w:t>
        </w:r>
      </w:ins>
      <w:ins w:id="3717" w:author="Zach Zukowski (R2 revision)" w:date="2026-05-17T00:00:00Z">
        <w:r>
          <w:t xml:space="preserve"> </w:t>
        </w:r>
      </w:ins>
      <w:ins w:id="3718" w:author="Zach Zukowski (R2 revision)" w:date="2026-05-17T00:00:00Z">
        <w:r>
          <w:t xml:space="preserve">queries and the Helius DAS API for Solana SPL tokens (March 2026</w:t>
        </w:r>
      </w:ins>
      <w:ins w:id="3719" w:author="Zach Zukowski (R2 revision)" w:date="2026-05-17T00:00:00Z">
        <w:r>
          <w:t xml:space="preserve"> </w:t>
        </w:r>
      </w:ins>
      <w:ins w:id="3720" w:author="Zach Zukowski (R2 revision)" w:date="2026-05-17T00:00:00Z">
        <w:r>
          <w:t xml:space="preserve">snapshot, top-1000 holders per protocol), after excluding 69</w:t>
        </w:r>
      </w:ins>
      <w:ins w:id="3721" w:author="Zach Zukowski (R2 revision)" w:date="2026-05-17T00:00:00Z">
        <w:r>
          <w:t xml:space="preserve"> </w:t>
        </w:r>
      </w:ins>
      <w:ins w:id="3722" w:author="Zach Zukowski (R2 revision)" w:date="2026-05-17T00:00:00Z">
        <w:r>
          <w:t xml:space="preserve">protocol-controlled addresses across 20 protocols (staking contracts,</w:t>
        </w:r>
      </w:ins>
      <w:ins w:id="3723" w:author="Zach Zukowski (R2 revision)" w:date="2026-05-17T00:00:00Z">
        <w:r>
          <w:t xml:space="preserve"> </w:t>
        </w:r>
      </w:ins>
      <w:ins w:id="3724" w:author="Zach Zukowski (R2 revision)" w:date="2026-05-17T00:00:00Z">
        <w:r>
          <w:t xml:space="preserve">exchange custodians, vesting locks, protocol treasuries; see</w:t>
        </w:r>
      </w:ins>
      <w:ins w:id="3725" w:author="Zach Zukowski (R2 revision)" w:date="2026-05-17T00:00:00Z">
        <w:r>
          <w:t xml:space="preserve"> </w:t>
        </w:r>
      </w:ins>
      <w:hyperlink r:id="rId63">
        <w:ins w:id="3726" w:author="Zach Zukowski (R2 revision)" w:date="2026-05-17T00:00:00Z">
          <w:r>
            <w:rPr>
              <w:rStyle w:val="Hyperlink"/>
              <w:u w:val="single"/>
            </w:rPr>
            <w:t xml:space="preserve">Supplementary File</w:t>
          </w:r>
        </w:ins>
        <w:ins w:id="3727" w:author="Zach Zukowski (R2 revision)" w:date="2026-05-17T00:00:00Z">
          <w:r>
            <w:rPr>
              <w:rStyle w:val="Hyperlink"/>
              <w:u w:val="single"/>
            </w:rPr>
            <w:t xml:space="preserve"> </w:t>
          </w:r>
        </w:ins>
        <w:ins w:id="3728" w:author="Zach Zukowski (R2 revision)" w:date="2026-05-17T00:00:00Z">
          <w:r>
            <w:rPr>
              <w:rStyle w:val="Hyperlink"/>
              <w:u w:val="single"/>
            </w:rPr>
            <w:t xml:space="preserve">S6</w:t>
          </w:r>
        </w:ins>
      </w:hyperlink>
      <w:ins w:id="3729" w:author="Zach Zukowski (R2 revision)" w:date="2026-05-17T00:00:00Z">
        <w:r>
          <w:t xml:space="preserve">).</w:t>
        </w:r>
      </w:ins>
      <w:ins w:id="3730" w:author="Zach Zukowski (R2 revision)" w:date="2026-05-17T00:00:00Z">
        <w:r>
          <w:t xml:space="preserve"> </w:t>
        </w:r>
      </w:ins>
      <w:ins w:id="3731" w:author="Zach Zukowski (R2 revision)" w:date="2026-05-17T00:00:00Z">
        <w:r>
          <w:t xml:space="preserve">Solana-native tokens use getTokenAccounts with page-based pagination to</w:t>
        </w:r>
      </w:ins>
      <w:ins w:id="3732" w:author="Zach Zukowski (R2 revision)" w:date="2026-05-17T00:00:00Z">
        <w:r>
          <w:t xml:space="preserve"> </w:t>
        </w:r>
      </w:ins>
      <w:ins w:id="3733" w:author="Zach Zukowski (R2 revision)" w:date="2026-05-17T00:00:00Z">
        <w:r>
          <w:t xml:space="preserve">correct systematic undercounting in Dune’s indexed tables. Replication</w:t>
        </w:r>
      </w:ins>
      <w:ins w:id="3734" w:author="Zach Zukowski (R2 revision)" w:date="2026-05-17T00:00:00Z">
        <w:r>
          <w:t xml:space="preserve"> </w:t>
        </w:r>
      </w:ins>
      <w:ins w:id="3735" w:author="Zach Zukowski (R2 revision)" w:date="2026-05-17T00:00:00Z">
        <w:r>
          <w:t xml:space="preserve">scripts and input CSVs are listed in Supplementary File S5.</w:t>
        </w:r>
      </w:ins>
    </w:p>
    <w:p>
      <w:pPr>
        <w:pStyle w:val="BodyText"/>
      </w:pPr>
      <w:ins w:id="3736" w:author="Zach Zukowski (R2 revision)" w:date="2026-05-17T00:00:00Z">
        <w:r>
          <w:t xml:space="preserve">Three additional DePIN protocols were added to improve statistical power</w:t>
        </w:r>
      </w:ins>
      <w:ins w:id="3737" w:author="Zach Zukowski (R2 revision)" w:date="2026-05-17T00:00:00Z">
        <w:r>
          <w:t xml:space="preserve"> </w:t>
        </w:r>
      </w:ins>
      <w:ins w:id="3738" w:author="Zach Zukowski (R2 revision)" w:date="2026-05-17T00:00:00Z">
        <w:r>
          <w:t xml:space="preserve">for the subsidy analysis: Aethir (ATH, Ethereum, GPU compute, $156M</w:t>
        </w:r>
      </w:ins>
      <w:ins w:id="3739" w:author="Zach Zukowski (R2 revision)" w:date="2026-05-17T00:00:00Z">
        <w:r>
          <w:t xml:space="preserve"> </w:t>
        </w:r>
      </w:ins>
      <w:ins w:id="3740" w:author="Zach Zukowski (R2 revision)" w:date="2026-05-17T00:00:00Z">
        <w:r>
          <w:t xml:space="preserve">annualized revenue (Token Terminal, April 2026)), Hivemapper (HONEY,</w:t>
        </w:r>
      </w:ins>
      <w:ins w:id="3741" w:author="Zach Zukowski (R2 revision)" w:date="2026-05-17T00:00:00Z">
        <w:r>
          <w:t xml:space="preserve"> </w:t>
        </w:r>
      </w:ins>
      <w:ins w:id="3742" w:author="Zach Zukowski (R2 revision)" w:date="2026-05-17T00:00:00Z">
        <w:r>
          <w:t xml:space="preserve">Solana, mapping), and io.net (IO, Solana, GPU compute, $21M revenue).</w:t>
        </w:r>
      </w:ins>
      <w:ins w:id="3743" w:author="Zach Zukowski (R2 revision)" w:date="2026-05-17T00:00:00Z">
        <w:r>
          <w:t xml:space="preserve"> </w:t>
        </w:r>
      </w:ins>
      <w:ins w:id="3744" w:author="Zach Zukowski (R2 revision)" w:date="2026-05-17T00:00:00Z">
        <w:r>
          <w:t xml:space="preserve">Governance concentration was computed using the same methodology (Dune</w:t>
        </w:r>
      </w:ins>
      <w:ins w:id="3745" w:author="Zach Zukowski (R2 revision)" w:date="2026-05-17T00:00:00Z">
        <w:r>
          <w:t xml:space="preserve"> </w:t>
        </w:r>
      </w:ins>
      <w:ins w:id="3746" w:author="Zach Zukowski (R2 revision)" w:date="2026-05-17T00:00:00Z">
        <w:r>
          <w:t xml:space="preserve">for ERC-20 tokens, Helius for Solana SPL tokens, top-1000 holders,</w:t>
        </w:r>
      </w:ins>
      <w:ins w:id="3747" w:author="Zach Zukowski (R2 revision)" w:date="2026-05-17T00:00:00Z">
        <w:r>
          <w:t xml:space="preserve"> </w:t>
        </w:r>
      </w:ins>
      <w:ins w:id="3748" w:author="Zach Zukowski (R2 revision)" w:date="2026-05-17T00:00:00Z">
        <w:r>
          <w:t xml:space="preserve">exchange-labeled and protocol-controlled addresses excluded).</w:t>
        </w:r>
      </w:ins>
    </w:p>
    <w:tbl>
      <w:tblPr>
        <w:tblStyle w:val="Table"/>
        <w:tblW w:type="pct" w:w="4889"/>
        <w:tblLayout w:type="fixed"/>
        <w:tblLook w:firstRow="1" w:lastRow="0" w:firstColumn="0" w:lastColumn="0" w:noHBand="0" w:noVBand="0" w:val="0020"/>
      </w:tblPr>
      <w:tblGrid>
        <w:gridCol w:w="1232"/>
        <w:gridCol w:w="1056"/>
        <w:gridCol w:w="1232"/>
        <w:gridCol w:w="792"/>
        <w:gridCol w:w="704"/>
        <w:gridCol w:w="792"/>
        <w:gridCol w:w="880"/>
        <w:gridCol w:w="105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ins w:id="3749" w:author="Zach Zukowski (R2 revision)" w:date="2026-05-17T00:00:00Z">
              <w:r>
                <w:t xml:space="preserve">Protocol</w:t>
              </w:r>
            </w:ins>
          </w:p>
        </w:tc>
        <w:tc>
          <w:tcPr/>
          <w:p>
            <w:pPr>
              <w:pStyle w:val="Compact"/>
              <w:jc w:val="left"/>
            </w:pPr>
            <w:ins w:id="3750" w:author="Zach Zukowski (R2 revision)" w:date="2026-05-17T00:00:00Z">
              <w:r>
                <w:t xml:space="preserve">Token</w:t>
              </w:r>
            </w:ins>
          </w:p>
        </w:tc>
        <w:tc>
          <w:tcPr/>
          <w:p>
            <w:pPr>
              <w:pStyle w:val="Compact"/>
              <w:jc w:val="left"/>
            </w:pPr>
            <w:ins w:id="3751" w:author="Zach Zukowski (R2 revision)" w:date="2026-05-17T00:00:00Z">
              <w:r>
                <w:t xml:space="preserve">Category</w:t>
              </w:r>
            </w:ins>
          </w:p>
        </w:tc>
        <w:tc>
          <w:tcPr/>
          <w:p>
            <w:pPr>
              <w:pStyle w:val="Compact"/>
              <w:jc w:val="left"/>
            </w:pPr>
            <w:ins w:id="3752" w:author="Zach Zukowski (R2 revision)" w:date="2026-05-17T00:00:00Z">
              <w:r>
                <w:t xml:space="preserve">HHI</w:t>
              </w:r>
            </w:ins>
          </w:p>
        </w:tc>
        <w:tc>
          <w:tcPr/>
          <w:p>
            <w:pPr>
              <w:pStyle w:val="Compact"/>
              <w:jc w:val="left"/>
            </w:pPr>
            <w:ins w:id="3753" w:author="Zach Zukowski (R2 revision)" w:date="2026-05-17T00:00:00Z">
              <w:r>
                <w:t xml:space="preserve">Gini</w:t>
              </w:r>
            </w:ins>
          </w:p>
        </w:tc>
        <w:tc>
          <w:tcPr/>
          <w:p>
            <w:pPr>
              <w:pStyle w:val="Compact"/>
              <w:jc w:val="left"/>
            </w:pPr>
            <w:ins w:id="3754" w:author="Zach Zukowski (R2 revision)" w:date="2026-05-17T00:00:00Z">
              <w:r>
                <w:t xml:space="preserve">Top-1%</w:t>
              </w:r>
            </w:ins>
          </w:p>
        </w:tc>
        <w:tc>
          <w:tcPr/>
          <w:p>
            <w:pPr>
              <w:pStyle w:val="Compact"/>
              <w:jc w:val="left"/>
            </w:pPr>
            <w:ins w:id="3755" w:author="Zach Zukowski (R2 revision)" w:date="2026-05-17T00:00:00Z">
              <w:r>
                <w:t xml:space="preserve">Top-10%</w:t>
              </w:r>
            </w:ins>
          </w:p>
        </w:tc>
        <w:tc>
          <w:tcPr/>
          <w:p>
            <w:pPr>
              <w:pStyle w:val="Compact"/>
              <w:jc w:val="left"/>
            </w:pPr>
            <w:ins w:id="3756" w:author="Zach Zukowski (R2 revision)" w:date="2026-05-17T00:00:00Z">
              <w:r>
                <w:t xml:space="preserve">N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3757" w:author="Zach Zukowski (R2 revision)" w:date="2026-05-17T00:00:00Z">
              <w:r>
                <w:t xml:space="preserve">Hivemapper</w:t>
              </w:r>
            </w:ins>
          </w:p>
        </w:tc>
        <w:tc>
          <w:tcPr/>
          <w:p>
            <w:pPr>
              <w:pStyle w:val="Compact"/>
              <w:jc w:val="left"/>
            </w:pPr>
            <w:ins w:id="3758" w:author="Zach Zukowski (R2 revision)" w:date="2026-05-17T00:00:00Z">
              <w:r>
                <w:t xml:space="preserve">HONEY</w:t>
              </w:r>
            </w:ins>
          </w:p>
        </w:tc>
        <w:tc>
          <w:tcPr/>
          <w:p>
            <w:pPr>
              <w:pStyle w:val="Compact"/>
              <w:jc w:val="left"/>
            </w:pPr>
            <w:ins w:id="3759" w:author="Zach Zukowski (R2 revision)" w:date="2026-05-17T00:00:00Z">
              <w:r>
                <w:t xml:space="preserve">DePIN</w:t>
              </w:r>
            </w:ins>
          </w:p>
        </w:tc>
        <w:tc>
          <w:tcPr/>
          <w:p>
            <w:pPr>
              <w:pStyle w:val="Compact"/>
              <w:jc w:val="left"/>
            </w:pPr>
            <w:ins w:id="3760" w:author="Zach Zukowski (R2 revision)" w:date="2026-05-17T00:00:00Z">
              <w:r>
                <w:t xml:space="preserve">0.017</w:t>
              </w:r>
            </w:ins>
          </w:p>
        </w:tc>
        <w:tc>
          <w:tcPr/>
          <w:p>
            <w:pPr>
              <w:pStyle w:val="Compact"/>
              <w:jc w:val="left"/>
            </w:pPr>
            <w:ins w:id="3761" w:author="Zach Zukowski (R2 revision)" w:date="2026-05-17T00:00:00Z">
              <w:r>
                <w:t xml:space="preserve">0.92</w:t>
              </w:r>
            </w:ins>
          </w:p>
        </w:tc>
        <w:tc>
          <w:tcPr/>
          <w:p>
            <w:pPr>
              <w:pStyle w:val="Compact"/>
              <w:jc w:val="left"/>
            </w:pPr>
            <w:ins w:id="3762" w:author="Zach Zukowski (R2 revision)" w:date="2026-05-17T00:00:00Z">
              <w:r>
                <w:t xml:space="preserve">6.7%</w:t>
              </w:r>
            </w:ins>
          </w:p>
        </w:tc>
        <w:tc>
          <w:tcPr/>
          <w:p>
            <w:pPr>
              <w:pStyle w:val="Compact"/>
              <w:jc w:val="left"/>
            </w:pPr>
            <w:ins w:id="3763" w:author="Zach Zukowski (R2 revision)" w:date="2026-05-17T00:00:00Z">
              <w:r>
                <w:t xml:space="preserve">33.7%</w:t>
              </w:r>
            </w:ins>
          </w:p>
        </w:tc>
        <w:tc>
          <w:tcPr/>
          <w:p>
            <w:pPr>
              <w:pStyle w:val="Compact"/>
              <w:jc w:val="left"/>
            </w:pPr>
            <w:ins w:id="3764" w:author="Zach Zukowski (R2 revision)" w:date="2026-05-17T00:00:00Z">
              <w:r>
                <w:t xml:space="preserve">1000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3765" w:author="Zach Zukowski (R2 revision)" w:date="2026-05-17T00:00:00Z">
              <w:r>
                <w:t xml:space="preserve">Morpheus AI</w:t>
              </w:r>
            </w:ins>
          </w:p>
        </w:tc>
        <w:tc>
          <w:tcPr/>
          <w:p>
            <w:pPr>
              <w:pStyle w:val="Compact"/>
              <w:jc w:val="left"/>
            </w:pPr>
            <w:ins w:id="3766" w:author="Zach Zukowski (R2 revision)" w:date="2026-05-17T00:00:00Z">
              <w:r>
                <w:t xml:space="preserve">MOR</w:t>
              </w:r>
            </w:ins>
          </w:p>
        </w:tc>
        <w:tc>
          <w:tcPr/>
          <w:p>
            <w:pPr>
              <w:pStyle w:val="Compact"/>
              <w:jc w:val="left"/>
            </w:pPr>
            <w:ins w:id="3767" w:author="Zach Zukowski (R2 revision)" w:date="2026-05-17T00:00:00Z">
              <w:r>
                <w:t xml:space="preserve">DePIN</w:t>
              </w:r>
            </w:ins>
          </w:p>
        </w:tc>
        <w:tc>
          <w:tcPr/>
          <w:p>
            <w:pPr>
              <w:pStyle w:val="Compact"/>
              <w:jc w:val="left"/>
            </w:pPr>
            <w:ins w:id="3768" w:author="Zach Zukowski (R2 revision)" w:date="2026-05-17T00:00:00Z">
              <w:r>
                <w:t xml:space="preserve">0.0310</w:t>
              </w:r>
            </w:ins>
          </w:p>
        </w:tc>
        <w:tc>
          <w:tcPr/>
          <w:p>
            <w:pPr>
              <w:pStyle w:val="Compact"/>
              <w:jc w:val="left"/>
            </w:pPr>
            <w:ins w:id="3769" w:author="Zach Zukowski (R2 revision)" w:date="2026-05-17T00:00:00Z">
              <w:r>
                <w:t xml:space="preserve">0.88</w:t>
              </w:r>
            </w:ins>
          </w:p>
        </w:tc>
        <w:tc>
          <w:tcPr/>
          <w:p>
            <w:pPr>
              <w:pStyle w:val="Compact"/>
              <w:jc w:val="left"/>
            </w:pPr>
            <w:ins w:id="3770" w:author="Zach Zukowski (R2 revision)" w:date="2026-05-17T00:00:00Z">
              <w:r>
                <w:t xml:space="preserve">11.4%</w:t>
              </w:r>
            </w:ins>
          </w:p>
        </w:tc>
        <w:tc>
          <w:tcPr/>
          <w:p>
            <w:pPr>
              <w:pStyle w:val="Compact"/>
              <w:jc w:val="left"/>
            </w:pPr>
            <w:ins w:id="3771" w:author="Zach Zukowski (R2 revision)" w:date="2026-05-17T00:00:00Z">
              <w:r>
                <w:t xml:space="preserve">43.3%</w:t>
              </w:r>
            </w:ins>
          </w:p>
        </w:tc>
        <w:tc>
          <w:tcPr/>
          <w:p>
            <w:pPr>
              <w:pStyle w:val="Compact"/>
              <w:jc w:val="left"/>
            </w:pPr>
            <w:ins w:id="3772" w:author="Zach Zukowski (R2 revision)" w:date="2026-05-17T00:00:00Z">
              <w:r>
                <w:t xml:space="preserve">994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3773" w:author="Zach Zukowski (R2 revision)" w:date="2026-05-17T00:00:00Z">
              <w:r>
                <w:t xml:space="preserve">Render</w:t>
              </w:r>
            </w:ins>
          </w:p>
        </w:tc>
        <w:tc>
          <w:tcPr/>
          <w:p>
            <w:pPr>
              <w:pStyle w:val="Compact"/>
              <w:jc w:val="left"/>
            </w:pPr>
            <w:ins w:id="3774" w:author="Zach Zukowski (R2 revision)" w:date="2026-05-17T00:00:00Z">
              <w:r>
                <w:t xml:space="preserve">RENDER</w:t>
              </w:r>
            </w:ins>
          </w:p>
        </w:tc>
        <w:tc>
          <w:tcPr/>
          <w:p>
            <w:pPr>
              <w:pStyle w:val="Compact"/>
              <w:jc w:val="left"/>
            </w:pPr>
            <w:ins w:id="3775" w:author="Zach Zukowski (R2 revision)" w:date="2026-05-17T00:00:00Z">
              <w:r>
                <w:t xml:space="preserve">DePIN</w:t>
              </w:r>
            </w:ins>
          </w:p>
        </w:tc>
        <w:tc>
          <w:tcPr/>
          <w:p>
            <w:pPr>
              <w:pStyle w:val="Compact"/>
              <w:jc w:val="left"/>
            </w:pPr>
            <w:ins w:id="3776" w:author="Zach Zukowski (R2 revision)" w:date="2026-05-17T00:00:00Z">
              <w:r>
                <w:t xml:space="preserve">0.0323</w:t>
              </w:r>
            </w:ins>
          </w:p>
        </w:tc>
        <w:tc>
          <w:tcPr/>
          <w:p>
            <w:pPr>
              <w:pStyle w:val="Compact"/>
              <w:jc w:val="left"/>
            </w:pPr>
            <w:ins w:id="3777" w:author="Zach Zukowski (R2 revision)" w:date="2026-05-17T00:00:00Z">
              <w:r>
                <w:t xml:space="preserve">0.89</w:t>
              </w:r>
            </w:ins>
          </w:p>
        </w:tc>
        <w:tc>
          <w:tcPr/>
          <w:p>
            <w:pPr>
              <w:pStyle w:val="Compact"/>
              <w:jc w:val="left"/>
            </w:pPr>
            <w:ins w:id="3778" w:author="Zach Zukowski (R2 revision)" w:date="2026-05-17T00:00:00Z">
              <w:r>
                <w:t xml:space="preserve">10.4%</w:t>
              </w:r>
            </w:ins>
          </w:p>
        </w:tc>
        <w:tc>
          <w:tcPr/>
          <w:p>
            <w:pPr>
              <w:pStyle w:val="Compact"/>
              <w:jc w:val="left"/>
            </w:pPr>
            <w:ins w:id="3779" w:author="Zach Zukowski (R2 revision)" w:date="2026-05-17T00:00:00Z">
              <w:r>
                <w:t xml:space="preserve">47.0%</w:t>
              </w:r>
            </w:ins>
          </w:p>
        </w:tc>
        <w:tc>
          <w:tcPr/>
          <w:p>
            <w:pPr>
              <w:pStyle w:val="Compact"/>
              <w:jc w:val="left"/>
            </w:pPr>
            <w:ins w:id="3780" w:author="Zach Zukowski (R2 revision)" w:date="2026-05-17T00:00:00Z">
              <w:r>
                <w:t xml:space="preserve">1000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3781" w:author="Zach Zukowski (R2 revision)" w:date="2026-05-17T00:00:00Z">
              <w:r>
                <w:t xml:space="preserve">Grass</w:t>
              </w:r>
            </w:ins>
          </w:p>
        </w:tc>
        <w:tc>
          <w:tcPr/>
          <w:p>
            <w:pPr>
              <w:pStyle w:val="Compact"/>
              <w:jc w:val="left"/>
            </w:pPr>
            <w:ins w:id="3782" w:author="Zach Zukowski (R2 revision)" w:date="2026-05-17T00:00:00Z">
              <w:r>
                <w:t xml:space="preserve">GRASS</w:t>
              </w:r>
            </w:ins>
          </w:p>
        </w:tc>
        <w:tc>
          <w:tcPr/>
          <w:p>
            <w:pPr>
              <w:pStyle w:val="Compact"/>
              <w:jc w:val="left"/>
            </w:pPr>
            <w:ins w:id="3783" w:author="Zach Zukowski (R2 revision)" w:date="2026-05-17T00:00:00Z">
              <w:r>
                <w:t xml:space="preserve">DePIN</w:t>
              </w:r>
            </w:ins>
          </w:p>
        </w:tc>
        <w:tc>
          <w:tcPr/>
          <w:p>
            <w:pPr>
              <w:pStyle w:val="Compact"/>
              <w:jc w:val="left"/>
            </w:pPr>
            <w:ins w:id="3784" w:author="Zach Zukowski (R2 revision)" w:date="2026-05-17T00:00:00Z">
              <w:r>
                <w:t xml:space="preserve">0.0352</w:t>
              </w:r>
            </w:ins>
          </w:p>
        </w:tc>
        <w:tc>
          <w:tcPr/>
          <w:p>
            <w:pPr>
              <w:pStyle w:val="Compact"/>
              <w:jc w:val="left"/>
            </w:pPr>
            <w:ins w:id="3785" w:author="Zach Zukowski (R2 revision)" w:date="2026-05-17T00:00:00Z">
              <w:r>
                <w:t xml:space="preserve">0.76</w:t>
              </w:r>
            </w:ins>
          </w:p>
        </w:tc>
        <w:tc>
          <w:tcPr/>
          <w:p>
            <w:pPr>
              <w:pStyle w:val="Compact"/>
              <w:jc w:val="left"/>
            </w:pPr>
            <w:ins w:id="3786" w:author="Zach Zukowski (R2 revision)" w:date="2026-05-17T00:00:00Z">
              <w:r>
                <w:t xml:space="preserve">16.0%</w:t>
              </w:r>
            </w:ins>
          </w:p>
        </w:tc>
        <w:tc>
          <w:tcPr/>
          <w:p>
            <w:pPr>
              <w:pStyle w:val="Compact"/>
              <w:jc w:val="left"/>
            </w:pPr>
            <w:ins w:id="3787" w:author="Zach Zukowski (R2 revision)" w:date="2026-05-17T00:00:00Z">
              <w:r>
                <w:t xml:space="preserve">38.2%</w:t>
              </w:r>
            </w:ins>
          </w:p>
        </w:tc>
        <w:tc>
          <w:tcPr/>
          <w:p>
            <w:pPr>
              <w:pStyle w:val="Compact"/>
              <w:jc w:val="left"/>
            </w:pPr>
            <w:ins w:id="3788" w:author="Zach Zukowski (R2 revision)" w:date="2026-05-17T00:00:00Z">
              <w:r>
                <w:t xml:space="preserve">1000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3789" w:author="Zach Zukowski (R2 revision)" w:date="2026-05-17T00:00:00Z">
              <w:r>
                <w:t xml:space="preserve">DIMO</w:t>
              </w:r>
            </w:ins>
          </w:p>
        </w:tc>
        <w:tc>
          <w:tcPr/>
          <w:p>
            <w:pPr>
              <w:pStyle w:val="Compact"/>
              <w:jc w:val="left"/>
            </w:pPr>
            <w:ins w:id="3790" w:author="Zach Zukowski (R2 revision)" w:date="2026-05-17T00:00:00Z">
              <w:r>
                <w:t xml:space="preserve">DIMO</w:t>
              </w:r>
            </w:ins>
          </w:p>
        </w:tc>
        <w:tc>
          <w:tcPr/>
          <w:p>
            <w:pPr>
              <w:pStyle w:val="Compact"/>
              <w:jc w:val="left"/>
            </w:pPr>
            <w:ins w:id="3791" w:author="Zach Zukowski (R2 revision)" w:date="2026-05-17T00:00:00Z">
              <w:r>
                <w:t xml:space="preserve">DePIN</w:t>
              </w:r>
            </w:ins>
          </w:p>
        </w:tc>
        <w:tc>
          <w:tcPr/>
          <w:p>
            <w:pPr>
              <w:pStyle w:val="Compact"/>
              <w:jc w:val="left"/>
            </w:pPr>
            <w:ins w:id="3792" w:author="Zach Zukowski (R2 revision)" w:date="2026-05-17T00:00:00Z">
              <w:r>
                <w:t xml:space="preserve">0.0379</w:t>
              </w:r>
            </w:ins>
          </w:p>
        </w:tc>
        <w:tc>
          <w:tcPr/>
          <w:p>
            <w:pPr>
              <w:pStyle w:val="Compact"/>
              <w:jc w:val="left"/>
            </w:pPr>
            <w:ins w:id="3793" w:author="Zach Zukowski (R2 revision)" w:date="2026-05-17T00:00:00Z">
              <w:r>
                <w:t xml:space="preserve">0.87</w:t>
              </w:r>
            </w:ins>
          </w:p>
        </w:tc>
        <w:tc>
          <w:tcPr/>
          <w:p>
            <w:pPr>
              <w:pStyle w:val="Compact"/>
              <w:jc w:val="left"/>
            </w:pPr>
            <w:ins w:id="3794" w:author="Zach Zukowski (R2 revision)" w:date="2026-05-17T00:00:00Z">
              <w:r>
                <w:t xml:space="preserve">13.9%</w:t>
              </w:r>
            </w:ins>
          </w:p>
        </w:tc>
        <w:tc>
          <w:tcPr/>
          <w:p>
            <w:pPr>
              <w:pStyle w:val="Compact"/>
              <w:jc w:val="left"/>
            </w:pPr>
            <w:ins w:id="3795" w:author="Zach Zukowski (R2 revision)" w:date="2026-05-17T00:00:00Z">
              <w:r>
                <w:t xml:space="preserve">45.0%</w:t>
              </w:r>
            </w:ins>
          </w:p>
        </w:tc>
        <w:tc>
          <w:tcPr/>
          <w:p>
            <w:pPr>
              <w:pStyle w:val="Compact"/>
              <w:jc w:val="left"/>
            </w:pPr>
            <w:ins w:id="3796" w:author="Zach Zukowski (R2 revision)" w:date="2026-05-17T00:00:00Z">
              <w:r>
                <w:t xml:space="preserve">999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3797" w:author="Zach Zukowski (R2 revision)" w:date="2026-05-17T00:00:00Z">
              <w:r>
                <w:t xml:space="preserve">Anyone</w:t>
              </w:r>
            </w:ins>
            <w:ins w:id="3798" w:author="Zach Zukowski (R2 revision)" w:date="2026-05-17T00:00:00Z">
              <w:r>
                <w:t xml:space="preserve"> </w:t>
              </w:r>
            </w:ins>
            <w:ins w:id="3799" w:author="Zach Zukowski (R2 revision)" w:date="2026-05-17T00:00:00Z">
              <w:r>
                <w:t xml:space="preserve">Protocol</w:t>
              </w:r>
            </w:ins>
          </w:p>
        </w:tc>
        <w:tc>
          <w:tcPr/>
          <w:p>
            <w:pPr>
              <w:pStyle w:val="Compact"/>
              <w:jc w:val="left"/>
            </w:pPr>
            <w:ins w:id="3800" w:author="Zach Zukowski (R2 revision)" w:date="2026-05-17T00:00:00Z">
              <w:r>
                <w:t xml:space="preserve">ANYONE</w:t>
              </w:r>
            </w:ins>
          </w:p>
        </w:tc>
        <w:tc>
          <w:tcPr/>
          <w:p>
            <w:pPr>
              <w:pStyle w:val="Compact"/>
              <w:jc w:val="left"/>
            </w:pPr>
            <w:ins w:id="3801" w:author="Zach Zukowski (R2 revision)" w:date="2026-05-17T00:00:00Z">
              <w:r>
                <w:t xml:space="preserve">DePIN</w:t>
              </w:r>
            </w:ins>
          </w:p>
        </w:tc>
        <w:tc>
          <w:tcPr/>
          <w:p>
            <w:pPr>
              <w:pStyle w:val="Compact"/>
              <w:jc w:val="left"/>
            </w:pPr>
            <w:ins w:id="3802" w:author="Zach Zukowski (R2 revision)" w:date="2026-05-17T00:00:00Z">
              <w:r>
                <w:t xml:space="preserve">0.0404</w:t>
              </w:r>
            </w:ins>
          </w:p>
        </w:tc>
        <w:tc>
          <w:tcPr/>
          <w:p>
            <w:pPr>
              <w:pStyle w:val="Compact"/>
              <w:jc w:val="left"/>
            </w:pPr>
            <w:ins w:id="3803" w:author="Zach Zukowski (R2 revision)" w:date="2026-05-17T00:00:00Z">
              <w:r>
                <w:t xml:space="preserve">0.79</w:t>
              </w:r>
            </w:ins>
          </w:p>
        </w:tc>
        <w:tc>
          <w:tcPr/>
          <w:p>
            <w:pPr>
              <w:pStyle w:val="Compact"/>
              <w:jc w:val="left"/>
            </w:pPr>
            <w:ins w:id="3804" w:author="Zach Zukowski (R2 revision)" w:date="2026-05-17T00:00:00Z">
              <w:r>
                <w:t xml:space="preserve">13.3%</w:t>
              </w:r>
            </w:ins>
          </w:p>
        </w:tc>
        <w:tc>
          <w:tcPr/>
          <w:p>
            <w:pPr>
              <w:pStyle w:val="Compact"/>
              <w:jc w:val="left"/>
            </w:pPr>
            <w:ins w:id="3805" w:author="Zach Zukowski (R2 revision)" w:date="2026-05-17T00:00:00Z">
              <w:r>
                <w:t xml:space="preserve">47.5%</w:t>
              </w:r>
            </w:ins>
          </w:p>
        </w:tc>
        <w:tc>
          <w:tcPr/>
          <w:p>
            <w:pPr>
              <w:pStyle w:val="Compact"/>
              <w:jc w:val="left"/>
            </w:pPr>
            <w:ins w:id="3806" w:author="Zach Zukowski (R2 revision)" w:date="2026-05-17T00:00:00Z">
              <w:r>
                <w:t xml:space="preserve">1000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3807" w:author="Zach Zukowski (R2 revision)" w:date="2026-05-17T00:00:00Z">
              <w:r>
                <w:t xml:space="preserve">Filecoin</w:t>
              </w:r>
            </w:ins>
          </w:p>
        </w:tc>
        <w:tc>
          <w:tcPr/>
          <w:p>
            <w:pPr>
              <w:pStyle w:val="Compact"/>
              <w:jc w:val="left"/>
            </w:pPr>
            <w:ins w:id="3808" w:author="Zach Zukowski (R2 revision)" w:date="2026-05-17T00:00:00Z">
              <w:r>
                <w:t xml:space="preserve">FIL</w:t>
              </w:r>
            </w:ins>
          </w:p>
        </w:tc>
        <w:tc>
          <w:tcPr/>
          <w:p>
            <w:pPr>
              <w:pStyle w:val="Compact"/>
              <w:jc w:val="left"/>
            </w:pPr>
            <w:ins w:id="3809" w:author="Zach Zukowski (R2 revision)" w:date="2026-05-17T00:00:00Z">
              <w:r>
                <w:t xml:space="preserve">DePIN</w:t>
              </w:r>
            </w:ins>
          </w:p>
        </w:tc>
        <w:tc>
          <w:tcPr/>
          <w:p>
            <w:pPr>
              <w:pStyle w:val="Compact"/>
              <w:jc w:val="left"/>
            </w:pPr>
            <w:ins w:id="3810" w:author="Zach Zukowski (R2 revision)" w:date="2026-05-17T00:00:00Z">
              <w:r>
                <w:t xml:space="preserve">0.0473</w:t>
              </w:r>
            </w:ins>
          </w:p>
        </w:tc>
        <w:tc>
          <w:tcPr/>
          <w:p>
            <w:pPr>
              <w:pStyle w:val="Compact"/>
              <w:jc w:val="left"/>
            </w:pPr>
            <w:ins w:id="3811" w:author="Zach Zukowski (R2 revision)" w:date="2026-05-17T00:00:00Z">
              <w:r>
                <w:t xml:space="preserve">0.79</w:t>
              </w:r>
            </w:ins>
          </w:p>
        </w:tc>
        <w:tc>
          <w:tcPr/>
          <w:p>
            <w:pPr>
              <w:pStyle w:val="Compact"/>
              <w:jc w:val="left"/>
            </w:pPr>
            <w:ins w:id="3812" w:author="Zach Zukowski (R2 revision)" w:date="2026-05-17T00:00:00Z">
              <w:r>
                <w:t xml:space="preserve">18.0%</w:t>
              </w:r>
            </w:ins>
          </w:p>
        </w:tc>
        <w:tc>
          <w:tcPr/>
          <w:p>
            <w:pPr>
              <w:pStyle w:val="Compact"/>
              <w:jc w:val="left"/>
            </w:pPr>
            <w:ins w:id="3813" w:author="Zach Zukowski (R2 revision)" w:date="2026-05-17T00:00:00Z">
              <w:r>
                <w:t xml:space="preserve">45.6%</w:t>
              </w:r>
            </w:ins>
          </w:p>
        </w:tc>
        <w:tc>
          <w:tcPr/>
          <w:p>
            <w:pPr>
              <w:pStyle w:val="Compact"/>
              <w:jc w:val="left"/>
            </w:pPr>
            <w:ins w:id="3814" w:author="Zach Zukowski (R2 revision)" w:date="2026-05-17T00:00:00Z">
              <w:r>
                <w:t xml:space="preserve">1000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3815" w:author="Zach Zukowski (R2 revision)" w:date="2026-05-17T00:00:00Z">
              <w:r>
                <w:t xml:space="preserve">Helium</w:t>
              </w:r>
            </w:ins>
          </w:p>
        </w:tc>
        <w:tc>
          <w:tcPr/>
          <w:p>
            <w:pPr>
              <w:pStyle w:val="Compact"/>
              <w:jc w:val="left"/>
            </w:pPr>
            <w:ins w:id="3816" w:author="Zach Zukowski (R2 revision)" w:date="2026-05-17T00:00:00Z">
              <w:r>
                <w:t xml:space="preserve">HNT</w:t>
              </w:r>
            </w:ins>
          </w:p>
        </w:tc>
        <w:tc>
          <w:tcPr/>
          <w:p>
            <w:pPr>
              <w:pStyle w:val="Compact"/>
              <w:jc w:val="left"/>
            </w:pPr>
            <w:ins w:id="3817" w:author="Zach Zukowski (R2 revision)" w:date="2026-05-17T00:00:00Z">
              <w:r>
                <w:t xml:space="preserve">DePIN</w:t>
              </w:r>
            </w:ins>
          </w:p>
        </w:tc>
        <w:tc>
          <w:tcPr/>
          <w:p>
            <w:pPr>
              <w:pStyle w:val="Compact"/>
              <w:jc w:val="left"/>
            </w:pPr>
            <w:ins w:id="3818" w:author="Zach Zukowski (R2 revision)" w:date="2026-05-17T00:00:00Z">
              <w:r>
                <w:t xml:space="preserve">0.1024</w:t>
              </w:r>
            </w:ins>
          </w:p>
        </w:tc>
        <w:tc>
          <w:tcPr/>
          <w:p>
            <w:pPr>
              <w:pStyle w:val="Compact"/>
              <w:jc w:val="left"/>
            </w:pPr>
            <w:ins w:id="3819" w:author="Zach Zukowski (R2 revision)" w:date="2026-05-17T00:00:00Z">
              <w:r>
                <w:t xml:space="preserve">0.98</w:t>
              </w:r>
            </w:ins>
          </w:p>
        </w:tc>
        <w:tc>
          <w:tcPr/>
          <w:p>
            <w:pPr>
              <w:pStyle w:val="Compact"/>
              <w:jc w:val="left"/>
            </w:pPr>
            <w:ins w:id="3820" w:author="Zach Zukowski (R2 revision)" w:date="2026-05-17T00:00:00Z">
              <w:r>
                <w:t xml:space="preserve">24.5%</w:t>
              </w:r>
            </w:ins>
          </w:p>
        </w:tc>
        <w:tc>
          <w:tcPr/>
          <w:p>
            <w:pPr>
              <w:pStyle w:val="Compact"/>
              <w:jc w:val="left"/>
            </w:pPr>
            <w:ins w:id="3821" w:author="Zach Zukowski (R2 revision)" w:date="2026-05-17T00:00:00Z">
              <w:r>
                <w:t xml:space="preserve">79.4%</w:t>
              </w:r>
            </w:ins>
          </w:p>
        </w:tc>
        <w:tc>
          <w:tcPr/>
          <w:p>
            <w:pPr>
              <w:pStyle w:val="Compact"/>
              <w:jc w:val="left"/>
            </w:pPr>
            <w:ins w:id="3822" w:author="Zach Zukowski (R2 revision)" w:date="2026-05-17T00:00:00Z">
              <w:r>
                <w:t xml:space="preserve">1000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3823" w:author="Zach Zukowski (R2 revision)" w:date="2026-05-17T00:00:00Z">
              <w:r>
                <w:t xml:space="preserve">IoTeX</w:t>
              </w:r>
            </w:ins>
          </w:p>
        </w:tc>
        <w:tc>
          <w:tcPr/>
          <w:p>
            <w:pPr>
              <w:pStyle w:val="Compact"/>
              <w:jc w:val="left"/>
            </w:pPr>
            <w:ins w:id="3824" w:author="Zach Zukowski (R2 revision)" w:date="2026-05-17T00:00:00Z">
              <w:r>
                <w:t xml:space="preserve">IOTX</w:t>
              </w:r>
            </w:ins>
          </w:p>
        </w:tc>
        <w:tc>
          <w:tcPr/>
          <w:p>
            <w:pPr>
              <w:pStyle w:val="Compact"/>
              <w:jc w:val="left"/>
            </w:pPr>
            <w:ins w:id="3825" w:author="Zach Zukowski (R2 revision)" w:date="2026-05-17T00:00:00Z">
              <w:r>
                <w:t xml:space="preserve">DePIN</w:t>
              </w:r>
            </w:ins>
          </w:p>
        </w:tc>
        <w:tc>
          <w:tcPr/>
          <w:p>
            <w:pPr>
              <w:pStyle w:val="Compact"/>
              <w:jc w:val="left"/>
            </w:pPr>
            <w:ins w:id="3826" w:author="Zach Zukowski (R2 revision)" w:date="2026-05-17T00:00:00Z">
              <w:r>
                <w:t xml:space="preserve">0.1065</w:t>
              </w:r>
            </w:ins>
          </w:p>
        </w:tc>
        <w:tc>
          <w:tcPr/>
          <w:p>
            <w:pPr>
              <w:pStyle w:val="Compact"/>
              <w:jc w:val="left"/>
            </w:pPr>
            <w:ins w:id="3827" w:author="Zach Zukowski (R2 revision)" w:date="2026-05-17T00:00:00Z">
              <w:r>
                <w:t xml:space="preserve">0.99</w:t>
              </w:r>
            </w:ins>
          </w:p>
        </w:tc>
        <w:tc>
          <w:tcPr/>
          <w:p>
            <w:pPr>
              <w:pStyle w:val="Compact"/>
              <w:jc w:val="left"/>
            </w:pPr>
            <w:ins w:id="3828" w:author="Zach Zukowski (R2 revision)" w:date="2026-05-17T00:00:00Z">
              <w:r>
                <w:t xml:space="preserve">19.8%</w:t>
              </w:r>
            </w:ins>
          </w:p>
        </w:tc>
        <w:tc>
          <w:tcPr/>
          <w:p>
            <w:pPr>
              <w:pStyle w:val="Compact"/>
              <w:jc w:val="left"/>
            </w:pPr>
            <w:ins w:id="3829" w:author="Zach Zukowski (R2 revision)" w:date="2026-05-17T00:00:00Z">
              <w:r>
                <w:t xml:space="preserve">90.6%</w:t>
              </w:r>
            </w:ins>
          </w:p>
        </w:tc>
        <w:tc>
          <w:tcPr/>
          <w:p>
            <w:pPr>
              <w:pStyle w:val="Compact"/>
              <w:jc w:val="left"/>
            </w:pPr>
            <w:ins w:id="3830" w:author="Zach Zukowski (R2 revision)" w:date="2026-05-17T00:00:00Z">
              <w:r>
                <w:t xml:space="preserve">1000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3831" w:author="Zach Zukowski (R2 revision)" w:date="2026-05-17T00:00:00Z">
              <w:r>
                <w:t xml:space="preserve">io.net</w:t>
              </w:r>
            </w:ins>
          </w:p>
        </w:tc>
        <w:tc>
          <w:tcPr/>
          <w:p>
            <w:pPr>
              <w:pStyle w:val="Compact"/>
              <w:jc w:val="left"/>
            </w:pPr>
            <w:ins w:id="3832" w:author="Zach Zukowski (R2 revision)" w:date="2026-05-17T00:00:00Z">
              <w:r>
                <w:t xml:space="preserve">IO</w:t>
              </w:r>
            </w:ins>
          </w:p>
        </w:tc>
        <w:tc>
          <w:tcPr/>
          <w:p>
            <w:pPr>
              <w:pStyle w:val="Compact"/>
              <w:jc w:val="left"/>
            </w:pPr>
            <w:ins w:id="3833" w:author="Zach Zukowski (R2 revision)" w:date="2026-05-17T00:00:00Z">
              <w:r>
                <w:t xml:space="preserve">DePIN</w:t>
              </w:r>
            </w:ins>
          </w:p>
        </w:tc>
        <w:tc>
          <w:tcPr/>
          <w:p>
            <w:pPr>
              <w:pStyle w:val="Compact"/>
              <w:jc w:val="left"/>
            </w:pPr>
            <w:ins w:id="3834" w:author="Zach Zukowski (R2 revision)" w:date="2026-05-17T00:00:00Z">
              <w:r>
                <w:t xml:space="preserve">0.111</w:t>
              </w:r>
            </w:ins>
          </w:p>
        </w:tc>
        <w:tc>
          <w:tcPr/>
          <w:p>
            <w:pPr>
              <w:pStyle w:val="Compact"/>
              <w:jc w:val="left"/>
            </w:pPr>
            <w:ins w:id="3835" w:author="Zach Zukowski (R2 revision)" w:date="2026-05-17T00:00:00Z">
              <w:r>
                <w:t xml:space="preserve">0.95</w:t>
              </w:r>
            </w:ins>
          </w:p>
        </w:tc>
        <w:tc>
          <w:tcPr/>
          <w:p>
            <w:pPr>
              <w:pStyle w:val="Compact"/>
              <w:jc w:val="left"/>
            </w:pPr>
            <w:ins w:id="3836" w:author="Zach Zukowski (R2 revision)" w:date="2026-05-17T00:00:00Z">
              <w:r>
                <w:t xml:space="preserve">30.0%</w:t>
              </w:r>
            </w:ins>
          </w:p>
        </w:tc>
        <w:tc>
          <w:tcPr/>
          <w:p>
            <w:pPr>
              <w:pStyle w:val="Compact"/>
              <w:jc w:val="left"/>
            </w:pPr>
            <w:ins w:id="3837" w:author="Zach Zukowski (R2 revision)" w:date="2026-05-17T00:00:00Z">
              <w:r>
                <w:t xml:space="preserve">63.7%</w:t>
              </w:r>
            </w:ins>
          </w:p>
        </w:tc>
        <w:tc>
          <w:tcPr/>
          <w:p>
            <w:pPr>
              <w:pStyle w:val="Compact"/>
              <w:jc w:val="left"/>
            </w:pPr>
            <w:ins w:id="3838" w:author="Zach Zukowski (R2 revision)" w:date="2026-05-17T00:00:00Z">
              <w:r>
                <w:t xml:space="preserve">1000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3839" w:author="Zach Zukowski (R2 revision)" w:date="2026-05-17T00:00:00Z">
              <w:r>
                <w:t xml:space="preserve">GEODNET</w:t>
              </w:r>
            </w:ins>
          </w:p>
        </w:tc>
        <w:tc>
          <w:tcPr/>
          <w:p>
            <w:pPr>
              <w:pStyle w:val="Compact"/>
              <w:jc w:val="left"/>
            </w:pPr>
            <w:ins w:id="3840" w:author="Zach Zukowski (R2 revision)" w:date="2026-05-17T00:00:00Z">
              <w:r>
                <w:t xml:space="preserve">GEOD</w:t>
              </w:r>
            </w:ins>
          </w:p>
        </w:tc>
        <w:tc>
          <w:tcPr/>
          <w:p>
            <w:pPr>
              <w:pStyle w:val="Compact"/>
              <w:jc w:val="left"/>
            </w:pPr>
            <w:ins w:id="3841" w:author="Zach Zukowski (R2 revision)" w:date="2026-05-17T00:00:00Z">
              <w:r>
                <w:t xml:space="preserve">DePIN</w:t>
              </w:r>
            </w:ins>
          </w:p>
        </w:tc>
        <w:tc>
          <w:tcPr/>
          <w:p>
            <w:pPr>
              <w:pStyle w:val="Compact"/>
              <w:jc w:val="left"/>
            </w:pPr>
            <w:ins w:id="3842" w:author="Zach Zukowski (R2 revision)" w:date="2026-05-17T00:00:00Z">
              <w:r>
                <w:t xml:space="preserve">0.1325</w:t>
              </w:r>
            </w:ins>
          </w:p>
        </w:tc>
        <w:tc>
          <w:tcPr/>
          <w:p>
            <w:pPr>
              <w:pStyle w:val="Compact"/>
              <w:jc w:val="left"/>
            </w:pPr>
            <w:ins w:id="3843" w:author="Zach Zukowski (R2 revision)" w:date="2026-05-17T00:00:00Z">
              <w:r>
                <w:t xml:space="preserve">0.96</w:t>
              </w:r>
            </w:ins>
          </w:p>
        </w:tc>
        <w:tc>
          <w:tcPr/>
          <w:p>
            <w:pPr>
              <w:pStyle w:val="Compact"/>
              <w:jc w:val="left"/>
            </w:pPr>
            <w:ins w:id="3844" w:author="Zach Zukowski (R2 revision)" w:date="2026-05-17T00:00:00Z">
              <w:r>
                <w:t xml:space="preserve">24.9%</w:t>
              </w:r>
            </w:ins>
          </w:p>
        </w:tc>
        <w:tc>
          <w:tcPr/>
          <w:p>
            <w:pPr>
              <w:pStyle w:val="Compact"/>
              <w:jc w:val="left"/>
            </w:pPr>
            <w:ins w:id="3845" w:author="Zach Zukowski (R2 revision)" w:date="2026-05-17T00:00:00Z">
              <w:r>
                <w:t xml:space="preserve">81.8%</w:t>
              </w:r>
            </w:ins>
          </w:p>
        </w:tc>
        <w:tc>
          <w:tcPr/>
          <w:p>
            <w:pPr>
              <w:pStyle w:val="Compact"/>
              <w:jc w:val="left"/>
            </w:pPr>
            <w:ins w:id="3846" w:author="Zach Zukowski (R2 revision)" w:date="2026-05-17T00:00:00Z">
              <w:r>
                <w:t xml:space="preserve">1000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3847" w:author="Zach Zukowski (R2 revision)" w:date="2026-05-17T00:00:00Z">
              <w:r>
                <w:t xml:space="preserve">WeatherXM</w:t>
              </w:r>
            </w:ins>
          </w:p>
        </w:tc>
        <w:tc>
          <w:tcPr/>
          <w:p>
            <w:pPr>
              <w:pStyle w:val="Compact"/>
              <w:jc w:val="left"/>
            </w:pPr>
            <w:ins w:id="3848" w:author="Zach Zukowski (R2 revision)" w:date="2026-05-17T00:00:00Z">
              <w:r>
                <w:t xml:space="preserve">WXM</w:t>
              </w:r>
            </w:ins>
          </w:p>
        </w:tc>
        <w:tc>
          <w:tcPr/>
          <w:p>
            <w:pPr>
              <w:pStyle w:val="Compact"/>
              <w:jc w:val="left"/>
            </w:pPr>
            <w:ins w:id="3849" w:author="Zach Zukowski (R2 revision)" w:date="2026-05-17T00:00:00Z">
              <w:r>
                <w:t xml:space="preserve">DePIN</w:t>
              </w:r>
            </w:ins>
          </w:p>
        </w:tc>
        <w:tc>
          <w:tcPr/>
          <w:p>
            <w:pPr>
              <w:pStyle w:val="Compact"/>
              <w:jc w:val="left"/>
            </w:pPr>
            <w:ins w:id="3850" w:author="Zach Zukowski (R2 revision)" w:date="2026-05-17T00:00:00Z">
              <w:r>
                <w:t xml:space="preserve">0.1479</w:t>
              </w:r>
            </w:ins>
          </w:p>
        </w:tc>
        <w:tc>
          <w:tcPr/>
          <w:p>
            <w:pPr>
              <w:pStyle w:val="Compact"/>
              <w:jc w:val="left"/>
            </w:pPr>
            <w:ins w:id="3851" w:author="Zach Zukowski (R2 revision)" w:date="2026-05-17T00:00:00Z">
              <w:r>
                <w:t xml:space="preserve">0.89</w:t>
              </w:r>
            </w:ins>
          </w:p>
        </w:tc>
        <w:tc>
          <w:tcPr/>
          <w:p>
            <w:pPr>
              <w:pStyle w:val="Compact"/>
              <w:jc w:val="left"/>
            </w:pPr>
            <w:ins w:id="3852" w:author="Zach Zukowski (R2 revision)" w:date="2026-05-17T00:00:00Z">
              <w:r>
                <w:t xml:space="preserve">35.0%</w:t>
              </w:r>
            </w:ins>
          </w:p>
        </w:tc>
        <w:tc>
          <w:tcPr/>
          <w:p>
            <w:pPr>
              <w:pStyle w:val="Compact"/>
              <w:jc w:val="left"/>
            </w:pPr>
            <w:ins w:id="3853" w:author="Zach Zukowski (R2 revision)" w:date="2026-05-17T00:00:00Z">
              <w:r>
                <w:t xml:space="preserve">77.9%</w:t>
              </w:r>
            </w:ins>
          </w:p>
        </w:tc>
        <w:tc>
          <w:tcPr/>
          <w:p>
            <w:pPr>
              <w:pStyle w:val="Compact"/>
              <w:jc w:val="left"/>
            </w:pPr>
            <w:ins w:id="3854" w:author="Zach Zukowski (R2 revision)" w:date="2026-05-17T00:00:00Z">
              <w:r>
                <w:t xml:space="preserve">999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3855" w:author="Zach Zukowski (R2 revision)" w:date="2026-05-17T00:00:00Z">
              <w:r>
                <w:t xml:space="preserve">Pokt Network</w:t>
              </w:r>
            </w:ins>
          </w:p>
        </w:tc>
        <w:tc>
          <w:tcPr/>
          <w:p>
            <w:pPr>
              <w:pStyle w:val="Compact"/>
              <w:jc w:val="left"/>
            </w:pPr>
            <w:ins w:id="3856" w:author="Zach Zukowski (R2 revision)" w:date="2026-05-17T00:00:00Z">
              <w:r>
                <w:t xml:space="preserve">POKT</w:t>
              </w:r>
            </w:ins>
          </w:p>
        </w:tc>
        <w:tc>
          <w:tcPr/>
          <w:p>
            <w:pPr>
              <w:pStyle w:val="Compact"/>
              <w:jc w:val="left"/>
            </w:pPr>
            <w:ins w:id="3857" w:author="Zach Zukowski (R2 revision)" w:date="2026-05-17T00:00:00Z">
              <w:r>
                <w:t xml:space="preserve">DePIN</w:t>
              </w:r>
            </w:ins>
          </w:p>
        </w:tc>
        <w:tc>
          <w:tcPr/>
          <w:p>
            <w:pPr>
              <w:pStyle w:val="Compact"/>
              <w:jc w:val="left"/>
            </w:pPr>
            <w:ins w:id="3858" w:author="Zach Zukowski (R2 revision)" w:date="2026-05-17T00:00:00Z">
              <w:r>
                <w:t xml:space="preserve">0.1592</w:t>
              </w:r>
            </w:ins>
          </w:p>
        </w:tc>
        <w:tc>
          <w:tcPr/>
          <w:p>
            <w:pPr>
              <w:pStyle w:val="Compact"/>
              <w:jc w:val="left"/>
            </w:pPr>
            <w:ins w:id="3859" w:author="Zach Zukowski (R2 revision)" w:date="2026-05-17T00:00:00Z">
              <w:r>
                <w:t xml:space="preserve">0.96</w:t>
              </w:r>
            </w:ins>
          </w:p>
        </w:tc>
        <w:tc>
          <w:tcPr/>
          <w:p>
            <w:pPr>
              <w:pStyle w:val="Compact"/>
              <w:jc w:val="left"/>
            </w:pPr>
            <w:ins w:id="3860" w:author="Zach Zukowski (R2 revision)" w:date="2026-05-17T00:00:00Z">
              <w:r>
                <w:t xml:space="preserve">34.8%</w:t>
              </w:r>
            </w:ins>
          </w:p>
        </w:tc>
        <w:tc>
          <w:tcPr/>
          <w:p>
            <w:pPr>
              <w:pStyle w:val="Compact"/>
              <w:jc w:val="left"/>
            </w:pPr>
            <w:ins w:id="3861" w:author="Zach Zukowski (R2 revision)" w:date="2026-05-17T00:00:00Z">
              <w:r>
                <w:t xml:space="preserve">77.2%</w:t>
              </w:r>
            </w:ins>
          </w:p>
        </w:tc>
        <w:tc>
          <w:tcPr/>
          <w:p>
            <w:pPr>
              <w:pStyle w:val="Compact"/>
              <w:jc w:val="left"/>
            </w:pPr>
            <w:ins w:id="3862" w:author="Zach Zukowski (R2 revision)" w:date="2026-05-17T00:00:00Z">
              <w:r>
                <w:t xml:space="preserve">1000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3863" w:author="Zach Zukowski (R2 revision)" w:date="2026-05-17T00:00:00Z">
              <w:r>
                <w:t xml:space="preserve">Aethir</w:t>
              </w:r>
            </w:ins>
          </w:p>
        </w:tc>
        <w:tc>
          <w:tcPr/>
          <w:p>
            <w:pPr>
              <w:pStyle w:val="Compact"/>
              <w:jc w:val="left"/>
            </w:pPr>
            <w:ins w:id="3864" w:author="Zach Zukowski (R2 revision)" w:date="2026-05-17T00:00:00Z">
              <w:r>
                <w:t xml:space="preserve">ATH</w:t>
              </w:r>
            </w:ins>
          </w:p>
        </w:tc>
        <w:tc>
          <w:tcPr/>
          <w:p>
            <w:pPr>
              <w:pStyle w:val="Compact"/>
              <w:jc w:val="left"/>
            </w:pPr>
            <w:ins w:id="3865" w:author="Zach Zukowski (R2 revision)" w:date="2026-05-17T00:00:00Z">
              <w:r>
                <w:t xml:space="preserve">DePIN</w:t>
              </w:r>
            </w:ins>
          </w:p>
        </w:tc>
        <w:tc>
          <w:tcPr/>
          <w:p>
            <w:pPr>
              <w:pStyle w:val="Compact"/>
              <w:jc w:val="left"/>
            </w:pPr>
            <w:ins w:id="3866" w:author="Zach Zukowski (R2 revision)" w:date="2026-05-17T00:00:00Z">
              <w:r>
                <w:t xml:space="preserve">0.153</w:t>
              </w:r>
            </w:ins>
          </w:p>
        </w:tc>
        <w:tc>
          <w:tcPr/>
          <w:p>
            <w:pPr>
              <w:pStyle w:val="Compact"/>
              <w:jc w:val="left"/>
            </w:pPr>
            <w:ins w:id="3867" w:author="Zach Zukowski (R2 revision)" w:date="2026-05-17T00:00:00Z">
              <w:r>
                <w:t xml:space="preserve">0.98</w:t>
              </w:r>
            </w:ins>
          </w:p>
        </w:tc>
        <w:tc>
          <w:tcPr/>
          <w:p>
            <w:pPr>
              <w:pStyle w:val="Compact"/>
              <w:jc w:val="left"/>
            </w:pPr>
            <w:ins w:id="3868" w:author="Zach Zukowski (R2 revision)" w:date="2026-05-17T00:00:00Z">
              <w:r>
                <w:t xml:space="preserve">33.6%</w:t>
              </w:r>
            </w:ins>
          </w:p>
        </w:tc>
        <w:tc>
          <w:tcPr/>
          <w:p>
            <w:pPr>
              <w:pStyle w:val="Compact"/>
              <w:jc w:val="left"/>
            </w:pPr>
            <w:ins w:id="3869" w:author="Zach Zukowski (R2 revision)" w:date="2026-05-17T00:00:00Z">
              <w:r>
                <w:t xml:space="preserve">83.8%</w:t>
              </w:r>
            </w:ins>
          </w:p>
        </w:tc>
        <w:tc>
          <w:tcPr/>
          <w:p>
            <w:pPr>
              <w:pStyle w:val="Compact"/>
              <w:jc w:val="left"/>
            </w:pPr>
            <w:ins w:id="3870" w:author="Zach Zukowski (R2 revision)" w:date="2026-05-17T00:00:00Z">
              <w:r>
                <w:t xml:space="preserve">1000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3871" w:author="Zach Zukowski (R2 revision)" w:date="2026-05-17T00:00:00Z">
              <w:r>
                <w:t xml:space="preserve">Livepeer</w:t>
              </w:r>
            </w:ins>
          </w:p>
        </w:tc>
        <w:tc>
          <w:tcPr/>
          <w:p>
            <w:pPr>
              <w:pStyle w:val="Compact"/>
              <w:jc w:val="left"/>
            </w:pPr>
            <w:ins w:id="3872" w:author="Zach Zukowski (R2 revision)" w:date="2026-05-17T00:00:00Z">
              <w:r>
                <w:t xml:space="preserve">LPT</w:t>
              </w:r>
            </w:ins>
          </w:p>
        </w:tc>
        <w:tc>
          <w:tcPr/>
          <w:p>
            <w:pPr>
              <w:pStyle w:val="Compact"/>
              <w:jc w:val="left"/>
            </w:pPr>
            <w:ins w:id="3873" w:author="Zach Zukowski (R2 revision)" w:date="2026-05-17T00:00:00Z">
              <w:r>
                <w:t xml:space="preserve">DePIN</w:t>
              </w:r>
            </w:ins>
          </w:p>
        </w:tc>
        <w:tc>
          <w:tcPr/>
          <w:p>
            <w:pPr>
              <w:pStyle w:val="Compact"/>
              <w:jc w:val="left"/>
            </w:pPr>
            <w:ins w:id="3874" w:author="Zach Zukowski (R2 revision)" w:date="2026-05-17T00:00:00Z">
              <w:r>
                <w:t xml:space="preserve">0.1989</w:t>
              </w:r>
            </w:ins>
          </w:p>
        </w:tc>
        <w:tc>
          <w:tcPr/>
          <w:p>
            <w:pPr>
              <w:pStyle w:val="Compact"/>
              <w:jc w:val="left"/>
            </w:pPr>
            <w:ins w:id="3875" w:author="Zach Zukowski (R2 revision)" w:date="2026-05-17T00:00:00Z">
              <w:r>
                <w:t xml:space="preserve">0.94</w:t>
              </w:r>
            </w:ins>
          </w:p>
        </w:tc>
        <w:tc>
          <w:tcPr/>
          <w:p>
            <w:pPr>
              <w:pStyle w:val="Compact"/>
              <w:jc w:val="left"/>
            </w:pPr>
            <w:ins w:id="3876" w:author="Zach Zukowski (R2 revision)" w:date="2026-05-17T00:00:00Z">
              <w:r>
                <w:t xml:space="preserve">42.9%</w:t>
              </w:r>
            </w:ins>
          </w:p>
        </w:tc>
        <w:tc>
          <w:tcPr/>
          <w:p>
            <w:pPr>
              <w:pStyle w:val="Compact"/>
              <w:jc w:val="left"/>
            </w:pPr>
            <w:ins w:id="3877" w:author="Zach Zukowski (R2 revision)" w:date="2026-05-17T00:00:00Z">
              <w:r>
                <w:t xml:space="preserve">73.7%</w:t>
              </w:r>
            </w:ins>
          </w:p>
        </w:tc>
        <w:tc>
          <w:tcPr/>
          <w:p>
            <w:pPr>
              <w:pStyle w:val="Compact"/>
              <w:jc w:val="left"/>
            </w:pPr>
            <w:ins w:id="3878" w:author="Zach Zukowski (R2 revision)" w:date="2026-05-17T00:00:00Z">
              <w:r>
                <w:t xml:space="preserve">998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3879" w:author="Zach Zukowski (R2 revision)" w:date="2026-05-17T00:00:00Z">
              <w:r>
                <w:t xml:space="preserve">Hyperliquid</w:t>
              </w:r>
            </w:ins>
          </w:p>
        </w:tc>
        <w:tc>
          <w:tcPr/>
          <w:p>
            <w:pPr>
              <w:pStyle w:val="Compact"/>
              <w:jc w:val="left"/>
            </w:pPr>
            <w:ins w:id="3880" w:author="Zach Zukowski (R2 revision)" w:date="2026-05-17T00:00:00Z">
              <w:r>
                <w:t xml:space="preserve">HYPE</w:t>
              </w:r>
            </w:ins>
          </w:p>
        </w:tc>
        <w:tc>
          <w:tcPr/>
          <w:p>
            <w:pPr>
              <w:pStyle w:val="Compact"/>
              <w:jc w:val="left"/>
            </w:pPr>
            <w:ins w:id="3881" w:author="Zach Zukowski (R2 revision)" w:date="2026-05-17T00:00:00Z">
              <w:r>
                <w:t xml:space="preserve">DeFi</w:t>
              </w:r>
            </w:ins>
          </w:p>
        </w:tc>
        <w:tc>
          <w:tcPr/>
          <w:p>
            <w:pPr>
              <w:pStyle w:val="Compact"/>
              <w:jc w:val="left"/>
            </w:pPr>
            <w:ins w:id="3882" w:author="Zach Zukowski (R2 revision)" w:date="2026-05-17T00:00:00Z">
              <w:r>
                <w:t xml:space="preserve">0.0045</w:t>
              </w:r>
            </w:ins>
          </w:p>
        </w:tc>
        <w:tc>
          <w:tcPr/>
          <w:p>
            <w:pPr>
              <w:pStyle w:val="Compact"/>
              <w:jc w:val="left"/>
            </w:pPr>
            <w:ins w:id="3883" w:author="Zach Zukowski (R2 revision)" w:date="2026-05-17T00:00:00Z">
              <w:r>
                <w:t xml:space="preserve">0.73</w:t>
              </w:r>
            </w:ins>
          </w:p>
        </w:tc>
        <w:tc>
          <w:tcPr/>
          <w:p>
            <w:pPr>
              <w:pStyle w:val="Compact"/>
              <w:jc w:val="left"/>
            </w:pPr>
            <w:ins w:id="3884" w:author="Zach Zukowski (R2 revision)" w:date="2026-05-17T00:00:00Z">
              <w:r>
                <w:t xml:space="preserve">2.2%</w:t>
              </w:r>
            </w:ins>
          </w:p>
        </w:tc>
        <w:tc>
          <w:tcPr/>
          <w:p>
            <w:pPr>
              <w:pStyle w:val="Compact"/>
              <w:jc w:val="left"/>
            </w:pPr>
            <w:ins w:id="3885" w:author="Zach Zukowski (R2 revision)" w:date="2026-05-17T00:00:00Z">
              <w:r>
                <w:t xml:space="preserve">14.5%</w:t>
              </w:r>
            </w:ins>
          </w:p>
        </w:tc>
        <w:tc>
          <w:tcPr/>
          <w:p>
            <w:pPr>
              <w:pStyle w:val="Compact"/>
              <w:jc w:val="left"/>
            </w:pPr>
            <w:ins w:id="3886" w:author="Zach Zukowski (R2 revision)" w:date="2026-05-17T00:00:00Z">
              <w:r>
                <w:t xml:space="preserve">1886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3887" w:author="Zach Zukowski (R2 revision)" w:date="2026-05-17T00:00:00Z">
              <w:r>
                <w:t xml:space="preserve">Lido</w:t>
              </w:r>
            </w:ins>
          </w:p>
        </w:tc>
        <w:tc>
          <w:tcPr/>
          <w:p>
            <w:pPr>
              <w:pStyle w:val="Compact"/>
              <w:jc w:val="left"/>
            </w:pPr>
            <w:ins w:id="3888" w:author="Zach Zukowski (R2 revision)" w:date="2026-05-17T00:00:00Z">
              <w:r>
                <w:t xml:space="preserve">LDO</w:t>
              </w:r>
            </w:ins>
          </w:p>
        </w:tc>
        <w:tc>
          <w:tcPr/>
          <w:p>
            <w:pPr>
              <w:pStyle w:val="Compact"/>
              <w:jc w:val="left"/>
            </w:pPr>
            <w:ins w:id="3889" w:author="Zach Zukowski (R2 revision)" w:date="2026-05-17T00:00:00Z">
              <w:r>
                <w:t xml:space="preserve">DeFi</w:t>
              </w:r>
            </w:ins>
          </w:p>
        </w:tc>
        <w:tc>
          <w:tcPr/>
          <w:p>
            <w:pPr>
              <w:pStyle w:val="Compact"/>
              <w:jc w:val="left"/>
            </w:pPr>
            <w:ins w:id="3890" w:author="Zach Zukowski (R2 revision)" w:date="2026-05-17T00:00:00Z">
              <w:r>
                <w:t xml:space="preserve">0.013</w:t>
              </w:r>
            </w:ins>
          </w:p>
        </w:tc>
        <w:tc>
          <w:tcPr/>
          <w:p>
            <w:pPr>
              <w:pStyle w:val="Compact"/>
              <w:jc w:val="left"/>
            </w:pPr>
            <w:ins w:id="3891" w:author="Zach Zukowski (R2 revision)" w:date="2026-05-17T00:00:00Z">
              <w:r>
                <w:t xml:space="preserve">0.52</w:t>
              </w:r>
            </w:ins>
          </w:p>
        </w:tc>
        <w:tc>
          <w:tcPr/>
          <w:p>
            <w:pPr>
              <w:pStyle w:val="Compact"/>
              <w:jc w:val="left"/>
            </w:pPr>
            <w:ins w:id="3892" w:author="Zach Zukowski (R2 revision)" w:date="2026-05-17T00:00:00Z">
              <w:r>
                <w:t xml:space="preserve">7.9%</w:t>
              </w:r>
            </w:ins>
          </w:p>
        </w:tc>
        <w:tc>
          <w:tcPr/>
          <w:p>
            <w:pPr>
              <w:pStyle w:val="Compact"/>
              <w:jc w:val="left"/>
            </w:pPr>
            <w:ins w:id="3893" w:author="Zach Zukowski (R2 revision)" w:date="2026-05-17T00:00:00Z">
              <w:r>
                <w:t xml:space="preserve">27.7%</w:t>
              </w:r>
            </w:ins>
          </w:p>
        </w:tc>
        <w:tc>
          <w:tcPr/>
          <w:p>
            <w:pPr>
              <w:pStyle w:val="Compact"/>
              <w:jc w:val="left"/>
            </w:pPr>
            <w:ins w:id="3894" w:author="Zach Zukowski (R2 revision)" w:date="2026-05-17T00:00:00Z">
              <w:r>
                <w:t xml:space="preserve">189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3895" w:author="Zach Zukowski (R2 revision)" w:date="2026-05-17T00:00:00Z">
              <w:r>
                <w:t xml:space="preserve">Maple Finance</w:t>
              </w:r>
            </w:ins>
          </w:p>
        </w:tc>
        <w:tc>
          <w:tcPr/>
          <w:p>
            <w:pPr>
              <w:pStyle w:val="Compact"/>
              <w:jc w:val="left"/>
            </w:pPr>
            <w:ins w:id="3896" w:author="Zach Zukowski (R2 revision)" w:date="2026-05-17T00:00:00Z">
              <w:r>
                <w:t xml:space="preserve">MPL_SYRUP</w:t>
              </w:r>
            </w:ins>
          </w:p>
        </w:tc>
        <w:tc>
          <w:tcPr/>
          <w:p>
            <w:pPr>
              <w:pStyle w:val="Compact"/>
              <w:jc w:val="left"/>
            </w:pPr>
            <w:ins w:id="3897" w:author="Zach Zukowski (R2 revision)" w:date="2026-05-17T00:00:00Z">
              <w:r>
                <w:t xml:space="preserve">DeFi</w:t>
              </w:r>
            </w:ins>
          </w:p>
        </w:tc>
        <w:tc>
          <w:tcPr/>
          <w:p>
            <w:pPr>
              <w:pStyle w:val="Compact"/>
              <w:jc w:val="left"/>
            </w:pPr>
            <w:ins w:id="3898" w:author="Zach Zukowski (R2 revision)" w:date="2026-05-17T00:00:00Z">
              <w:r>
                <w:t xml:space="preserve">0.0242</w:t>
              </w:r>
            </w:ins>
          </w:p>
        </w:tc>
        <w:tc>
          <w:tcPr/>
          <w:p>
            <w:pPr>
              <w:pStyle w:val="Compact"/>
              <w:jc w:val="left"/>
            </w:pPr>
            <w:ins w:id="3899" w:author="Zach Zukowski (R2 revision)" w:date="2026-05-17T00:00:00Z">
              <w:r>
                <w:t xml:space="preserve">0.88</w:t>
              </w:r>
            </w:ins>
          </w:p>
        </w:tc>
        <w:tc>
          <w:tcPr/>
          <w:p>
            <w:pPr>
              <w:pStyle w:val="Compact"/>
              <w:jc w:val="left"/>
            </w:pPr>
            <w:ins w:id="3900" w:author="Zach Zukowski (R2 revision)" w:date="2026-05-17T00:00:00Z">
              <w:r>
                <w:t xml:space="preserve">8.5%</w:t>
              </w:r>
            </w:ins>
          </w:p>
        </w:tc>
        <w:tc>
          <w:tcPr/>
          <w:p>
            <w:pPr>
              <w:pStyle w:val="Compact"/>
              <w:jc w:val="left"/>
            </w:pPr>
            <w:ins w:id="3901" w:author="Zach Zukowski (R2 revision)" w:date="2026-05-17T00:00:00Z">
              <w:r>
                <w:t xml:space="preserve">40.6%</w:t>
              </w:r>
            </w:ins>
          </w:p>
        </w:tc>
        <w:tc>
          <w:tcPr/>
          <w:p>
            <w:pPr>
              <w:pStyle w:val="Compact"/>
              <w:jc w:val="left"/>
            </w:pPr>
            <w:ins w:id="3902" w:author="Zach Zukowski (R2 revision)" w:date="2026-05-17T00:00:00Z">
              <w:r>
                <w:t xml:space="preserve">998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3903" w:author="Zach Zukowski (R2 revision)" w:date="2026-05-17T00:00:00Z">
              <w:r>
                <w:t xml:space="preserve">Compound</w:t>
              </w:r>
            </w:ins>
          </w:p>
        </w:tc>
        <w:tc>
          <w:tcPr/>
          <w:p>
            <w:pPr>
              <w:pStyle w:val="Compact"/>
              <w:jc w:val="left"/>
            </w:pPr>
            <w:ins w:id="3904" w:author="Zach Zukowski (R2 revision)" w:date="2026-05-17T00:00:00Z">
              <w:r>
                <w:t xml:space="preserve">COMP</w:t>
              </w:r>
            </w:ins>
          </w:p>
        </w:tc>
        <w:tc>
          <w:tcPr/>
          <w:p>
            <w:pPr>
              <w:pStyle w:val="Compact"/>
              <w:jc w:val="left"/>
            </w:pPr>
            <w:ins w:id="3905" w:author="Zach Zukowski (R2 revision)" w:date="2026-05-17T00:00:00Z">
              <w:r>
                <w:t xml:space="preserve">DeFi</w:t>
              </w:r>
            </w:ins>
          </w:p>
        </w:tc>
        <w:tc>
          <w:tcPr/>
          <w:p>
            <w:pPr>
              <w:pStyle w:val="Compact"/>
              <w:jc w:val="left"/>
            </w:pPr>
            <w:ins w:id="3906" w:author="Zach Zukowski (R2 revision)" w:date="2026-05-17T00:00:00Z">
              <w:r>
                <w:t xml:space="preserve">0.0275</w:t>
              </w:r>
            </w:ins>
          </w:p>
        </w:tc>
        <w:tc>
          <w:tcPr/>
          <w:p>
            <w:pPr>
              <w:pStyle w:val="Compact"/>
              <w:jc w:val="left"/>
            </w:pPr>
            <w:ins w:id="3907" w:author="Zach Zukowski (R2 revision)" w:date="2026-05-17T00:00:00Z">
              <w:r>
                <w:t xml:space="preserve">0.86</w:t>
              </w:r>
            </w:ins>
          </w:p>
        </w:tc>
        <w:tc>
          <w:tcPr/>
          <w:p>
            <w:pPr>
              <w:pStyle w:val="Compact"/>
              <w:jc w:val="left"/>
            </w:pPr>
            <w:ins w:id="3908" w:author="Zach Zukowski (R2 revision)" w:date="2026-05-17T00:00:00Z">
              <w:r>
                <w:t xml:space="preserve">14.1%</w:t>
              </w:r>
            </w:ins>
          </w:p>
        </w:tc>
        <w:tc>
          <w:tcPr/>
          <w:p>
            <w:pPr>
              <w:pStyle w:val="Compact"/>
              <w:jc w:val="left"/>
            </w:pPr>
            <w:ins w:id="3909" w:author="Zach Zukowski (R2 revision)" w:date="2026-05-17T00:00:00Z">
              <w:r>
                <w:t xml:space="preserve">32.4%</w:t>
              </w:r>
            </w:ins>
          </w:p>
        </w:tc>
        <w:tc>
          <w:tcPr/>
          <w:p>
            <w:pPr>
              <w:pStyle w:val="Compact"/>
              <w:jc w:val="left"/>
            </w:pPr>
            <w:ins w:id="3910" w:author="Zach Zukowski (R2 revision)" w:date="2026-05-17T00:00:00Z">
              <w:r>
                <w:t xml:space="preserve">1000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3911" w:author="Zach Zukowski (R2 revision)" w:date="2026-05-17T00:00:00Z">
              <w:r>
                <w:t xml:space="preserve">Balancer</w:t>
              </w:r>
            </w:ins>
          </w:p>
        </w:tc>
        <w:tc>
          <w:tcPr/>
          <w:p>
            <w:pPr>
              <w:pStyle w:val="Compact"/>
              <w:jc w:val="left"/>
            </w:pPr>
            <w:ins w:id="3912" w:author="Zach Zukowski (R2 revision)" w:date="2026-05-17T00:00:00Z">
              <w:r>
                <w:t xml:space="preserve">BAL</w:t>
              </w:r>
            </w:ins>
          </w:p>
        </w:tc>
        <w:tc>
          <w:tcPr/>
          <w:p>
            <w:pPr>
              <w:pStyle w:val="Compact"/>
              <w:jc w:val="left"/>
            </w:pPr>
            <w:ins w:id="3913" w:author="Zach Zukowski (R2 revision)" w:date="2026-05-17T00:00:00Z">
              <w:r>
                <w:t xml:space="preserve">DeFi</w:t>
              </w:r>
            </w:ins>
          </w:p>
        </w:tc>
        <w:tc>
          <w:tcPr/>
          <w:p>
            <w:pPr>
              <w:pStyle w:val="Compact"/>
              <w:jc w:val="left"/>
            </w:pPr>
            <w:ins w:id="3914" w:author="Zach Zukowski (R2 revision)" w:date="2026-05-17T00:00:00Z">
              <w:r>
                <w:t xml:space="preserve">0.0295</w:t>
              </w:r>
            </w:ins>
          </w:p>
        </w:tc>
        <w:tc>
          <w:tcPr/>
          <w:p>
            <w:pPr>
              <w:pStyle w:val="Compact"/>
              <w:jc w:val="left"/>
            </w:pPr>
            <w:ins w:id="3915" w:author="Zach Zukowski (R2 revision)" w:date="2026-05-17T00:00:00Z">
              <w:r>
                <w:t xml:space="preserve">0.88</w:t>
              </w:r>
            </w:ins>
          </w:p>
        </w:tc>
        <w:tc>
          <w:tcPr/>
          <w:p>
            <w:pPr>
              <w:pStyle w:val="Compact"/>
              <w:jc w:val="left"/>
            </w:pPr>
            <w:ins w:id="3916" w:author="Zach Zukowski (R2 revision)" w:date="2026-05-17T00:00:00Z">
              <w:r>
                <w:t xml:space="preserve">12.4%</w:t>
              </w:r>
            </w:ins>
          </w:p>
        </w:tc>
        <w:tc>
          <w:tcPr/>
          <w:p>
            <w:pPr>
              <w:pStyle w:val="Compact"/>
              <w:jc w:val="left"/>
            </w:pPr>
            <w:ins w:id="3917" w:author="Zach Zukowski (R2 revision)" w:date="2026-05-17T00:00:00Z">
              <w:r>
                <w:t xml:space="preserve">38.0%</w:t>
              </w:r>
            </w:ins>
          </w:p>
        </w:tc>
        <w:tc>
          <w:tcPr/>
          <w:p>
            <w:pPr>
              <w:pStyle w:val="Compact"/>
              <w:jc w:val="left"/>
            </w:pPr>
            <w:ins w:id="3918" w:author="Zach Zukowski (R2 revision)" w:date="2026-05-17T00:00:00Z">
              <w:r>
                <w:t xml:space="preserve">990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3919" w:author="Zach Zukowski (R2 revision)" w:date="2026-05-17T00:00:00Z">
              <w:r>
                <w:t xml:space="preserve">Rocket Pool</w:t>
              </w:r>
            </w:ins>
          </w:p>
        </w:tc>
        <w:tc>
          <w:tcPr/>
          <w:p>
            <w:pPr>
              <w:pStyle w:val="Compact"/>
              <w:jc w:val="left"/>
            </w:pPr>
            <w:ins w:id="3920" w:author="Zach Zukowski (R2 revision)" w:date="2026-05-17T00:00:00Z">
              <w:r>
                <w:t xml:space="preserve">RPL</w:t>
              </w:r>
            </w:ins>
          </w:p>
        </w:tc>
        <w:tc>
          <w:tcPr/>
          <w:p>
            <w:pPr>
              <w:pStyle w:val="Compact"/>
              <w:jc w:val="left"/>
            </w:pPr>
            <w:ins w:id="3921" w:author="Zach Zukowski (R2 revision)" w:date="2026-05-17T00:00:00Z">
              <w:r>
                <w:t xml:space="preserve">DeFi</w:t>
              </w:r>
            </w:ins>
          </w:p>
        </w:tc>
        <w:tc>
          <w:tcPr/>
          <w:p>
            <w:pPr>
              <w:pStyle w:val="Compact"/>
              <w:jc w:val="left"/>
            </w:pPr>
            <w:ins w:id="3922" w:author="Zach Zukowski (R2 revision)" w:date="2026-05-17T00:00:00Z">
              <w:r>
                <w:t xml:space="preserve">0.0391</w:t>
              </w:r>
            </w:ins>
          </w:p>
        </w:tc>
        <w:tc>
          <w:tcPr/>
          <w:p>
            <w:pPr>
              <w:pStyle w:val="Compact"/>
              <w:jc w:val="left"/>
            </w:pPr>
            <w:ins w:id="3923" w:author="Zach Zukowski (R2 revision)" w:date="2026-05-17T00:00:00Z">
              <w:r>
                <w:t xml:space="preserve">0.87</w:t>
              </w:r>
            </w:ins>
          </w:p>
        </w:tc>
        <w:tc>
          <w:tcPr/>
          <w:p>
            <w:pPr>
              <w:pStyle w:val="Compact"/>
              <w:jc w:val="left"/>
            </w:pPr>
            <w:ins w:id="3924" w:author="Zach Zukowski (R2 revision)" w:date="2026-05-17T00:00:00Z">
              <w:r>
                <w:t xml:space="preserve">11.5%</w:t>
              </w:r>
            </w:ins>
          </w:p>
        </w:tc>
        <w:tc>
          <w:tcPr/>
          <w:p>
            <w:pPr>
              <w:pStyle w:val="Compact"/>
              <w:jc w:val="left"/>
            </w:pPr>
            <w:ins w:id="3925" w:author="Zach Zukowski (R2 revision)" w:date="2026-05-17T00:00:00Z">
              <w:r>
                <w:t xml:space="preserve">52.7%</w:t>
              </w:r>
            </w:ins>
          </w:p>
        </w:tc>
        <w:tc>
          <w:tcPr/>
          <w:p>
            <w:pPr>
              <w:pStyle w:val="Compact"/>
              <w:jc w:val="left"/>
            </w:pPr>
            <w:ins w:id="3926" w:author="Zach Zukowski (R2 revision)" w:date="2026-05-17T00:00:00Z">
              <w:r>
                <w:t xml:space="preserve">999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3927" w:author="Zach Zukowski (R2 revision)" w:date="2026-05-17T00:00:00Z">
              <w:r>
                <w:t xml:space="preserve">MakerDAO</w:t>
              </w:r>
            </w:ins>
          </w:p>
        </w:tc>
        <w:tc>
          <w:tcPr/>
          <w:p>
            <w:pPr>
              <w:pStyle w:val="Compact"/>
              <w:jc w:val="left"/>
            </w:pPr>
            <w:ins w:id="3928" w:author="Zach Zukowski (R2 revision)" w:date="2026-05-17T00:00:00Z">
              <w:r>
                <w:t xml:space="preserve">MKR</w:t>
              </w:r>
            </w:ins>
          </w:p>
        </w:tc>
        <w:tc>
          <w:tcPr/>
          <w:p>
            <w:pPr>
              <w:pStyle w:val="Compact"/>
              <w:jc w:val="left"/>
            </w:pPr>
            <w:ins w:id="3929" w:author="Zach Zukowski (R2 revision)" w:date="2026-05-17T00:00:00Z">
              <w:r>
                <w:t xml:space="preserve">DeFi</w:t>
              </w:r>
            </w:ins>
          </w:p>
        </w:tc>
        <w:tc>
          <w:tcPr/>
          <w:p>
            <w:pPr>
              <w:pStyle w:val="Compact"/>
              <w:jc w:val="left"/>
            </w:pPr>
            <w:ins w:id="3930" w:author="Zach Zukowski (R2 revision)" w:date="2026-05-17T00:00:00Z">
              <w:r>
                <w:t xml:space="preserve">0.0450</w:t>
              </w:r>
            </w:ins>
          </w:p>
        </w:tc>
        <w:tc>
          <w:tcPr/>
          <w:p>
            <w:pPr>
              <w:pStyle w:val="Compact"/>
              <w:jc w:val="left"/>
            </w:pPr>
            <w:ins w:id="3931" w:author="Zach Zukowski (R2 revision)" w:date="2026-05-17T00:00:00Z">
              <w:r>
                <w:t xml:space="preserve">0.90</w:t>
              </w:r>
            </w:ins>
          </w:p>
        </w:tc>
        <w:tc>
          <w:tcPr/>
          <w:p>
            <w:pPr>
              <w:pStyle w:val="Compact"/>
              <w:jc w:val="left"/>
            </w:pPr>
            <w:ins w:id="3932" w:author="Zach Zukowski (R2 revision)" w:date="2026-05-17T00:00:00Z">
              <w:r>
                <w:t xml:space="preserve">11.4%</w:t>
              </w:r>
            </w:ins>
          </w:p>
        </w:tc>
        <w:tc>
          <w:tcPr/>
          <w:p>
            <w:pPr>
              <w:pStyle w:val="Compact"/>
              <w:jc w:val="left"/>
            </w:pPr>
            <w:ins w:id="3933" w:author="Zach Zukowski (R2 revision)" w:date="2026-05-17T00:00:00Z">
              <w:r>
                <w:t xml:space="preserve">56.2%</w:t>
              </w:r>
            </w:ins>
          </w:p>
        </w:tc>
        <w:tc>
          <w:tcPr/>
          <w:p>
            <w:pPr>
              <w:pStyle w:val="Compact"/>
              <w:jc w:val="left"/>
            </w:pPr>
            <w:ins w:id="3934" w:author="Zach Zukowski (R2 revision)" w:date="2026-05-17T00:00:00Z">
              <w:r>
                <w:t xml:space="preserve">1000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3935" w:author="Zach Zukowski (R2 revision)" w:date="2026-05-17T00:00:00Z">
              <w:r>
                <w:t xml:space="preserve">MetaDAO †</w:t>
              </w:r>
            </w:ins>
          </w:p>
        </w:tc>
        <w:tc>
          <w:tcPr/>
          <w:p>
            <w:pPr>
              <w:pStyle w:val="Compact"/>
              <w:jc w:val="left"/>
            </w:pPr>
            <w:ins w:id="3936" w:author="Zach Zukowski (R2 revision)" w:date="2026-05-17T00:00:00Z">
              <w:r>
                <w:t xml:space="preserve">META</w:t>
              </w:r>
            </w:ins>
          </w:p>
        </w:tc>
        <w:tc>
          <w:tcPr/>
          <w:p>
            <w:pPr>
              <w:pStyle w:val="Compact"/>
              <w:jc w:val="left"/>
            </w:pPr>
            <w:ins w:id="3937" w:author="Zach Zukowski (R2 revision)" w:date="2026-05-17T00:00:00Z">
              <w:r>
                <w:t xml:space="preserve">DeFi</w:t>
              </w:r>
            </w:ins>
          </w:p>
        </w:tc>
        <w:tc>
          <w:tcPr/>
          <w:p>
            <w:pPr>
              <w:pStyle w:val="Compact"/>
              <w:jc w:val="left"/>
            </w:pPr>
            <w:ins w:id="3938" w:author="Zach Zukowski (R2 revision)" w:date="2026-05-17T00:00:00Z">
              <w:r>
                <w:t xml:space="preserve">0.0482</w:t>
              </w:r>
            </w:ins>
          </w:p>
        </w:tc>
        <w:tc>
          <w:tcPr/>
          <w:p>
            <w:pPr>
              <w:pStyle w:val="Compact"/>
              <w:jc w:val="left"/>
            </w:pPr>
            <w:ins w:id="3939" w:author="Zach Zukowski (R2 revision)" w:date="2026-05-17T00:00:00Z">
              <w:r>
                <w:t xml:space="preserve">0.90</w:t>
              </w:r>
            </w:ins>
          </w:p>
        </w:tc>
        <w:tc>
          <w:tcPr/>
          <w:p>
            <w:pPr>
              <w:pStyle w:val="Compact"/>
              <w:jc w:val="left"/>
            </w:pPr>
            <w:ins w:id="3940" w:author="Zach Zukowski (R2 revision)" w:date="2026-05-17T00:00:00Z">
              <w:r>
                <w:t xml:space="preserve">19.6%</w:t>
              </w:r>
            </w:ins>
          </w:p>
        </w:tc>
        <w:tc>
          <w:tcPr/>
          <w:p>
            <w:pPr>
              <w:pStyle w:val="Compact"/>
              <w:jc w:val="left"/>
            </w:pPr>
            <w:ins w:id="3941" w:author="Zach Zukowski (R2 revision)" w:date="2026-05-17T00:00:00Z">
              <w:r>
                <w:t xml:space="preserve">41.4%</w:t>
              </w:r>
            </w:ins>
          </w:p>
        </w:tc>
        <w:tc>
          <w:tcPr/>
          <w:p>
            <w:pPr>
              <w:pStyle w:val="Compact"/>
              <w:jc w:val="left"/>
            </w:pPr>
            <w:ins w:id="3942" w:author="Zach Zukowski (R2 revision)" w:date="2026-05-17T00:00:00Z">
              <w:r>
                <w:t xml:space="preserve">1000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3943" w:author="Zach Zukowski (R2 revision)" w:date="2026-05-17T00:00:00Z">
              <w:r>
                <w:t xml:space="preserve">GMX</w:t>
              </w:r>
            </w:ins>
          </w:p>
        </w:tc>
        <w:tc>
          <w:tcPr/>
          <w:p>
            <w:pPr>
              <w:pStyle w:val="Compact"/>
              <w:jc w:val="left"/>
            </w:pPr>
            <w:ins w:id="3944" w:author="Zach Zukowski (R2 revision)" w:date="2026-05-17T00:00:00Z">
              <w:r>
                <w:t xml:space="preserve">GMX</w:t>
              </w:r>
            </w:ins>
          </w:p>
        </w:tc>
        <w:tc>
          <w:tcPr/>
          <w:p>
            <w:pPr>
              <w:pStyle w:val="Compact"/>
              <w:jc w:val="left"/>
            </w:pPr>
            <w:ins w:id="3945" w:author="Zach Zukowski (R2 revision)" w:date="2026-05-17T00:00:00Z">
              <w:r>
                <w:t xml:space="preserve">DeFi</w:t>
              </w:r>
            </w:ins>
          </w:p>
        </w:tc>
        <w:tc>
          <w:tcPr/>
          <w:p>
            <w:pPr>
              <w:pStyle w:val="Compact"/>
              <w:jc w:val="left"/>
            </w:pPr>
            <w:ins w:id="3946" w:author="Zach Zukowski (R2 revision)" w:date="2026-05-17T00:00:00Z">
              <w:r>
                <w:t xml:space="preserve">0.0564</w:t>
              </w:r>
            </w:ins>
          </w:p>
        </w:tc>
        <w:tc>
          <w:tcPr/>
          <w:p>
            <w:pPr>
              <w:pStyle w:val="Compact"/>
              <w:jc w:val="left"/>
            </w:pPr>
            <w:ins w:id="3947" w:author="Zach Zukowski (R2 revision)" w:date="2026-05-17T00:00:00Z">
              <w:r>
                <w:t xml:space="preserve">0.93</w:t>
              </w:r>
            </w:ins>
          </w:p>
        </w:tc>
        <w:tc>
          <w:tcPr/>
          <w:p>
            <w:pPr>
              <w:pStyle w:val="Compact"/>
              <w:jc w:val="left"/>
            </w:pPr>
            <w:ins w:id="3948" w:author="Zach Zukowski (R2 revision)" w:date="2026-05-17T00:00:00Z">
              <w:r>
                <w:t xml:space="preserve">17.5%</w:t>
              </w:r>
            </w:ins>
          </w:p>
        </w:tc>
        <w:tc>
          <w:tcPr/>
          <w:p>
            <w:pPr>
              <w:pStyle w:val="Compact"/>
              <w:jc w:val="left"/>
            </w:pPr>
            <w:ins w:id="3949" w:author="Zach Zukowski (R2 revision)" w:date="2026-05-17T00:00:00Z">
              <w:r>
                <w:t xml:space="preserve">60.2%</w:t>
              </w:r>
            </w:ins>
          </w:p>
        </w:tc>
        <w:tc>
          <w:tcPr/>
          <w:p>
            <w:pPr>
              <w:pStyle w:val="Compact"/>
              <w:jc w:val="left"/>
            </w:pPr>
            <w:ins w:id="3950" w:author="Zach Zukowski (R2 revision)" w:date="2026-05-17T00:00:00Z">
              <w:r>
                <w:t xml:space="preserve">999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3951" w:author="Zach Zukowski (R2 revision)" w:date="2026-05-17T00:00:00Z">
              <w:r>
                <w:t xml:space="preserve">Aave</w:t>
              </w:r>
            </w:ins>
          </w:p>
        </w:tc>
        <w:tc>
          <w:tcPr/>
          <w:p>
            <w:pPr>
              <w:pStyle w:val="Compact"/>
              <w:jc w:val="left"/>
            </w:pPr>
            <w:ins w:id="3952" w:author="Zach Zukowski (R2 revision)" w:date="2026-05-17T00:00:00Z">
              <w:r>
                <w:t xml:space="preserve">AAVE</w:t>
              </w:r>
            </w:ins>
          </w:p>
        </w:tc>
        <w:tc>
          <w:tcPr/>
          <w:p>
            <w:pPr>
              <w:pStyle w:val="Compact"/>
              <w:jc w:val="left"/>
            </w:pPr>
            <w:ins w:id="3953" w:author="Zach Zukowski (R2 revision)" w:date="2026-05-17T00:00:00Z">
              <w:r>
                <w:t xml:space="preserve">DeFi</w:t>
              </w:r>
            </w:ins>
          </w:p>
        </w:tc>
        <w:tc>
          <w:tcPr/>
          <w:p>
            <w:pPr>
              <w:pStyle w:val="Compact"/>
              <w:jc w:val="left"/>
            </w:pPr>
            <w:ins w:id="3954" w:author="Zach Zukowski (R2 revision)" w:date="2026-05-17T00:00:00Z">
              <w:r>
                <w:t xml:space="preserve">0.020</w:t>
              </w:r>
            </w:ins>
          </w:p>
        </w:tc>
        <w:tc>
          <w:tcPr/>
          <w:p>
            <w:pPr>
              <w:pStyle w:val="Compact"/>
              <w:jc w:val="left"/>
            </w:pPr>
            <w:ins w:id="3955" w:author="Zach Zukowski (R2 revision)" w:date="2026-05-17T00:00:00Z">
              <w:r>
                <w:t xml:space="preserve">0.88</w:t>
              </w:r>
            </w:ins>
          </w:p>
        </w:tc>
        <w:tc>
          <w:tcPr/>
          <w:p>
            <w:pPr>
              <w:pStyle w:val="Compact"/>
              <w:jc w:val="left"/>
            </w:pPr>
            <w:ins w:id="3956" w:author="Zach Zukowski (R2 revision)" w:date="2026-05-17T00:00:00Z">
              <w:r>
                <w:t xml:space="preserve">7.5%</w:t>
              </w:r>
            </w:ins>
          </w:p>
        </w:tc>
        <w:tc>
          <w:tcPr/>
          <w:p>
            <w:pPr>
              <w:pStyle w:val="Compact"/>
              <w:jc w:val="left"/>
            </w:pPr>
            <w:ins w:id="3957" w:author="Zach Zukowski (R2 revision)" w:date="2026-05-17T00:00:00Z">
              <w:r>
                <w:t xml:space="preserve">34.9%</w:t>
              </w:r>
            </w:ins>
          </w:p>
        </w:tc>
        <w:tc>
          <w:tcPr/>
          <w:p>
            <w:pPr>
              <w:pStyle w:val="Compact"/>
              <w:jc w:val="left"/>
            </w:pPr>
            <w:ins w:id="3958" w:author="Zach Zukowski (R2 revision)" w:date="2026-05-17T00:00:00Z">
              <w:r>
                <w:t xml:space="preserve">1000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3959" w:author="Zach Zukowski (R2 revision)" w:date="2026-05-17T00:00:00Z">
              <w:r>
                <w:t xml:space="preserve">Ether.Fi</w:t>
              </w:r>
            </w:ins>
          </w:p>
        </w:tc>
        <w:tc>
          <w:tcPr/>
          <w:p>
            <w:pPr>
              <w:pStyle w:val="Compact"/>
              <w:jc w:val="left"/>
            </w:pPr>
            <w:ins w:id="3960" w:author="Zach Zukowski (R2 revision)" w:date="2026-05-17T00:00:00Z">
              <w:r>
                <w:t xml:space="preserve">ETHFI</w:t>
              </w:r>
            </w:ins>
          </w:p>
        </w:tc>
        <w:tc>
          <w:tcPr/>
          <w:p>
            <w:pPr>
              <w:pStyle w:val="Compact"/>
              <w:jc w:val="left"/>
            </w:pPr>
            <w:ins w:id="3961" w:author="Zach Zukowski (R2 revision)" w:date="2026-05-17T00:00:00Z">
              <w:r>
                <w:t xml:space="preserve">DeFi</w:t>
              </w:r>
            </w:ins>
          </w:p>
        </w:tc>
        <w:tc>
          <w:tcPr/>
          <w:p>
            <w:pPr>
              <w:pStyle w:val="Compact"/>
              <w:jc w:val="left"/>
            </w:pPr>
            <w:ins w:id="3962" w:author="Zach Zukowski (R2 revision)" w:date="2026-05-17T00:00:00Z">
              <w:r>
                <w:t xml:space="preserve">0.0668</w:t>
              </w:r>
            </w:ins>
          </w:p>
        </w:tc>
        <w:tc>
          <w:tcPr/>
          <w:p>
            <w:pPr>
              <w:pStyle w:val="Compact"/>
              <w:jc w:val="left"/>
            </w:pPr>
            <w:ins w:id="3963" w:author="Zach Zukowski (R2 revision)" w:date="2026-05-17T00:00:00Z">
              <w:r>
                <w:t xml:space="preserve">0.95</w:t>
              </w:r>
            </w:ins>
          </w:p>
        </w:tc>
        <w:tc>
          <w:tcPr/>
          <w:p>
            <w:pPr>
              <w:pStyle w:val="Compact"/>
              <w:jc w:val="left"/>
            </w:pPr>
            <w:ins w:id="3964" w:author="Zach Zukowski (R2 revision)" w:date="2026-05-17T00:00:00Z">
              <w:r>
                <w:t xml:space="preserve">19.0%</w:t>
              </w:r>
            </w:ins>
          </w:p>
        </w:tc>
        <w:tc>
          <w:tcPr/>
          <w:p>
            <w:pPr>
              <w:pStyle w:val="Compact"/>
              <w:jc w:val="left"/>
            </w:pPr>
            <w:ins w:id="3965" w:author="Zach Zukowski (R2 revision)" w:date="2026-05-17T00:00:00Z">
              <w:r>
                <w:t xml:space="preserve">59.9%</w:t>
              </w:r>
            </w:ins>
          </w:p>
        </w:tc>
        <w:tc>
          <w:tcPr/>
          <w:p>
            <w:pPr>
              <w:pStyle w:val="Compact"/>
              <w:jc w:val="left"/>
            </w:pPr>
            <w:ins w:id="3966" w:author="Zach Zukowski (R2 revision)" w:date="2026-05-17T00:00:00Z">
              <w:r>
                <w:t xml:space="preserve">1000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3967" w:author="Zach Zukowski (R2 revision)" w:date="2026-05-17T00:00:00Z">
              <w:r>
                <w:t xml:space="preserve">Uniswap</w:t>
              </w:r>
            </w:ins>
          </w:p>
        </w:tc>
        <w:tc>
          <w:tcPr/>
          <w:p>
            <w:pPr>
              <w:pStyle w:val="Compact"/>
              <w:jc w:val="left"/>
            </w:pPr>
            <w:ins w:id="3968" w:author="Zach Zukowski (R2 revision)" w:date="2026-05-17T00:00:00Z">
              <w:r>
                <w:t xml:space="preserve">UNI</w:t>
              </w:r>
            </w:ins>
          </w:p>
        </w:tc>
        <w:tc>
          <w:tcPr/>
          <w:p>
            <w:pPr>
              <w:pStyle w:val="Compact"/>
              <w:jc w:val="left"/>
            </w:pPr>
            <w:ins w:id="3969" w:author="Zach Zukowski (R2 revision)" w:date="2026-05-17T00:00:00Z">
              <w:r>
                <w:t xml:space="preserve">DeFi</w:t>
              </w:r>
            </w:ins>
          </w:p>
        </w:tc>
        <w:tc>
          <w:tcPr/>
          <w:p>
            <w:pPr>
              <w:pStyle w:val="Compact"/>
              <w:jc w:val="left"/>
            </w:pPr>
            <w:ins w:id="3970" w:author="Zach Zukowski (R2 revision)" w:date="2026-05-17T00:00:00Z">
              <w:r>
                <w:t xml:space="preserve">0.010</w:t>
              </w:r>
            </w:ins>
          </w:p>
        </w:tc>
        <w:tc>
          <w:tcPr/>
          <w:p>
            <w:pPr>
              <w:pStyle w:val="Compact"/>
              <w:jc w:val="left"/>
            </w:pPr>
            <w:ins w:id="3971" w:author="Zach Zukowski (R2 revision)" w:date="2026-05-17T00:00:00Z">
              <w:r>
                <w:t xml:space="preserve">0.89</w:t>
              </w:r>
            </w:ins>
          </w:p>
        </w:tc>
        <w:tc>
          <w:tcPr/>
          <w:p>
            <w:pPr>
              <w:pStyle w:val="Compact"/>
              <w:jc w:val="left"/>
            </w:pPr>
            <w:ins w:id="3972" w:author="Zach Zukowski (R2 revision)" w:date="2026-05-17T00:00:00Z">
              <w:r>
                <w:t xml:space="preserve">4.2%</w:t>
              </w:r>
            </w:ins>
          </w:p>
        </w:tc>
        <w:tc>
          <w:tcPr/>
          <w:p>
            <w:pPr>
              <w:pStyle w:val="Compact"/>
              <w:jc w:val="left"/>
            </w:pPr>
            <w:ins w:id="3973" w:author="Zach Zukowski (R2 revision)" w:date="2026-05-17T00:00:00Z">
              <w:r>
                <w:t xml:space="preserve">22.9%</w:t>
              </w:r>
            </w:ins>
          </w:p>
        </w:tc>
        <w:tc>
          <w:tcPr/>
          <w:p>
            <w:pPr>
              <w:pStyle w:val="Compact"/>
              <w:jc w:val="left"/>
            </w:pPr>
            <w:ins w:id="3974" w:author="Zach Zukowski (R2 revision)" w:date="2026-05-17T00:00:00Z">
              <w:r>
                <w:t xml:space="preserve">1000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3975" w:author="Zach Zukowski (R2 revision)" w:date="2026-05-17T00:00:00Z">
              <w:r>
                <w:t xml:space="preserve">Drift</w:t>
              </w:r>
            </w:ins>
          </w:p>
        </w:tc>
        <w:tc>
          <w:tcPr/>
          <w:p>
            <w:pPr>
              <w:pStyle w:val="Compact"/>
              <w:jc w:val="left"/>
            </w:pPr>
            <w:ins w:id="3976" w:author="Zach Zukowski (R2 revision)" w:date="2026-05-17T00:00:00Z">
              <w:r>
                <w:t xml:space="preserve">DRIFT</w:t>
              </w:r>
            </w:ins>
          </w:p>
        </w:tc>
        <w:tc>
          <w:tcPr/>
          <w:p>
            <w:pPr>
              <w:pStyle w:val="Compact"/>
              <w:jc w:val="left"/>
            </w:pPr>
            <w:ins w:id="3977" w:author="Zach Zukowski (R2 revision)" w:date="2026-05-17T00:00:00Z">
              <w:r>
                <w:t xml:space="preserve">DeFi</w:t>
              </w:r>
            </w:ins>
          </w:p>
        </w:tc>
        <w:tc>
          <w:tcPr/>
          <w:p>
            <w:pPr>
              <w:pStyle w:val="Compact"/>
              <w:jc w:val="left"/>
            </w:pPr>
            <w:ins w:id="3978" w:author="Zach Zukowski (R2 revision)" w:date="2026-05-17T00:00:00Z">
              <w:r>
                <w:t xml:space="preserve">0.1011</w:t>
              </w:r>
            </w:ins>
          </w:p>
        </w:tc>
        <w:tc>
          <w:tcPr/>
          <w:p>
            <w:pPr>
              <w:pStyle w:val="Compact"/>
              <w:jc w:val="left"/>
            </w:pPr>
            <w:ins w:id="3979" w:author="Zach Zukowski (R2 revision)" w:date="2026-05-17T00:00:00Z">
              <w:r>
                <w:t xml:space="preserve">0.94</w:t>
              </w:r>
            </w:ins>
          </w:p>
        </w:tc>
        <w:tc>
          <w:tcPr/>
          <w:p>
            <w:pPr>
              <w:pStyle w:val="Compact"/>
              <w:jc w:val="left"/>
            </w:pPr>
            <w:ins w:id="3980" w:author="Zach Zukowski (R2 revision)" w:date="2026-05-17T00:00:00Z">
              <w:r>
                <w:t xml:space="preserve">27.0%</w:t>
              </w:r>
            </w:ins>
          </w:p>
        </w:tc>
        <w:tc>
          <w:tcPr/>
          <w:p>
            <w:pPr>
              <w:pStyle w:val="Compact"/>
              <w:jc w:val="left"/>
            </w:pPr>
            <w:ins w:id="3981" w:author="Zach Zukowski (R2 revision)" w:date="2026-05-17T00:00:00Z">
              <w:r>
                <w:t xml:space="preserve">61.7%</w:t>
              </w:r>
            </w:ins>
          </w:p>
        </w:tc>
        <w:tc>
          <w:tcPr/>
          <w:p>
            <w:pPr>
              <w:pStyle w:val="Compact"/>
              <w:jc w:val="left"/>
            </w:pPr>
            <w:ins w:id="3982" w:author="Zach Zukowski (R2 revision)" w:date="2026-05-17T00:00:00Z">
              <w:r>
                <w:t xml:space="preserve">1000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3983" w:author="Zach Zukowski (R2 revision)" w:date="2026-05-17T00:00:00Z">
              <w:r>
                <w:t xml:space="preserve">Jupiter</w:t>
              </w:r>
            </w:ins>
          </w:p>
        </w:tc>
        <w:tc>
          <w:tcPr/>
          <w:p>
            <w:pPr>
              <w:pStyle w:val="Compact"/>
              <w:jc w:val="left"/>
            </w:pPr>
            <w:ins w:id="3984" w:author="Zach Zukowski (R2 revision)" w:date="2026-05-17T00:00:00Z">
              <w:r>
                <w:t xml:space="preserve">JUP</w:t>
              </w:r>
            </w:ins>
          </w:p>
        </w:tc>
        <w:tc>
          <w:tcPr/>
          <w:p>
            <w:pPr>
              <w:pStyle w:val="Compact"/>
              <w:jc w:val="left"/>
            </w:pPr>
            <w:ins w:id="3985" w:author="Zach Zukowski (R2 revision)" w:date="2026-05-17T00:00:00Z">
              <w:r>
                <w:t xml:space="preserve">DeFi</w:t>
              </w:r>
            </w:ins>
          </w:p>
        </w:tc>
        <w:tc>
          <w:tcPr/>
          <w:p>
            <w:pPr>
              <w:pStyle w:val="Compact"/>
              <w:jc w:val="left"/>
            </w:pPr>
            <w:ins w:id="3986" w:author="Zach Zukowski (R2 revision)" w:date="2026-05-17T00:00:00Z">
              <w:r>
                <w:t xml:space="preserve">0.1166</w:t>
              </w:r>
            </w:ins>
          </w:p>
        </w:tc>
        <w:tc>
          <w:tcPr/>
          <w:p>
            <w:pPr>
              <w:pStyle w:val="Compact"/>
              <w:jc w:val="left"/>
            </w:pPr>
            <w:ins w:id="3987" w:author="Zach Zukowski (R2 revision)" w:date="2026-05-17T00:00:00Z">
              <w:r>
                <w:t xml:space="preserve">0.98</w:t>
              </w:r>
            </w:ins>
          </w:p>
        </w:tc>
        <w:tc>
          <w:tcPr/>
          <w:p>
            <w:pPr>
              <w:pStyle w:val="Compact"/>
              <w:jc w:val="left"/>
            </w:pPr>
            <w:ins w:id="3988" w:author="Zach Zukowski (R2 revision)" w:date="2026-05-17T00:00:00Z">
              <w:r>
                <w:t xml:space="preserve">25.1%</w:t>
              </w:r>
            </w:ins>
          </w:p>
        </w:tc>
        <w:tc>
          <w:tcPr/>
          <w:p>
            <w:pPr>
              <w:pStyle w:val="Compact"/>
              <w:jc w:val="left"/>
            </w:pPr>
            <w:ins w:id="3989" w:author="Zach Zukowski (R2 revision)" w:date="2026-05-17T00:00:00Z">
              <w:r>
                <w:t xml:space="preserve">75.0%</w:t>
              </w:r>
            </w:ins>
          </w:p>
        </w:tc>
        <w:tc>
          <w:tcPr/>
          <w:p>
            <w:pPr>
              <w:pStyle w:val="Compact"/>
              <w:jc w:val="left"/>
            </w:pPr>
            <w:ins w:id="3990" w:author="Zach Zukowski (R2 revision)" w:date="2026-05-17T00:00:00Z">
              <w:r>
                <w:t xml:space="preserve">1000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3991" w:author="Zach Zukowski (R2 revision)" w:date="2026-05-17T00:00:00Z">
              <w:r>
                <w:t xml:space="preserve">Curve</w:t>
              </w:r>
            </w:ins>
          </w:p>
        </w:tc>
        <w:tc>
          <w:tcPr/>
          <w:p>
            <w:pPr>
              <w:pStyle w:val="Compact"/>
              <w:jc w:val="left"/>
            </w:pPr>
            <w:ins w:id="3992" w:author="Zach Zukowski (R2 revision)" w:date="2026-05-17T00:00:00Z">
              <w:r>
                <w:t xml:space="preserve">CRV</w:t>
              </w:r>
            </w:ins>
          </w:p>
        </w:tc>
        <w:tc>
          <w:tcPr/>
          <w:p>
            <w:pPr>
              <w:pStyle w:val="Compact"/>
              <w:jc w:val="left"/>
            </w:pPr>
            <w:ins w:id="3993" w:author="Zach Zukowski (R2 revision)" w:date="2026-05-17T00:00:00Z">
              <w:r>
                <w:t xml:space="preserve">DeFi</w:t>
              </w:r>
            </w:ins>
          </w:p>
        </w:tc>
        <w:tc>
          <w:tcPr/>
          <w:p>
            <w:pPr>
              <w:pStyle w:val="Compact"/>
              <w:jc w:val="left"/>
            </w:pPr>
            <w:ins w:id="3994" w:author="Zach Zukowski (R2 revision)" w:date="2026-05-17T00:00:00Z">
              <w:r>
                <w:t xml:space="preserve">0.017</w:t>
              </w:r>
            </w:ins>
          </w:p>
        </w:tc>
        <w:tc>
          <w:tcPr/>
          <w:p>
            <w:pPr>
              <w:pStyle w:val="Compact"/>
              <w:jc w:val="left"/>
            </w:pPr>
            <w:ins w:id="3995" w:author="Zach Zukowski (R2 revision)" w:date="2026-05-17T00:00:00Z">
              <w:r>
                <w:t xml:space="preserve">0.89</w:t>
              </w:r>
            </w:ins>
          </w:p>
        </w:tc>
        <w:tc>
          <w:tcPr/>
          <w:p>
            <w:pPr>
              <w:pStyle w:val="Compact"/>
              <w:jc w:val="left"/>
            </w:pPr>
            <w:ins w:id="3996" w:author="Zach Zukowski (R2 revision)" w:date="2026-05-17T00:00:00Z">
              <w:r>
                <w:t xml:space="preserve">6.7%</w:t>
              </w:r>
            </w:ins>
          </w:p>
        </w:tc>
        <w:tc>
          <w:tcPr/>
          <w:p>
            <w:pPr>
              <w:pStyle w:val="Compact"/>
              <w:jc w:val="left"/>
            </w:pPr>
            <w:ins w:id="3997" w:author="Zach Zukowski (R2 revision)" w:date="2026-05-17T00:00:00Z">
              <w:r>
                <w:t xml:space="preserve">34.4%</w:t>
              </w:r>
            </w:ins>
          </w:p>
        </w:tc>
        <w:tc>
          <w:tcPr/>
          <w:p>
            <w:pPr>
              <w:pStyle w:val="Compact"/>
              <w:jc w:val="left"/>
            </w:pPr>
            <w:ins w:id="3998" w:author="Zach Zukowski (R2 revision)" w:date="2026-05-17T00:00:00Z">
              <w:r>
                <w:t xml:space="preserve">1000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3999" w:author="Zach Zukowski (R2 revision)" w:date="2026-05-17T00:00:00Z">
              <w:r>
                <w:t xml:space="preserve">Axelar</w:t>
              </w:r>
            </w:ins>
          </w:p>
        </w:tc>
        <w:tc>
          <w:tcPr/>
          <w:p>
            <w:pPr>
              <w:pStyle w:val="Compact"/>
              <w:jc w:val="left"/>
            </w:pPr>
            <w:ins w:id="4000" w:author="Zach Zukowski (R2 revision)" w:date="2026-05-17T00:00:00Z">
              <w:r>
                <w:t xml:space="preserve">AXL</w:t>
              </w:r>
            </w:ins>
          </w:p>
        </w:tc>
        <w:tc>
          <w:tcPr/>
          <w:p>
            <w:pPr>
              <w:pStyle w:val="Compact"/>
              <w:jc w:val="left"/>
            </w:pPr>
            <w:ins w:id="4001" w:author="Zach Zukowski (R2 revision)" w:date="2026-05-17T00:00:00Z">
              <w:r>
                <w:t xml:space="preserve">L1/L2/Infra</w:t>
              </w:r>
            </w:ins>
          </w:p>
        </w:tc>
        <w:tc>
          <w:tcPr/>
          <w:p>
            <w:pPr>
              <w:pStyle w:val="Compact"/>
              <w:jc w:val="left"/>
            </w:pPr>
            <w:ins w:id="4002" w:author="Zach Zukowski (R2 revision)" w:date="2026-05-17T00:00:00Z">
              <w:r>
                <w:t xml:space="preserve">0.0277</w:t>
              </w:r>
            </w:ins>
          </w:p>
        </w:tc>
        <w:tc>
          <w:tcPr/>
          <w:p>
            <w:pPr>
              <w:pStyle w:val="Compact"/>
              <w:jc w:val="left"/>
            </w:pPr>
            <w:ins w:id="4003" w:author="Zach Zukowski (R2 revision)" w:date="2026-05-17T00:00:00Z">
              <w:r>
                <w:t xml:space="preserve">0.85</w:t>
              </w:r>
            </w:ins>
          </w:p>
        </w:tc>
        <w:tc>
          <w:tcPr/>
          <w:p>
            <w:pPr>
              <w:pStyle w:val="Compact"/>
              <w:jc w:val="left"/>
            </w:pPr>
            <w:ins w:id="4004" w:author="Zach Zukowski (R2 revision)" w:date="2026-05-17T00:00:00Z">
              <w:r>
                <w:t xml:space="preserve">9.2%</w:t>
              </w:r>
            </w:ins>
          </w:p>
        </w:tc>
        <w:tc>
          <w:tcPr/>
          <w:p>
            <w:pPr>
              <w:pStyle w:val="Compact"/>
              <w:jc w:val="left"/>
            </w:pPr>
            <w:ins w:id="4005" w:author="Zach Zukowski (R2 revision)" w:date="2026-05-17T00:00:00Z">
              <w:r>
                <w:t xml:space="preserve">42.7%</w:t>
              </w:r>
            </w:ins>
          </w:p>
        </w:tc>
        <w:tc>
          <w:tcPr/>
          <w:p>
            <w:pPr>
              <w:pStyle w:val="Compact"/>
              <w:jc w:val="left"/>
            </w:pPr>
            <w:ins w:id="4006" w:author="Zach Zukowski (R2 revision)" w:date="2026-05-17T00:00:00Z">
              <w:r>
                <w:t xml:space="preserve">994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4007" w:author="Zach Zukowski (R2 revision)" w:date="2026-05-17T00:00:00Z">
              <w:r>
                <w:t xml:space="preserve">LayerZero</w:t>
              </w:r>
            </w:ins>
          </w:p>
        </w:tc>
        <w:tc>
          <w:tcPr/>
          <w:p>
            <w:pPr>
              <w:pStyle w:val="Compact"/>
              <w:jc w:val="left"/>
            </w:pPr>
            <w:ins w:id="4008" w:author="Zach Zukowski (R2 revision)" w:date="2026-05-17T00:00:00Z">
              <w:r>
                <w:t xml:space="preserve">ZRO</w:t>
              </w:r>
            </w:ins>
          </w:p>
        </w:tc>
        <w:tc>
          <w:tcPr/>
          <w:p>
            <w:pPr>
              <w:pStyle w:val="Compact"/>
              <w:jc w:val="left"/>
            </w:pPr>
            <w:ins w:id="4009" w:author="Zach Zukowski (R2 revision)" w:date="2026-05-17T00:00:00Z">
              <w:r>
                <w:t xml:space="preserve">L1/L2/Infra</w:t>
              </w:r>
            </w:ins>
          </w:p>
        </w:tc>
        <w:tc>
          <w:tcPr/>
          <w:p>
            <w:pPr>
              <w:pStyle w:val="Compact"/>
              <w:jc w:val="left"/>
            </w:pPr>
            <w:ins w:id="4010" w:author="Zach Zukowski (R2 revision)" w:date="2026-05-17T00:00:00Z">
              <w:r>
                <w:t xml:space="preserve">0.0147</w:t>
              </w:r>
            </w:ins>
          </w:p>
        </w:tc>
        <w:tc>
          <w:tcPr/>
          <w:p>
            <w:pPr>
              <w:pStyle w:val="Compact"/>
              <w:jc w:val="left"/>
            </w:pPr>
            <w:ins w:id="4011" w:author="Zach Zukowski (R2 revision)" w:date="2026-05-17T00:00:00Z">
              <w:r>
                <w:t xml:space="preserve">0.89</w:t>
              </w:r>
            </w:ins>
          </w:p>
        </w:tc>
        <w:tc>
          <w:tcPr/>
          <w:p>
            <w:pPr>
              <w:pStyle w:val="Compact"/>
              <w:jc w:val="left"/>
            </w:pPr>
            <w:ins w:id="4012" w:author="Zach Zukowski (R2 revision)" w:date="2026-05-17T00:00:00Z">
              <w:r>
                <w:t xml:space="preserve">4.1%</w:t>
              </w:r>
            </w:ins>
          </w:p>
        </w:tc>
        <w:tc>
          <w:tcPr/>
          <w:p>
            <w:pPr>
              <w:pStyle w:val="Compact"/>
              <w:jc w:val="left"/>
            </w:pPr>
            <w:ins w:id="4013" w:author="Zach Zukowski (R2 revision)" w:date="2026-05-17T00:00:00Z">
              <w:r>
                <w:t xml:space="preserve">30.5%</w:t>
              </w:r>
            </w:ins>
          </w:p>
        </w:tc>
        <w:tc>
          <w:tcPr/>
          <w:p>
            <w:pPr>
              <w:pStyle w:val="Compact"/>
              <w:jc w:val="left"/>
            </w:pPr>
            <w:ins w:id="4014" w:author="Zach Zukowski (R2 revision)" w:date="2026-05-17T00:00:00Z">
              <w:r>
                <w:t xml:space="preserve">989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4015" w:author="Zach Zukowski (R2 revision)" w:date="2026-05-17T00:00:00Z">
              <w:r>
                <w:t xml:space="preserve">Wormhole</w:t>
              </w:r>
            </w:ins>
          </w:p>
        </w:tc>
        <w:tc>
          <w:tcPr/>
          <w:p>
            <w:pPr>
              <w:pStyle w:val="Compact"/>
              <w:jc w:val="left"/>
            </w:pPr>
            <w:ins w:id="4016" w:author="Zach Zukowski (R2 revision)" w:date="2026-05-17T00:00:00Z">
              <w:r>
                <w:t xml:space="preserve">W</w:t>
              </w:r>
            </w:ins>
          </w:p>
        </w:tc>
        <w:tc>
          <w:tcPr/>
          <w:p>
            <w:pPr>
              <w:pStyle w:val="Compact"/>
              <w:jc w:val="left"/>
            </w:pPr>
            <w:ins w:id="4017" w:author="Zach Zukowski (R2 revision)" w:date="2026-05-17T00:00:00Z">
              <w:r>
                <w:t xml:space="preserve">L1/L2/Infra</w:t>
              </w:r>
            </w:ins>
          </w:p>
        </w:tc>
        <w:tc>
          <w:tcPr/>
          <w:p>
            <w:pPr>
              <w:pStyle w:val="Compact"/>
              <w:jc w:val="left"/>
            </w:pPr>
            <w:ins w:id="4018" w:author="Zach Zukowski (R2 revision)" w:date="2026-05-17T00:00:00Z">
              <w:r>
                <w:t xml:space="preserve">0.0149</w:t>
              </w:r>
            </w:ins>
          </w:p>
        </w:tc>
        <w:tc>
          <w:tcPr/>
          <w:p>
            <w:pPr>
              <w:pStyle w:val="Compact"/>
              <w:jc w:val="left"/>
            </w:pPr>
            <w:ins w:id="4019" w:author="Zach Zukowski (R2 revision)" w:date="2026-05-17T00:00:00Z">
              <w:r>
                <w:t xml:space="preserve">0.87</w:t>
              </w:r>
            </w:ins>
          </w:p>
        </w:tc>
        <w:tc>
          <w:tcPr/>
          <w:p>
            <w:pPr>
              <w:pStyle w:val="Compact"/>
              <w:jc w:val="left"/>
            </w:pPr>
            <w:ins w:id="4020" w:author="Zach Zukowski (R2 revision)" w:date="2026-05-17T00:00:00Z">
              <w:r>
                <w:t xml:space="preserve">7.0%</w:t>
              </w:r>
            </w:ins>
          </w:p>
        </w:tc>
        <w:tc>
          <w:tcPr/>
          <w:p>
            <w:pPr>
              <w:pStyle w:val="Compact"/>
              <w:jc w:val="left"/>
            </w:pPr>
            <w:ins w:id="4021" w:author="Zach Zukowski (R2 revision)" w:date="2026-05-17T00:00:00Z">
              <w:r>
                <w:t xml:space="preserve">23.8%</w:t>
              </w:r>
            </w:ins>
          </w:p>
        </w:tc>
        <w:tc>
          <w:tcPr/>
          <w:p>
            <w:pPr>
              <w:pStyle w:val="Compact"/>
              <w:jc w:val="left"/>
            </w:pPr>
            <w:ins w:id="4022" w:author="Zach Zukowski (R2 revision)" w:date="2026-05-17T00:00:00Z">
              <w:r>
                <w:t xml:space="preserve">1000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4023" w:author="Zach Zukowski (R2 revision)" w:date="2026-05-17T00:00:00Z">
              <w:r>
                <w:t xml:space="preserve">Polygon</w:t>
              </w:r>
            </w:ins>
          </w:p>
        </w:tc>
        <w:tc>
          <w:tcPr/>
          <w:p>
            <w:pPr>
              <w:pStyle w:val="Compact"/>
              <w:jc w:val="left"/>
            </w:pPr>
            <w:ins w:id="4024" w:author="Zach Zukowski (R2 revision)" w:date="2026-05-17T00:00:00Z">
              <w:r>
                <w:t xml:space="preserve">POL</w:t>
              </w:r>
            </w:ins>
          </w:p>
        </w:tc>
        <w:tc>
          <w:tcPr/>
          <w:p>
            <w:pPr>
              <w:pStyle w:val="Compact"/>
              <w:jc w:val="left"/>
            </w:pPr>
            <w:ins w:id="4025" w:author="Zach Zukowski (R2 revision)" w:date="2026-05-17T00:00:00Z">
              <w:r>
                <w:t xml:space="preserve">L1/L2/Infra</w:t>
              </w:r>
            </w:ins>
          </w:p>
        </w:tc>
        <w:tc>
          <w:tcPr/>
          <w:p>
            <w:pPr>
              <w:pStyle w:val="Compact"/>
              <w:jc w:val="left"/>
            </w:pPr>
            <w:ins w:id="4026" w:author="Zach Zukowski (R2 revision)" w:date="2026-05-17T00:00:00Z">
              <w:r>
                <w:t xml:space="preserve">0.0348</w:t>
              </w:r>
            </w:ins>
          </w:p>
        </w:tc>
        <w:tc>
          <w:tcPr/>
          <w:p>
            <w:pPr>
              <w:pStyle w:val="Compact"/>
              <w:jc w:val="left"/>
            </w:pPr>
            <w:ins w:id="4027" w:author="Zach Zukowski (R2 revision)" w:date="2026-05-17T00:00:00Z">
              <w:r>
                <w:t xml:space="preserve">0.92</w:t>
              </w:r>
            </w:ins>
          </w:p>
        </w:tc>
        <w:tc>
          <w:tcPr/>
          <w:p>
            <w:pPr>
              <w:pStyle w:val="Compact"/>
              <w:jc w:val="left"/>
            </w:pPr>
            <w:ins w:id="4028" w:author="Zach Zukowski (R2 revision)" w:date="2026-05-17T00:00:00Z">
              <w:r>
                <w:t xml:space="preserve">12.1%</w:t>
              </w:r>
            </w:ins>
          </w:p>
        </w:tc>
        <w:tc>
          <w:tcPr/>
          <w:p>
            <w:pPr>
              <w:pStyle w:val="Compact"/>
              <w:jc w:val="left"/>
            </w:pPr>
            <w:ins w:id="4029" w:author="Zach Zukowski (R2 revision)" w:date="2026-05-17T00:00:00Z">
              <w:r>
                <w:t xml:space="preserve">49.5%</w:t>
              </w:r>
            </w:ins>
          </w:p>
        </w:tc>
        <w:tc>
          <w:tcPr/>
          <w:p>
            <w:pPr>
              <w:pStyle w:val="Compact"/>
              <w:jc w:val="left"/>
            </w:pPr>
            <w:ins w:id="4030" w:author="Zach Zukowski (R2 revision)" w:date="2026-05-17T00:00:00Z">
              <w:r>
                <w:t xml:space="preserve">998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4031" w:author="Zach Zukowski (R2 revision)" w:date="2026-05-17T00:00:00Z">
              <w:r>
                <w:t xml:space="preserve">Arbitrum</w:t>
              </w:r>
            </w:ins>
          </w:p>
        </w:tc>
        <w:tc>
          <w:tcPr/>
          <w:p>
            <w:pPr>
              <w:pStyle w:val="Compact"/>
              <w:jc w:val="left"/>
            </w:pPr>
            <w:ins w:id="4032" w:author="Zach Zukowski (R2 revision)" w:date="2026-05-17T00:00:00Z">
              <w:r>
                <w:t xml:space="preserve">ARB</w:t>
              </w:r>
            </w:ins>
          </w:p>
        </w:tc>
        <w:tc>
          <w:tcPr/>
          <w:p>
            <w:pPr>
              <w:pStyle w:val="Compact"/>
              <w:jc w:val="left"/>
            </w:pPr>
            <w:ins w:id="4033" w:author="Zach Zukowski (R2 revision)" w:date="2026-05-17T00:00:00Z">
              <w:r>
                <w:t xml:space="preserve">L1/L2/Infra</w:t>
              </w:r>
            </w:ins>
          </w:p>
        </w:tc>
        <w:tc>
          <w:tcPr/>
          <w:p>
            <w:pPr>
              <w:pStyle w:val="Compact"/>
              <w:jc w:val="left"/>
            </w:pPr>
            <w:ins w:id="4034" w:author="Zach Zukowski (R2 revision)" w:date="2026-05-17T00:00:00Z">
              <w:r>
                <w:t xml:space="preserve">0.012</w:t>
              </w:r>
            </w:ins>
          </w:p>
        </w:tc>
        <w:tc>
          <w:tcPr/>
          <w:p>
            <w:pPr>
              <w:pStyle w:val="Compact"/>
              <w:jc w:val="left"/>
            </w:pPr>
            <w:ins w:id="4035" w:author="Zach Zukowski (R2 revision)" w:date="2026-05-17T00:00:00Z">
              <w:r>
                <w:t xml:space="preserve">0.83</w:t>
              </w:r>
            </w:ins>
          </w:p>
        </w:tc>
        <w:tc>
          <w:tcPr/>
          <w:p>
            <w:pPr>
              <w:pStyle w:val="Compact"/>
              <w:jc w:val="left"/>
            </w:pPr>
            <w:ins w:id="4036" w:author="Zach Zukowski (R2 revision)" w:date="2026-05-17T00:00:00Z">
              <w:r>
                <w:t xml:space="preserve">8.6%</w:t>
              </w:r>
            </w:ins>
          </w:p>
        </w:tc>
        <w:tc>
          <w:tcPr/>
          <w:p>
            <w:pPr>
              <w:pStyle w:val="Compact"/>
              <w:jc w:val="left"/>
            </w:pPr>
            <w:ins w:id="4037" w:author="Zach Zukowski (R2 revision)" w:date="2026-05-17T00:00:00Z">
              <w:r>
                <w:t xml:space="preserve">22.4%</w:t>
              </w:r>
            </w:ins>
          </w:p>
        </w:tc>
        <w:tc>
          <w:tcPr/>
          <w:p>
            <w:pPr>
              <w:pStyle w:val="Compact"/>
              <w:jc w:val="left"/>
            </w:pPr>
            <w:ins w:id="4038" w:author="Zach Zukowski (R2 revision)" w:date="2026-05-17T00:00:00Z">
              <w:r>
                <w:t xml:space="preserve">1000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4039" w:author="Zach Zukowski (R2 revision)" w:date="2026-05-17T00:00:00Z">
              <w:r>
                <w:t xml:space="preserve">The Graph</w:t>
              </w:r>
            </w:ins>
          </w:p>
        </w:tc>
        <w:tc>
          <w:tcPr/>
          <w:p>
            <w:pPr>
              <w:pStyle w:val="Compact"/>
              <w:jc w:val="left"/>
            </w:pPr>
            <w:ins w:id="4040" w:author="Zach Zukowski (R2 revision)" w:date="2026-05-17T00:00:00Z">
              <w:r>
                <w:t xml:space="preserve">GRT</w:t>
              </w:r>
            </w:ins>
          </w:p>
        </w:tc>
        <w:tc>
          <w:tcPr/>
          <w:p>
            <w:pPr>
              <w:pStyle w:val="Compact"/>
              <w:jc w:val="left"/>
            </w:pPr>
            <w:ins w:id="4041" w:author="Zach Zukowski (R2 revision)" w:date="2026-05-17T00:00:00Z">
              <w:r>
                <w:t xml:space="preserve">L1/L2/Infra</w:t>
              </w:r>
            </w:ins>
          </w:p>
        </w:tc>
        <w:tc>
          <w:tcPr/>
          <w:p>
            <w:pPr>
              <w:pStyle w:val="Compact"/>
              <w:jc w:val="left"/>
            </w:pPr>
            <w:ins w:id="4042" w:author="Zach Zukowski (R2 revision)" w:date="2026-05-17T00:00:00Z">
              <w:r>
                <w:t xml:space="preserve">0.033</w:t>
              </w:r>
            </w:ins>
          </w:p>
        </w:tc>
        <w:tc>
          <w:tcPr/>
          <w:p>
            <w:pPr>
              <w:pStyle w:val="Compact"/>
              <w:jc w:val="left"/>
            </w:pPr>
            <w:ins w:id="4043" w:author="Zach Zukowski (R2 revision)" w:date="2026-05-17T00:00:00Z">
              <w:r>
                <w:t xml:space="preserve">0.92</w:t>
              </w:r>
            </w:ins>
          </w:p>
        </w:tc>
        <w:tc>
          <w:tcPr/>
          <w:p>
            <w:pPr>
              <w:pStyle w:val="Compact"/>
              <w:jc w:val="left"/>
            </w:pPr>
            <w:ins w:id="4044" w:author="Zach Zukowski (R2 revision)" w:date="2026-05-17T00:00:00Z">
              <w:r>
                <w:t xml:space="preserve">13.1%</w:t>
              </w:r>
            </w:ins>
          </w:p>
        </w:tc>
        <w:tc>
          <w:tcPr/>
          <w:p>
            <w:pPr>
              <w:pStyle w:val="Compact"/>
              <w:jc w:val="left"/>
            </w:pPr>
            <w:ins w:id="4045" w:author="Zach Zukowski (R2 revision)" w:date="2026-05-17T00:00:00Z">
              <w:r>
                <w:t xml:space="preserve">40.2%</w:t>
              </w:r>
            </w:ins>
          </w:p>
        </w:tc>
        <w:tc>
          <w:tcPr/>
          <w:p>
            <w:pPr>
              <w:pStyle w:val="Compact"/>
              <w:jc w:val="left"/>
            </w:pPr>
            <w:ins w:id="4046" w:author="Zach Zukowski (R2 revision)" w:date="2026-05-17T00:00:00Z">
              <w:r>
                <w:t xml:space="preserve">1000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4047" w:author="Zach Zukowski (R2 revision)" w:date="2026-05-17T00:00:00Z">
              <w:r>
                <w:t xml:space="preserve">Optimism</w:t>
              </w:r>
            </w:ins>
          </w:p>
        </w:tc>
        <w:tc>
          <w:tcPr/>
          <w:p>
            <w:pPr>
              <w:pStyle w:val="Compact"/>
              <w:jc w:val="left"/>
            </w:pPr>
            <w:ins w:id="4048" w:author="Zach Zukowski (R2 revision)" w:date="2026-05-17T00:00:00Z">
              <w:r>
                <w:t xml:space="preserve">OP</w:t>
              </w:r>
            </w:ins>
          </w:p>
        </w:tc>
        <w:tc>
          <w:tcPr/>
          <w:p>
            <w:pPr>
              <w:pStyle w:val="Compact"/>
              <w:jc w:val="left"/>
            </w:pPr>
            <w:ins w:id="4049" w:author="Zach Zukowski (R2 revision)" w:date="2026-05-17T00:00:00Z">
              <w:r>
                <w:t xml:space="preserve">L1/L2/Infra</w:t>
              </w:r>
            </w:ins>
          </w:p>
        </w:tc>
        <w:tc>
          <w:tcPr/>
          <w:p>
            <w:pPr>
              <w:pStyle w:val="Compact"/>
              <w:jc w:val="left"/>
            </w:pPr>
            <w:ins w:id="4050" w:author="Zach Zukowski (R2 revision)" w:date="2026-05-17T00:00:00Z">
              <w:r>
                <w:t xml:space="preserve">0.009</w:t>
              </w:r>
            </w:ins>
          </w:p>
        </w:tc>
        <w:tc>
          <w:tcPr/>
          <w:p>
            <w:pPr>
              <w:pStyle w:val="Compact"/>
              <w:jc w:val="left"/>
            </w:pPr>
            <w:ins w:id="4051" w:author="Zach Zukowski (R2 revision)" w:date="2026-05-17T00:00:00Z">
              <w:r>
                <w:t xml:space="preserve">0.89</w:t>
              </w:r>
            </w:ins>
          </w:p>
        </w:tc>
        <w:tc>
          <w:tcPr/>
          <w:p>
            <w:pPr>
              <w:pStyle w:val="Compact"/>
              <w:jc w:val="left"/>
            </w:pPr>
            <w:ins w:id="4052" w:author="Zach Zukowski (R2 revision)" w:date="2026-05-17T00:00:00Z">
              <w:r>
                <w:t xml:space="preserve">12.1%</w:t>
              </w:r>
            </w:ins>
          </w:p>
        </w:tc>
        <w:tc>
          <w:tcPr/>
          <w:p>
            <w:pPr>
              <w:pStyle w:val="Compact"/>
              <w:jc w:val="left"/>
            </w:pPr>
            <w:ins w:id="4053" w:author="Zach Zukowski (R2 revision)" w:date="2026-05-17T00:00:00Z">
              <w:r>
                <w:t xml:space="preserve">29.6%</w:t>
              </w:r>
            </w:ins>
          </w:p>
        </w:tc>
        <w:tc>
          <w:tcPr/>
          <w:p>
            <w:pPr>
              <w:pStyle w:val="Compact"/>
              <w:jc w:val="left"/>
            </w:pPr>
            <w:ins w:id="4054" w:author="Zach Zukowski (R2 revision)" w:date="2026-05-17T00:00:00Z">
              <w:r>
                <w:t xml:space="preserve">1000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4055" w:author="Zach Zukowski (R2 revision)" w:date="2026-05-17T00:00:00Z">
              <w:r>
                <w:t xml:space="preserve">ENS</w:t>
              </w:r>
            </w:ins>
          </w:p>
        </w:tc>
        <w:tc>
          <w:tcPr/>
          <w:p>
            <w:pPr>
              <w:pStyle w:val="Compact"/>
              <w:jc w:val="left"/>
            </w:pPr>
            <w:ins w:id="4056" w:author="Zach Zukowski (R2 revision)" w:date="2026-05-17T00:00:00Z">
              <w:r>
                <w:t xml:space="preserve">ENS</w:t>
              </w:r>
            </w:ins>
          </w:p>
        </w:tc>
        <w:tc>
          <w:tcPr/>
          <w:p>
            <w:pPr>
              <w:pStyle w:val="Compact"/>
              <w:jc w:val="left"/>
            </w:pPr>
            <w:ins w:id="4057" w:author="Zach Zukowski (R2 revision)" w:date="2026-05-17T00:00:00Z">
              <w:r>
                <w:t xml:space="preserve">L1/L2/Infra</w:t>
              </w:r>
            </w:ins>
          </w:p>
        </w:tc>
        <w:tc>
          <w:tcPr/>
          <w:p>
            <w:pPr>
              <w:pStyle w:val="Compact"/>
              <w:jc w:val="left"/>
            </w:pPr>
            <w:ins w:id="4058" w:author="Zach Zukowski (R2 revision)" w:date="2026-05-17T00:00:00Z">
              <w:r>
                <w:t xml:space="preserve">0.1345</w:t>
              </w:r>
            </w:ins>
          </w:p>
        </w:tc>
        <w:tc>
          <w:tcPr/>
          <w:p>
            <w:pPr>
              <w:pStyle w:val="Compact"/>
              <w:jc w:val="left"/>
            </w:pPr>
            <w:ins w:id="4059" w:author="Zach Zukowski (R2 revision)" w:date="2026-05-17T00:00:00Z">
              <w:r>
                <w:t xml:space="preserve">0.94</w:t>
              </w:r>
            </w:ins>
          </w:p>
        </w:tc>
        <w:tc>
          <w:tcPr/>
          <w:p>
            <w:pPr>
              <w:pStyle w:val="Compact"/>
              <w:jc w:val="left"/>
            </w:pPr>
            <w:ins w:id="4060" w:author="Zach Zukowski (R2 revision)" w:date="2026-05-17T00:00:00Z">
              <w:r>
                <w:t xml:space="preserve">26.7%</w:t>
              </w:r>
            </w:ins>
          </w:p>
        </w:tc>
        <w:tc>
          <w:tcPr/>
          <w:p>
            <w:pPr>
              <w:pStyle w:val="Compact"/>
              <w:jc w:val="left"/>
            </w:pPr>
            <w:ins w:id="4061" w:author="Zach Zukowski (R2 revision)" w:date="2026-05-17T00:00:00Z">
              <w:r>
                <w:t xml:space="preserve">75.5%</w:t>
              </w:r>
            </w:ins>
          </w:p>
        </w:tc>
        <w:tc>
          <w:tcPr/>
          <w:p>
            <w:pPr>
              <w:pStyle w:val="Compact"/>
              <w:jc w:val="left"/>
            </w:pPr>
            <w:ins w:id="4062" w:author="Zach Zukowski (R2 revision)" w:date="2026-05-17T00:00:00Z">
              <w:r>
                <w:t xml:space="preserve">999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4063" w:author="Zach Zukowski (R2 revision)" w:date="2026-05-17T00:00:00Z">
              <w:r>
                <w:t xml:space="preserve">Token</w:t>
              </w:r>
            </w:ins>
            <w:ins w:id="4064" w:author="Zach Zukowski (R2 revision)" w:date="2026-05-17T00:00:00Z">
              <w:r>
                <w:t xml:space="preserve"> </w:t>
              </w:r>
            </w:ins>
            <w:ins w:id="4065" w:author="Zach Zukowski (R2 revision)" w:date="2026-05-17T00:00:00Z">
              <w:r>
                <w:t xml:space="preserve">Engineering</w:t>
              </w:r>
            </w:ins>
            <w:ins w:id="4066" w:author="Zach Zukowski (R2 revision)" w:date="2026-05-17T00:00:00Z">
              <w:r>
                <w:t xml:space="preserve"> </w:t>
              </w:r>
            </w:ins>
            <w:ins w:id="4067" w:author="Zach Zukowski (R2 revision)" w:date="2026-05-17T00:00:00Z">
              <w:r>
                <w:t xml:space="preserve">Commons ‡</w:t>
              </w:r>
            </w:ins>
          </w:p>
        </w:tc>
        <w:tc>
          <w:tcPr/>
          <w:p>
            <w:pPr>
              <w:pStyle w:val="Compact"/>
              <w:jc w:val="left"/>
            </w:pPr>
            <w:ins w:id="4068" w:author="Zach Zukowski (R2 revision)" w:date="2026-05-17T00:00:00Z">
              <w:r>
                <w:t xml:space="preserve">TEC</w:t>
              </w:r>
            </w:ins>
          </w:p>
        </w:tc>
        <w:tc>
          <w:tcPr/>
          <w:p>
            <w:pPr>
              <w:pStyle w:val="Compact"/>
              <w:jc w:val="left"/>
            </w:pPr>
            <w:ins w:id="4069" w:author="Zach Zukowski (R2 revision)" w:date="2026-05-17T00:00:00Z">
              <w:r>
                <w:t xml:space="preserve">Social</w:t>
              </w:r>
            </w:ins>
          </w:p>
        </w:tc>
        <w:tc>
          <w:tcPr/>
          <w:p>
            <w:pPr>
              <w:pStyle w:val="Compact"/>
              <w:jc w:val="left"/>
            </w:pPr>
            <w:ins w:id="4070" w:author="Zach Zukowski (R2 revision)" w:date="2026-05-17T00:00:00Z">
              <w:r>
                <w:t xml:space="preserve">0.0278</w:t>
              </w:r>
            </w:ins>
          </w:p>
        </w:tc>
        <w:tc>
          <w:tcPr/>
          <w:p>
            <w:pPr>
              <w:pStyle w:val="Compact"/>
              <w:jc w:val="left"/>
            </w:pPr>
            <w:ins w:id="4071" w:author="Zach Zukowski (R2 revision)" w:date="2026-05-17T00:00:00Z">
              <w:r>
                <w:t xml:space="preserve">0.91</w:t>
              </w:r>
            </w:ins>
          </w:p>
        </w:tc>
        <w:tc>
          <w:tcPr/>
          <w:p>
            <w:pPr>
              <w:pStyle w:val="Compact"/>
              <w:jc w:val="left"/>
            </w:pPr>
            <w:ins w:id="4072" w:author="Zach Zukowski (R2 revision)" w:date="2026-05-17T00:00:00Z">
              <w:r>
                <w:t xml:space="preserve">9.2%</w:t>
              </w:r>
            </w:ins>
          </w:p>
        </w:tc>
        <w:tc>
          <w:tcPr/>
          <w:p>
            <w:pPr>
              <w:pStyle w:val="Compact"/>
              <w:jc w:val="left"/>
            </w:pPr>
            <w:ins w:id="4073" w:author="Zach Zukowski (R2 revision)" w:date="2026-05-17T00:00:00Z">
              <w:r>
                <w:t xml:space="preserve">44.2%</w:t>
              </w:r>
            </w:ins>
          </w:p>
        </w:tc>
        <w:tc>
          <w:tcPr/>
          <w:p>
            <w:pPr>
              <w:pStyle w:val="Compact"/>
              <w:jc w:val="left"/>
            </w:pPr>
            <w:ins w:id="4074" w:author="Zach Zukowski (R2 revision)" w:date="2026-05-17T00:00:00Z">
              <w:r>
                <w:t xml:space="preserve">742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4075" w:author="Zach Zukowski (R2 revision)" w:date="2026-05-17T00:00:00Z">
              <w:r>
                <w:t xml:space="preserve">Gitcoin ‡</w:t>
              </w:r>
            </w:ins>
          </w:p>
        </w:tc>
        <w:tc>
          <w:tcPr/>
          <w:p>
            <w:pPr>
              <w:pStyle w:val="Compact"/>
              <w:jc w:val="left"/>
            </w:pPr>
            <w:ins w:id="4076" w:author="Zach Zukowski (R2 revision)" w:date="2026-05-17T00:00:00Z">
              <w:r>
                <w:t xml:space="preserve">GTC</w:t>
              </w:r>
            </w:ins>
          </w:p>
        </w:tc>
        <w:tc>
          <w:tcPr/>
          <w:p>
            <w:pPr>
              <w:pStyle w:val="Compact"/>
              <w:jc w:val="left"/>
            </w:pPr>
            <w:ins w:id="4077" w:author="Zach Zukowski (R2 revision)" w:date="2026-05-17T00:00:00Z">
              <w:r>
                <w:t xml:space="preserve">Social</w:t>
              </w:r>
            </w:ins>
          </w:p>
        </w:tc>
        <w:tc>
          <w:tcPr/>
          <w:p>
            <w:pPr>
              <w:pStyle w:val="Compact"/>
              <w:jc w:val="left"/>
            </w:pPr>
            <w:ins w:id="4078" w:author="Zach Zukowski (R2 revision)" w:date="2026-05-17T00:00:00Z">
              <w:r>
                <w:t xml:space="preserve">0.0766</w:t>
              </w:r>
            </w:ins>
          </w:p>
        </w:tc>
        <w:tc>
          <w:tcPr/>
          <w:p>
            <w:pPr>
              <w:pStyle w:val="Compact"/>
              <w:jc w:val="left"/>
            </w:pPr>
            <w:ins w:id="4079" w:author="Zach Zukowski (R2 revision)" w:date="2026-05-17T00:00:00Z">
              <w:r>
                <w:t xml:space="preserve">0.94</w:t>
              </w:r>
            </w:ins>
          </w:p>
        </w:tc>
        <w:tc>
          <w:tcPr/>
          <w:p>
            <w:pPr>
              <w:pStyle w:val="Compact"/>
              <w:jc w:val="left"/>
            </w:pPr>
            <w:ins w:id="4080" w:author="Zach Zukowski (R2 revision)" w:date="2026-05-17T00:00:00Z">
              <w:r>
                <w:t xml:space="preserve">17.6%</w:t>
              </w:r>
            </w:ins>
          </w:p>
        </w:tc>
        <w:tc>
          <w:tcPr/>
          <w:p>
            <w:pPr>
              <w:pStyle w:val="Compact"/>
              <w:jc w:val="left"/>
            </w:pPr>
            <w:ins w:id="4081" w:author="Zach Zukowski (R2 revision)" w:date="2026-05-17T00:00:00Z">
              <w:r>
                <w:t xml:space="preserve">64.3%</w:t>
              </w:r>
            </w:ins>
          </w:p>
        </w:tc>
        <w:tc>
          <w:tcPr/>
          <w:p>
            <w:pPr>
              <w:pStyle w:val="Compact"/>
              <w:jc w:val="left"/>
            </w:pPr>
            <w:ins w:id="4082" w:author="Zach Zukowski (R2 revision)" w:date="2026-05-17T00:00:00Z">
              <w:r>
                <w:t xml:space="preserve">1000</w:t>
              </w:r>
            </w:ins>
          </w:p>
        </w:tc>
      </w:tr>
    </w:tbl>
    <w:p>
      <w:pPr>
        <w:pStyle w:val="BodyText"/>
      </w:pPr>
      <w:ins w:id="4083" w:author="Zach Zukowski (R2 revision)" w:date="2026-05-17T00:00:00Z">
        <w:r>
          <w:rPr>
            <w:b/>
            <w:bCs/>
            <w:i/>
            <w:iCs/>
          </w:rPr>
          <w:t xml:space="preserve">Table 4.</w:t>
        </w:r>
      </w:ins>
      <w:ins w:id="4084" w:author="Zach Zukowski (R2 revision)" w:date="2026-05-17T00:00:00Z">
        <w:r>
          <w:rPr>
            <w:i/>
            <w:iCs/>
          </w:rPr>
          <w:t xml:space="preserve"> </w:t>
        </w:r>
      </w:ins>
      <w:ins w:id="4085" w:author="Zach Zukowski (R2 revision)" w:date="2026-05-17T00:00:00Z">
        <w:r>
          <w:rPr>
            <w:i/>
            <w:iCs/>
          </w:rPr>
          <w:t xml:space="preserve">Governance concentration cross-section (March 2026</w:t>
        </w:r>
      </w:ins>
      <w:ins w:id="4086" w:author="Zach Zukowski (R2 revision)" w:date="2026-05-17T00:00:00Z">
        <w:r>
          <w:rPr>
            <w:i/>
            <w:iCs/>
          </w:rPr>
          <w:t xml:space="preserve"> </w:t>
        </w:r>
      </w:ins>
      <w:ins w:id="4087" w:author="Zach Zukowski (R2 revision)" w:date="2026-05-17T00:00:00Z">
        <w:r>
          <w:rPr>
            <w:i/>
            <w:iCs/>
          </w:rPr>
          <w:t xml:space="preserve">snapshot, Dune Analytics + Helius DAS API, top-1,000 holders per token,</w:t>
        </w:r>
      </w:ins>
      <w:ins w:id="4088" w:author="Zach Zukowski (R2 revision)" w:date="2026-05-17T00:00:00Z">
        <w:r>
          <w:rPr>
            <w:i/>
            <w:iCs/>
          </w:rPr>
          <w:t xml:space="preserve"> </w:t>
        </w:r>
      </w:ins>
      <w:ins w:id="4089" w:author="Zach Zukowski (R2 revision)" w:date="2026-05-17T00:00:00Z">
        <w:r>
          <w:rPr>
            <w:i/>
            <w:iCs/>
          </w:rPr>
          <w:t xml:space="preserve">69 protocol-controlled addresses excluded across 20 protocols). Sorted</w:t>
        </w:r>
      </w:ins>
      <w:ins w:id="4090" w:author="Zach Zukowski (R2 revision)" w:date="2026-05-17T00:00:00Z">
        <w:r>
          <w:rPr>
            <w:i/>
            <w:iCs/>
          </w:rPr>
          <w:t xml:space="preserve"> </w:t>
        </w:r>
      </w:ins>
      <w:ins w:id="4091" w:author="Zach Zukowski (R2 revision)" w:date="2026-05-17T00:00:00Z">
        <w:r>
          <w:rPr>
            <w:i/>
            <w:iCs/>
          </w:rPr>
          <w:t xml:space="preserve">by category then HHI ascending. Balancer and Curve use vote-escrowed</w:t>
        </w:r>
      </w:ins>
      <w:ins w:id="4092" w:author="Zach Zukowski (R2 revision)" w:date="2026-05-17T00:00:00Z">
        <w:r>
          <w:rPr>
            <w:i/>
            <w:iCs/>
          </w:rPr>
          <w:t xml:space="preserve"> </w:t>
        </w:r>
      </w:ins>
      <w:ins w:id="4093" w:author="Zach Zukowski (R2 revision)" w:date="2026-05-17T00:00:00Z">
        <w:r>
          <w:rPr>
            <w:i/>
            <w:iCs/>
          </w:rPr>
          <w:t xml:space="preserve">governance mechanisms (veBAL, veCRV). Reported HHI values measure raw</w:t>
        </w:r>
      </w:ins>
      <w:ins w:id="4094" w:author="Zach Zukowski (R2 revision)" w:date="2026-05-17T00:00:00Z">
        <w:r>
          <w:rPr>
            <w:i/>
            <w:iCs/>
          </w:rPr>
          <w:t xml:space="preserve"> </w:t>
        </w:r>
      </w:ins>
      <w:ins w:id="4095" w:author="Zach Zukowski (R2 revision)" w:date="2026-05-17T00:00:00Z">
        <w:r>
          <w:rPr>
            <w:i/>
            <w:iCs/>
          </w:rPr>
          <w:t xml:space="preserve">token holding concentration, not voting power. Vote-escrowed</w:t>
        </w:r>
      </w:ins>
      <w:ins w:id="4096" w:author="Zach Zukowski (R2 revision)" w:date="2026-05-17T00:00:00Z">
        <w:r>
          <w:rPr>
            <w:i/>
            <w:iCs/>
          </w:rPr>
          <w:t xml:space="preserve"> </w:t>
        </w:r>
      </w:ins>
      <w:ins w:id="4097" w:author="Zach Zukowski (R2 revision)" w:date="2026-05-17T00:00:00Z">
        <w:r>
          <w:rPr>
            <w:i/>
            <w:iCs/>
          </w:rPr>
          <w:t xml:space="preserve">concentration is expected to be higher due to lock-duration multipliers,</w:t>
        </w:r>
      </w:ins>
      <w:ins w:id="4098" w:author="Zach Zukowski (R2 revision)" w:date="2026-05-17T00:00:00Z">
        <w:r>
          <w:rPr>
            <w:i/>
            <w:iCs/>
          </w:rPr>
          <w:t xml:space="preserve"> </w:t>
        </w:r>
      </w:ins>
      <w:ins w:id="4099" w:author="Zach Zukowski (R2 revision)" w:date="2026-05-17T00:00:00Z">
        <w:r>
          <w:rPr>
            <w:i/>
            <w:iCs/>
          </w:rPr>
          <w:t xml:space="preserve">analogous to the stkAAVE caveat noted above. Hyperliquid is included in</w:t>
        </w:r>
      </w:ins>
      <w:ins w:id="4100" w:author="Zach Zukowski (R2 revision)" w:date="2026-05-17T00:00:00Z">
        <w:r>
          <w:rPr>
            <w:i/>
            <w:iCs/>
          </w:rPr>
          <w:t xml:space="preserve"> </w:t>
        </w:r>
      </w:ins>
      <w:ins w:id="4101" w:author="Zach Zukowski (R2 revision)" w:date="2026-05-17T00:00:00Z">
        <w:r>
          <w:rPr>
            <w:i/>
            <w:iCs/>
          </w:rPr>
          <w:t xml:space="preserve">Table 4 but excluded from the subsidy regression because the protocol</w:t>
        </w:r>
      </w:ins>
      <w:ins w:id="4102" w:author="Zach Zukowski (R2 revision)" w:date="2026-05-17T00:00:00Z">
        <w:r>
          <w:rPr>
            <w:i/>
            <w:iCs/>
          </w:rPr>
          <w:t xml:space="preserve"> </w:t>
        </w:r>
      </w:ins>
      <w:ins w:id="4103" w:author="Zach Zukowski (R2 revision)" w:date="2026-05-17T00:00:00Z">
        <w:r>
          <w:rPr>
            <w:i/>
            <w:iCs/>
          </w:rPr>
          <w:t xml:space="preserve">has no token emissions; 97% of trading fees are routed to an Assistance</w:t>
        </w:r>
      </w:ins>
      <w:ins w:id="4104" w:author="Zach Zukowski (R2 revision)" w:date="2026-05-17T00:00:00Z">
        <w:r>
          <w:rPr>
            <w:i/>
            <w:iCs/>
          </w:rPr>
          <w:t xml:space="preserve"> </w:t>
        </w:r>
      </w:ins>
      <w:ins w:id="4105" w:author="Zach Zukowski (R2 revision)" w:date="2026-05-17T00:00:00Z">
        <w:r>
          <w:rPr>
            <w:i/>
            <w:iCs/>
          </w:rPr>
          <w:t xml:space="preserve">Fund that purchases and permanently burns HYPE tokens, treated as a sink</w:t>
        </w:r>
      </w:ins>
      <w:ins w:id="4106" w:author="Zach Zukowski (R2 revision)" w:date="2026-05-17T00:00:00Z">
        <w:r>
          <w:rPr>
            <w:i/>
            <w:iCs/>
          </w:rPr>
          <w:t xml:space="preserve"> </w:t>
        </w:r>
      </w:ins>
      <w:ins w:id="4107" w:author="Zach Zukowski (R2 revision)" w:date="2026-05-17T00:00:00Z">
        <w:r>
          <w:rPr>
            <w:i/>
            <w:iCs/>
          </w:rPr>
          <w:t xml:space="preserve">mechanism in the framework. Hivemapper (HONEY), io.net (IO), and Aethir (ATH)</w:t>
        </w:r>
      </w:ins>
      <w:ins w:id="4108" w:author="Zach Zukowski (R2 revision)" w:date="2026-05-17T00:00:00Z">
        <w:r>
          <w:rPr>
            <w:i/>
            <w:iCs/>
          </w:rPr>
          <w:t xml:space="preserve"> </w:t>
        </w:r>
      </w:ins>
      <w:ins w:id="4109" w:author="Zach Zukowski (R2 revision)" w:date="2026-05-17T00:00:00Z">
        <w:r>
          <w:rPr>
            <w:i/>
            <w:iCs/>
          </w:rPr>
          <w:t xml:space="preserve">appear as full Table 4 rows above following supplementary</w:t>
        </w:r>
      </w:ins>
      <w:ins w:id="4110" w:author="Zach Zukowski (R2 revision)" w:date="2026-05-17T00:00:00Z">
        <w:r>
          <w:rPr>
            <w:i/>
            <w:iCs/>
          </w:rPr>
          <w:t xml:space="preserve"> </w:t>
        </w:r>
      </w:ins>
      <w:ins w:id="4111" w:author="Zach Zukowski (R2 revision)" w:date="2026-05-17T00:00:00Z">
        <w:r>
          <w:rPr>
            <w:i/>
            <w:iCs/>
          </w:rPr>
          <w:t xml:space="preserve">holder-list collection in the R2 cycle: Hivemapper and io.net via</w:t>
        </w:r>
      </w:ins>
      <w:ins w:id="4112" w:author="Zach Zukowski (R2 revision)" w:date="2026-05-17T00:00:00Z">
        <w:r>
          <w:rPr>
            <w:i/>
            <w:iCs/>
          </w:rPr>
          <w:t xml:space="preserve"> </w:t>
        </w:r>
      </w:ins>
      <w:ins w:id="4113" w:author="Zach Zukowski (R2 revision)" w:date="2026-05-17T00:00:00Z">
        <w:r>
          <w:rPr>
            <w:i/>
            <w:iCs/>
          </w:rPr>
          <w:t xml:space="preserve">Helius DAS API (90,680 HONEY holders; 84,861 IO holders); Aethir via</w:t>
        </w:r>
      </w:ins>
      <w:ins w:id="4114" w:author="Zach Zukowski (R2 revision)" w:date="2026-05-17T00:00:00Z">
        <w:r>
          <w:rPr>
            <w:i/>
            <w:iCs/>
          </w:rPr>
          <w:t xml:space="preserve"> </w:t>
        </w:r>
      </w:ins>
      <w:ins w:id="4115" w:author="Zach Zukowski (R2 revision)" w:date="2026-05-17T00:00:00Z">
        <w:r>
          <w:rPr>
            <w:i/>
            <w:iCs/>
          </w:rPr>
          <w:t xml:space="preserve">Dune erc20_ethereum.evt_transfer net-balance aggregation (1,000</w:t>
        </w:r>
      </w:ins>
      <w:ins w:id="4116" w:author="Zach Zukowski (R2 revision)" w:date="2026-05-17T00:00:00Z">
        <w:r>
          <w:rPr>
            <w:i/>
            <w:iCs/>
          </w:rPr>
          <w:t xml:space="preserve"> </w:t>
        </w:r>
      </w:ins>
      <w:ins w:id="4117" w:author="Zach Zukowski (R2 revision)" w:date="2026-05-17T00:00:00Z">
        <w:r>
          <w:rPr>
            <w:i/>
            <w:iCs/>
          </w:rPr>
          <w:t xml:space="preserve">holders pulled). All three were footnote-only in the R1 submission</w:t>
        </w:r>
      </w:ins>
      <w:ins w:id="4118" w:author="Zach Zukowski (R2 revision)" w:date="2026-05-17T00:00:00Z">
        <w:r>
          <w:rPr>
            <w:i/>
            <w:iCs/>
          </w:rPr>
          <w:t xml:space="preserve"> </w:t>
        </w:r>
      </w:ins>
      <w:ins w:id="4119" w:author="Zach Zukowski (R2 revision)" w:date="2026-05-17T00:00:00Z">
        <w:r>
          <w:rPr>
            <w:i/>
            <w:iCs/>
          </w:rPr>
          <w:t xml:space="preserve">because the original Dune holder-list extraction did not include them.</w:t>
        </w:r>
      </w:ins>
      <w:ins w:id="4120" w:author="Zach Zukowski (R2 revision)" w:date="2026-05-17T00:00:00Z">
        <w:r>
          <w:rPr>
            <w:i/>
            <w:iCs/>
          </w:rPr>
          <w:t xml:space="preserve"> </w:t>
        </w:r>
      </w:ins>
      <w:ins w:id="4121" w:author="Zach Zukowski (R2 revision)" w:date="2026-05-17T00:00:00Z">
        <w:r>
          <w:rPr>
            <w:i/>
            <w:iCs/>
          </w:rPr>
          <w:t xml:space="preserve">The Aethir HHI (0.153) reported here reflects the May 2026 Dune pull</w:t>
        </w:r>
      </w:ins>
      <w:ins w:id="4122" w:author="Zach Zukowski (R2 revision)" w:date="2026-05-17T00:00:00Z">
        <w:r>
          <w:rPr>
            <w:i/>
            <w:iCs/>
          </w:rPr>
          <w:t xml:space="preserve"> </w:t>
        </w:r>
      </w:ins>
      <w:ins w:id="4123" w:author="Zach Zukowski (R2 revision)" w:date="2026-05-17T00:00:00Z">
        <w:r>
          <w:rPr>
            <w:i/>
            <w:iCs/>
          </w:rPr>
          <w:t xml:space="preserve">and is slightly below the R1 footnote value of 0.168 (March 2026</w:t>
        </w:r>
      </w:ins>
      <w:ins w:id="4124" w:author="Zach Zukowski (R2 revision)" w:date="2026-05-17T00:00:00Z">
        <w:r>
          <w:rPr>
            <w:i/>
            <w:iCs/>
          </w:rPr>
          <w:t xml:space="preserve"> </w:t>
        </w:r>
      </w:ins>
      <w:ins w:id="4125" w:author="Zach Zukowski (R2 revision)" w:date="2026-05-17T00:00:00Z">
        <w:r>
          <w:rPr>
            <w:i/>
            <w:iCs/>
          </w:rPr>
          <w:t xml:space="preserve">cascade snapshot); the 2-month snapshot drift is consistent with the</w:t>
        </w:r>
      </w:ins>
      <w:ins w:id="4126" w:author="Zach Zukowski (R2 revision)" w:date="2026-05-17T00:00:00Z">
        <w:r>
          <w:rPr>
            <w:i/>
            <w:iCs/>
          </w:rPr>
          <w:t xml:space="preserve"> </w:t>
        </w:r>
      </w:ins>
      <w:ins w:id="4127" w:author="Zach Zukowski (R2 revision)" w:date="2026-05-17T00:00:00Z">
        <w:r>
          <w:rPr>
            <w:i/>
            <w:iCs/>
          </w:rPr>
          <w:t xml:space="preserve">Tally and Snapshot drift documented in Section 2.10.3.</w:t>
        </w:r>
      </w:ins>
    </w:p>
    <w:p>
      <w:pPr>
        <w:pStyle w:val="BodyText"/>
      </w:pPr>
      <w:ins w:id="4128" w:author="Zach Zukowski (R2 revision)" w:date="2026-05-17T00:00:00Z">
        <w:r>
          <w:t xml:space="preserve">Table 4 notes:</w:t>
        </w:r>
      </w:ins>
    </w:p>
    <w:p>
      <w:pPr>
        <w:pStyle w:val="BodyText"/>
      </w:pPr>
      <w:ins w:id="4129" w:author="Zach Zukowski (R2 revision)" w:date="2026-05-17T00:00:00Z">
        <w:r>
          <w:t xml:space="preserve">† = futarchy governance (MetaDAO).</w:t>
        </w:r>
      </w:ins>
    </w:p>
    <w:p>
      <w:pPr>
        <w:pStyle w:val="BodyText"/>
      </w:pPr>
      <w:ins w:id="4130" w:author="Zach Zukowski (R2 revision)" w:date="2026-05-17T00:00:00Z">
        <w:r>
          <w:t xml:space="preserve">‡ (in protocol name column) = survivorship-bias control (TEC, Gitcoin).</w:t>
        </w:r>
      </w:ins>
    </w:p>
    <w:p>
      <w:pPr>
        <w:pStyle w:val="BodyText"/>
      </w:pPr>
      <w:ins w:id="4131" w:author="Zach Zukowski (R2 revision)" w:date="2026-05-17T00:00:00Z">
        <w:r>
          <w:t xml:space="preserve">Methodology notes: HHI for Curve reflects raw CRV holdings;</w:t>
        </w:r>
      </w:ins>
      <w:ins w:id="4132" w:author="Zach Zukowski (R2 revision)" w:date="2026-05-17T00:00:00Z">
        <w:r>
          <w:t xml:space="preserve"> </w:t>
        </w:r>
      </w:ins>
      <w:ins w:id="4133" w:author="Zach Zukowski (R2 revision)" w:date="2026-05-17T00:00:00Z">
        <w:r>
          <w:t xml:space="preserve">veCRV-weighted voting concentration is approximately 0.26 computed</w:t>
        </w:r>
      </w:ins>
      <w:ins w:id="4134" w:author="Zach Zukowski (R2 revision)" w:date="2026-05-17T00:00:00Z">
        <w:r>
          <w:t xml:space="preserve"> </w:t>
        </w:r>
      </w:ins>
      <w:ins w:id="4135" w:author="Zach Zukowski (R2 revision)" w:date="2026-05-17T00:00:00Z">
        <w:r>
          <w:t xml:space="preserve">from cumulative CRV deposit volume across the top-50 historical</w:t>
        </w:r>
      </w:ins>
      <w:ins w:id="4136" w:author="Zach Zukowski (R2 revision)" w:date="2026-05-17T00:00:00Z">
        <w:r>
          <w:t xml:space="preserve"> </w:t>
        </w:r>
      </w:ins>
      <w:ins w:id="4137" w:author="Zach Zukowski (R2 revision)" w:date="2026-05-17T00:00:00Z">
        <w:r>
          <w:t xml:space="preserve">veCRV lockers (Convex 48%, Yearn 14%, Stake DAO 9%, with the</w:t>
        </w:r>
      </w:ins>
      <w:ins w:id="4138" w:author="Zach Zukowski (R2 revision)" w:date="2026-05-17T00:00:00Z">
        <w:r>
          <w:t xml:space="preserve"> </w:t>
        </w:r>
      </w:ins>
      <w:ins w:id="4139" w:author="Zach Zukowski (R2 revision)" w:date="2026-05-17T00:00:00Z">
        <w:r>
          <w:t xml:space="preserve">remaining top-50 lockers each at less than 4%); the methodology is</w:t>
        </w:r>
      </w:ins>
      <w:ins w:id="4140" w:author="Zach Zukowski (R2 revision)" w:date="2026-05-17T00:00:00Z">
        <w:r>
          <w:t xml:space="preserve"> </w:t>
        </w:r>
      </w:ins>
      <w:ins w:id="4141" w:author="Zach Zukowski (R2 revision)" w:date="2026-05-17T00:00:00Z">
        <w:r>
          <w:t xml:space="preserve">discussed in Section 4.1. HHI for Uniswap reflects post-burn-rule exclusion of</w:t>
        </w:r>
      </w:ins>
      <w:ins w:id="4142" w:author="Zach Zukowski (R2 revision)" w:date="2026-05-17T00:00:00Z">
        <w:r>
          <w:t xml:space="preserve"> </w:t>
        </w:r>
      </w:ins>
      <w:ins w:id="4143" w:author="Zach Zukowski (R2 revision)" w:date="2026-05-17T00:00:00Z">
        <w:r>
          <w:t xml:space="preserve">0x000...dead (102.46M UNI, 11.27% of supply). Top-1% and Top-10%</w:t>
        </w:r>
      </w:ins>
      <w:ins w:id="4144" w:author="Zach Zukowski (R2 revision)" w:date="2026-05-17T00:00:00Z">
        <w:r>
          <w:t xml:space="preserve"> </w:t>
        </w:r>
      </w:ins>
      <w:ins w:id="4145" w:author="Zach Zukowski (R2 revision)" w:date="2026-05-17T00:00:00Z">
        <w:r>
          <w:t xml:space="preserve">columns for AAVE, UNI, ARB, GRT, and OP report post-exclusion shares,</w:t>
        </w:r>
      </w:ins>
      <w:ins w:id="4146" w:author="Zach Zukowski (R2 revision)" w:date="2026-05-17T00:00:00Z">
        <w:r>
          <w:t xml:space="preserve"> </w:t>
        </w:r>
      </w:ins>
      <w:ins w:id="4147" w:author="Zach Zukowski (R2 revision)" w:date="2026-05-17T00:00:00Z">
        <w:r>
          <w:t xml:space="preserve">applying the same protocol-controlled-address exclusion methodology used</w:t>
        </w:r>
      </w:ins>
      <w:ins w:id="4148" w:author="Zach Zukowski (R2 revision)" w:date="2026-05-17T00:00:00Z">
        <w:r>
          <w:t xml:space="preserve"> </w:t>
        </w:r>
      </w:ins>
      <w:ins w:id="4149" w:author="Zach Zukowski (R2 revision)" w:date="2026-05-17T00:00:00Z">
        <w:r>
          <w:t xml:space="preserve">for HHI computation.</w:t>
        </w:r>
      </w:ins>
    </w:p>
    <w:p>
      <w:pPr>
        <w:pStyle w:val="BodyText"/>
      </w:pPr>
      <w:ins w:id="4150" w:author="Zach Zukowski (R2 revision)" w:date="2026-05-17T00:00:00Z">
        <w:r>
          <w:t xml:space="preserve">HHI ranges from 0.005 to 0.199 across the full sample. Among DeFi</w:t>
        </w:r>
      </w:ins>
      <w:ins w:id="4151" w:author="Zach Zukowski (R2 revision)" w:date="2026-05-17T00:00:00Z">
        <w:r>
          <w:t xml:space="preserve"> </w:t>
        </w:r>
      </w:ins>
      <w:ins w:id="4152" w:author="Zach Zukowski (R2 revision)" w:date="2026-05-17T00:00:00Z">
        <w:r>
          <w:t xml:space="preserve">governance tokens, HHI ranges from 0.005 (Hyperliquid, after excluding</w:t>
        </w:r>
      </w:ins>
      <w:ins w:id="4153" w:author="Zach Zukowski (R2 revision)" w:date="2026-05-17T00:00:00Z">
        <w:r>
          <w:t xml:space="preserve"> </w:t>
        </w:r>
      </w:ins>
      <w:ins w:id="4154" w:author="Zach Zukowski (R2 revision)" w:date="2026-05-17T00:00:00Z">
        <w:r>
          <w:t xml:space="preserve">the Assistance Fund and burn addresses) to 0.117 (Jupiter). Curve’s</w:t>
        </w:r>
      </w:ins>
      <w:ins w:id="4155" w:author="Zach Zukowski (R2 revision)" w:date="2026-05-17T00:00:00Z">
        <w:r>
          <w:t xml:space="preserve"> </w:t>
        </w:r>
      </w:ins>
      <w:ins w:id="4156" w:author="Zach Zukowski (R2 revision)" w:date="2026-05-17T00:00:00Z">
        <w:r>
          <w:t xml:space="preserve">raw CRV holding HHI of 0.017 reflects the post-Convex-exclusion</w:t>
        </w:r>
      </w:ins>
      <w:ins w:id="4157" w:author="Zach Zukowski (R2 revision)" w:date="2026-05-17T00:00:00Z">
        <w:r>
          <w:t xml:space="preserve"> </w:t>
        </w:r>
      </w:ins>
      <w:ins w:id="4158" w:author="Zach Zukowski (R2 revision)" w:date="2026-05-17T00:00:00Z">
        <w:r>
          <w:t xml:space="preserve">distribution; the veCRV-weighted voting concentration is substantially</w:t>
        </w:r>
      </w:ins>
      <w:ins w:id="4159" w:author="Zach Zukowski (R2 revision)" w:date="2026-05-17T00:00:00Z">
        <w:r>
          <w:t xml:space="preserve"> </w:t>
        </w:r>
      </w:ins>
      <w:ins w:id="4160" w:author="Zach Zukowski (R2 revision)" w:date="2026-05-17T00:00:00Z">
        <w:r>
          <w:t xml:space="preserve">higher (approximately 0.26 computed from cumulative deposit volume</w:t>
        </w:r>
      </w:ins>
      <w:ins w:id="4161" w:author="Zach Zukowski (R2 revision)" w:date="2026-05-17T00:00:00Z">
        <w:r>
          <w:t xml:space="preserve"> </w:t>
        </w:r>
      </w:ins>
      <w:ins w:id="4162" w:author="Zach Zukowski (R2 revision)" w:date="2026-05-17T00:00:00Z">
        <w:r>
          <w:t xml:space="preserve">across the top-50 veCRV lockers; Section 4.1), and is discussed in Section 4.1. DePIN protocols span</w:t>
        </w:r>
      </w:ins>
      <w:ins w:id="4163" w:author="Zach Zukowski (R2 revision)" w:date="2026-05-17T00:00:00Z">
        <w:r>
          <w:t xml:space="preserve"> </w:t>
        </w:r>
      </w:ins>
      <w:ins w:id="4164" w:author="Zach Zukowski (R2 revision)" w:date="2026-05-17T00:00:00Z">
        <w:r>
          <w:t xml:space="preserve">a similar range: 0.017 (Hivemapper) to 0.199 (Livepeer); Morpheus AI</w:t>
        </w:r>
      </w:ins>
      <w:ins w:id="4165" w:author="Zach Zukowski (R2 revision)" w:date="2026-05-17T00:00:00Z">
        <w:r>
          <w:t xml:space="preserve"> </w:t>
        </w:r>
      </w:ins>
      <w:ins w:id="4166" w:author="Zach Zukowski (R2 revision)" w:date="2026-05-17T00:00:00Z">
        <w:r>
          <w:t xml:space="preserve">registers 0.031 after excluding four protocol-controlled addresses.</w:t>
        </w:r>
      </w:ins>
    </w:p>
    <w:p>
      <w:pPr>
        <w:pStyle w:val="BodyText"/>
      </w:pPr>
      <w:ins w:id="4167" w:author="Zach Zukowski (R2 revision)" w:date="2026-05-17T00:00:00Z">
        <w:r>
          <w:t xml:space="preserve">Several protocols previously appearing highly concentrated show moderate</w:t>
        </w:r>
      </w:ins>
      <w:ins w:id="4168" w:author="Zach Zukowski (R2 revision)" w:date="2026-05-17T00:00:00Z">
        <w:r>
          <w:t xml:space="preserve"> </w:t>
        </w:r>
      </w:ins>
      <w:ins w:id="4169" w:author="Zach Zukowski (R2 revision)" w:date="2026-05-17T00:00:00Z">
        <w:r>
          <w:t xml:space="preserve">concentration once measurement artifacts are removed. After correcting</w:t>
        </w:r>
      </w:ins>
      <w:ins w:id="4170" w:author="Zach Zukowski (R2 revision)" w:date="2026-05-17T00:00:00Z">
        <w:r>
          <w:t xml:space="preserve"> </w:t>
        </w:r>
      </w:ins>
      <w:ins w:id="4171" w:author="Zach Zukowski (R2 revision)" w:date="2026-05-17T00:00:00Z">
        <w:r>
          <w:t xml:space="preserve">for holder-list truncation (Solana tokens) and protocol-controlled</w:t>
        </w:r>
      </w:ins>
      <w:ins w:id="4172" w:author="Zach Zukowski (R2 revision)" w:date="2026-05-17T00:00:00Z">
        <w:r>
          <w:t xml:space="preserve"> </w:t>
        </w:r>
      </w:ins>
      <w:ins w:id="4173" w:author="Zach Zukowski (R2 revision)" w:date="2026-05-17T00:00:00Z">
        <w:r>
          <w:t xml:space="preserve">address contamination (19 protocols), the DePIN-DeFi concentration gap</w:t>
        </w:r>
      </w:ins>
      <w:ins w:id="4174" w:author="Zach Zukowski (R2 revision)" w:date="2026-05-17T00:00:00Z">
        <w:r>
          <w:t xml:space="preserve"> </w:t>
        </w:r>
      </w:ins>
      <w:ins w:id="4175" w:author="Zach Zukowski (R2 revision)" w:date="2026-05-17T00:00:00Z">
        <w:r>
          <w:t xml:space="preserve">narrows substantially: DRIFT (0.419 uncorrected to 0.101 corrected,</w:t>
        </w:r>
      </w:ins>
      <w:ins w:id="4176" w:author="Zach Zukowski (R2 revision)" w:date="2026-05-17T00:00:00Z">
        <w:r>
          <w:t xml:space="preserve"> </w:t>
        </w:r>
      </w:ins>
      <w:ins w:id="4177" w:author="Zach Zukowski (R2 revision)" w:date="2026-05-17T00:00:00Z">
        <w:r>
          <w:t xml:space="preserve">reflecting Helius enumeration of 27,888 holders versus 104 from Dune), W</w:t>
        </w:r>
      </w:ins>
      <w:ins w:id="4178" w:author="Zach Zukowski (R2 revision)" w:date="2026-05-17T00:00:00Z">
        <w:r>
          <w:t xml:space="preserve"> </w:t>
        </w:r>
      </w:ins>
      <w:ins w:id="4179" w:author="Zach Zukowski (R2 revision)" w:date="2026-05-17T00:00:00Z">
        <w:r>
          <w:t xml:space="preserve">(0.126 to 0.015), and GRASS (0.132 to 0.035). The exclusion methodology</w:t>
        </w:r>
      </w:ins>
      <w:ins w:id="4180" w:author="Zach Zukowski (R2 revision)" w:date="2026-05-17T00:00:00Z">
        <w:r>
          <w:t xml:space="preserve"> </w:t>
        </w:r>
      </w:ins>
      <w:ins w:id="4181" w:author="Zach Zukowski (R2 revision)" w:date="2026-05-17T00:00:00Z">
        <w:r>
          <w:t xml:space="preserve">(</w:t>
        </w:r>
      </w:ins>
      <w:hyperlink r:id="rId63">
        <w:ins w:id="4182" w:author="Zach Zukowski (R2 revision)" w:date="2026-05-17T00:00:00Z">
          <w:r>
            <w:rPr>
              <w:rStyle w:val="Hyperlink"/>
              <w:u w:val="single"/>
            </w:rPr>
            <w:t xml:space="preserve">Supplementary File</w:t>
          </w:r>
        </w:ins>
        <w:ins w:id="4183" w:author="Zach Zukowski (R2 revision)" w:date="2026-05-17T00:00:00Z">
          <w:r>
            <w:rPr>
              <w:rStyle w:val="Hyperlink"/>
              <w:u w:val="single"/>
            </w:rPr>
            <w:t xml:space="preserve"> </w:t>
          </w:r>
        </w:ins>
        <w:ins w:id="4184" w:author="Zach Zukowski (R2 revision)" w:date="2026-05-17T00:00:00Z">
          <w:r>
            <w:rPr>
              <w:rStyle w:val="Hyperlink"/>
              <w:u w:val="single"/>
            </w:rPr>
            <w:t xml:space="preserve">S6</w:t>
          </w:r>
        </w:ins>
      </w:hyperlink>
      <w:ins w:id="4185" w:author="Zach Zukowski (R2 revision)" w:date="2026-05-17T00:00:00Z">
        <w:r>
          <w:t xml:space="preserve">)</w:t>
        </w:r>
      </w:ins>
      <w:ins w:id="4186" w:author="Zach Zukowski (R2 revision)" w:date="2026-05-17T00:00:00Z">
        <w:r>
          <w:t xml:space="preserve"> </w:t>
        </w:r>
      </w:ins>
      <w:ins w:id="4187" w:author="Zach Zukowski (R2 revision)" w:date="2026-05-17T00:00:00Z">
        <w:r>
          <w:t xml:space="preserve">is particularly consequential for protocols with large foundation</w:t>
        </w:r>
      </w:ins>
      <w:ins w:id="4188" w:author="Zach Zukowski (R2 revision)" w:date="2026-05-17T00:00:00Z">
        <w:r>
          <w:t xml:space="preserve"> </w:t>
        </w:r>
      </w:ins>
      <w:ins w:id="4189" w:author="Zach Zukowski (R2 revision)" w:date="2026-05-17T00:00:00Z">
        <w:r>
          <w:t xml:space="preserve">treasuries or exchange custodian addresses in the top-10 holders.</w:t>
        </w:r>
      </w:ins>
    </w:p>
    <w:p>
      <w:pPr>
        <w:pStyle w:val="BodyText"/>
      </w:pPr>
      <w:ins w:id="4190" w:author="Zach Zukowski (R2 revision)" w:date="2026-05-17T00:00:00Z">
        <w:r>
          <w:t xml:space="preserve">Several protocols demonstrate that low governance concentration is</w:t>
        </w:r>
      </w:ins>
      <w:ins w:id="4191" w:author="Zach Zukowski (R2 revision)" w:date="2026-05-17T00:00:00Z">
        <w:r>
          <w:t xml:space="preserve"> </w:t>
        </w:r>
      </w:ins>
      <w:ins w:id="4192" w:author="Zach Zukowski (R2 revision)" w:date="2026-05-17T00:00:00Z">
        <w:r>
          <w:t xml:space="preserve">achievable across sectors. Hyperliquid (HHI 0.005), Uniswap (0.010), and</w:t>
        </w:r>
      </w:ins>
      <w:ins w:id="4193" w:author="Zach Zukowski (R2 revision)" w:date="2026-05-17T00:00:00Z">
        <w:r>
          <w:t xml:space="preserve"> </w:t>
        </w:r>
      </w:ins>
      <w:ins w:id="4194" w:author="Zach Zukowski (R2 revision)" w:date="2026-05-17T00:00:00Z">
        <w:r>
          <w:t xml:space="preserve">Lido (0.013) in DeFi; Optimism (0.009), Arbitrum (0.012), LayerZero</w:t>
        </w:r>
      </w:ins>
      <w:ins w:id="4195" w:author="Zach Zukowski (R2 revision)" w:date="2026-05-17T00:00:00Z">
        <w:r>
          <w:t xml:space="preserve"> </w:t>
        </w:r>
      </w:ins>
      <w:ins w:id="4196" w:author="Zach Zukowski (R2 revision)" w:date="2026-05-17T00:00:00Z">
        <w:r>
          <w:t xml:space="preserve">(0.015), and Wormhole (0.015) in L1/L2 infrastructure; and Hivemapper</w:t>
        </w:r>
      </w:ins>
      <w:ins w:id="4197" w:author="Zach Zukowski (R2 revision)" w:date="2026-05-17T00:00:00Z">
        <w:r>
          <w:t xml:space="preserve"> </w:t>
        </w:r>
      </w:ins>
      <w:ins w:id="4198" w:author="Zach Zukowski (R2 revision)" w:date="2026-05-17T00:00:00Z">
        <w:r>
          <w:t xml:space="preserve">(0.017) in DePIN all achieve HHI below 0.02. These counterexamples</w:t>
        </w:r>
      </w:ins>
      <w:ins w:id="4199" w:author="Zach Zukowski (R2 revision)" w:date="2026-05-17T00:00:00Z">
        <w:r>
          <w:t xml:space="preserve"> </w:t>
        </w:r>
      </w:ins>
      <w:ins w:id="4200" w:author="Zach Zukowski (R2 revision)" w:date="2026-05-17T00:00:00Z">
        <w:r>
          <w:t xml:space="preserve">indicate that low governance concentration is achievable across multiple</w:t>
        </w:r>
      </w:ins>
      <w:ins w:id="4201" w:author="Zach Zukowski (R2 revision)" w:date="2026-05-17T00:00:00Z">
        <w:r>
          <w:t xml:space="preserve"> </w:t>
        </w:r>
      </w:ins>
      <w:ins w:id="4202" w:author="Zach Zukowski (R2 revision)" w:date="2026-05-17T00:00:00Z">
        <w:r>
          <w:t xml:space="preserve">sectors, constraining explanations that treat high concentration as</w:t>
        </w:r>
      </w:ins>
      <w:ins w:id="4203" w:author="Zach Zukowski (R2 revision)" w:date="2026-05-17T00:00:00Z">
        <w:r>
          <w:t xml:space="preserve"> </w:t>
        </w:r>
      </w:ins>
      <w:ins w:id="4204" w:author="Zach Zukowski (R2 revision)" w:date="2026-05-17T00:00:00Z">
        <w:r>
          <w:t xml:space="preserve">structurally inevitable in any single sector. The fourth sector, social</w:t>
        </w:r>
      </w:ins>
      <w:ins w:id="4205" w:author="Zach Zukowski (R2 revision)" w:date="2026-05-17T00:00:00Z">
        <w:r>
          <w:t xml:space="preserve"> </w:t>
        </w:r>
      </w:ins>
      <w:ins w:id="4206" w:author="Zach Zukowski (R2 revision)" w:date="2026-05-17T00:00:00Z">
        <w:r>
          <w:t xml:space="preserve">token protocols, is too small in the sample (N = 2) to support</w:t>
        </w:r>
      </w:ins>
      <w:ins w:id="4207" w:author="Zach Zukowski (R2 revision)" w:date="2026-05-17T00:00:00Z">
        <w:r>
          <w:t xml:space="preserve"> </w:t>
        </w:r>
      </w:ins>
      <w:ins w:id="4208" w:author="Zach Zukowski (R2 revision)" w:date="2026-05-17T00:00:00Z">
        <w:r>
          <w:t xml:space="preserve">independent sector-level claims.</w:t>
        </w:r>
      </w:ins>
    </w:p>
    <w:p>
      <w:pPr>
        <w:pStyle w:val="BodyText"/>
      </w:pPr>
      <w:ins w:id="4209" w:author="Zach Zukowski (R2 revision)" w:date="2026-05-17T00:00:00Z">
        <w:r>
          <w:t xml:space="preserve">Three measurement choices affect these results and merit attention as</w:t>
        </w:r>
      </w:ins>
      <w:ins w:id="4210" w:author="Zach Zukowski (R2 revision)" w:date="2026-05-17T00:00:00Z">
        <w:r>
          <w:t xml:space="preserve"> </w:t>
        </w:r>
      </w:ins>
      <w:ins w:id="4211" w:author="Zach Zukowski (R2 revision)" w:date="2026-05-17T00:00:00Z">
        <w:r>
          <w:t xml:space="preserve">scope conditions. First, Top-N cutoffs at 1,000 holders may undercount</w:t>
        </w:r>
      </w:ins>
      <w:ins w:id="4212" w:author="Zach Zukowski (R2 revision)" w:date="2026-05-17T00:00:00Z">
        <w:r>
          <w:t xml:space="preserve"> </w:t>
        </w:r>
      </w:ins>
      <w:ins w:id="4213" w:author="Zach Zukowski (R2 revision)" w:date="2026-05-17T00:00:00Z">
        <w:r>
          <w:t xml:space="preserve">long-tail holders; increasing the cutoff to 10,000 addresses would</w:t>
        </w:r>
      </w:ins>
      <w:ins w:id="4214" w:author="Zach Zukowski (R2 revision)" w:date="2026-05-17T00:00:00Z">
        <w:r>
          <w:t xml:space="preserve"> </w:t>
        </w:r>
      </w:ins>
      <w:ins w:id="4215" w:author="Zach Zukowski (R2 revision)" w:date="2026-05-17T00:00:00Z">
        <w:r>
          <w:t xml:space="preserve">change absolute HHI values but is unlikely to change the rank ordering.</w:t>
        </w:r>
      </w:ins>
      <w:ins w:id="4216" w:author="Zach Zukowski (R2 revision)" w:date="2026-05-17T00:00:00Z">
        <w:r>
          <w:t xml:space="preserve"> </w:t>
        </w:r>
      </w:ins>
      <w:ins w:id="4217" w:author="Zach Zukowski (R2 revision)" w:date="2026-05-17T00:00:00Z">
        <w:r>
          <w:t xml:space="preserve">Second, the snapshot methodology captures a single point in time;</w:t>
        </w:r>
      </w:ins>
      <w:ins w:id="4218" w:author="Zach Zukowski (R2 revision)" w:date="2026-05-17T00:00:00Z">
        <w:r>
          <w:t xml:space="preserve"> </w:t>
        </w:r>
      </w:ins>
      <w:ins w:id="4219" w:author="Zach Zukowski (R2 revision)" w:date="2026-05-17T00:00:00Z">
        <w:r>
          <w:t xml:space="preserve">several protocols (notably DIMO) have announced token distribution</w:t>
        </w:r>
      </w:ins>
      <w:ins w:id="4220" w:author="Zach Zukowski (R2 revision)" w:date="2026-05-17T00:00:00Z">
        <w:r>
          <w:t xml:space="preserve"> </w:t>
        </w:r>
      </w:ins>
      <w:ins w:id="4221" w:author="Zach Zukowski (R2 revision)" w:date="2026-05-17T00:00:00Z">
        <w:r>
          <w:t xml:space="preserve">programs that may reduce concentration over subsequent months. Third,</w:t>
        </w:r>
      </w:ins>
      <w:ins w:id="4222" w:author="Zach Zukowski (R2 revision)" w:date="2026-05-17T00:00:00Z">
        <w:r>
          <w:t xml:space="preserve"> </w:t>
        </w:r>
      </w:ins>
      <w:ins w:id="4223" w:author="Zach Zukowski (R2 revision)" w:date="2026-05-17T00:00:00Z">
        <w:r>
          <w:t xml:space="preserve">the analysis uses raw token holdings; for protocols with delegation</w:t>
        </w:r>
      </w:ins>
      <w:ins w:id="4224" w:author="Zach Zukowski (R2 revision)" w:date="2026-05-17T00:00:00Z">
        <w:r>
          <w:t xml:space="preserve"> </w:t>
        </w:r>
      </w:ins>
      <w:ins w:id="4225" w:author="Zach Zukowski (R2 revision)" w:date="2026-05-17T00:00:00Z">
        <w:r>
          <w:t xml:space="preserve">(Compound, Uniswap), delegated voting power may differ from raw</w:t>
        </w:r>
      </w:ins>
      <w:ins w:id="4226" w:author="Zach Zukowski (R2 revision)" w:date="2026-05-17T00:00:00Z">
        <w:r>
          <w:t xml:space="preserve"> </w:t>
        </w:r>
      </w:ins>
      <w:ins w:id="4227" w:author="Zach Zukowski (R2 revision)" w:date="2026-05-17T00:00:00Z">
        <w:r>
          <w:t xml:space="preserve">holdings. We use delegated power where available, but not all protocols</w:t>
        </w:r>
      </w:ins>
      <w:ins w:id="4228" w:author="Zach Zukowski (R2 revision)" w:date="2026-05-17T00:00:00Z">
        <w:r>
          <w:t xml:space="preserve"> </w:t>
        </w:r>
      </w:ins>
      <w:ins w:id="4229" w:author="Zach Zukowski (R2 revision)" w:date="2026-05-17T00:00:00Z">
        <w:r>
          <w:t xml:space="preserve">instrument delegation.</w:t>
        </w:r>
      </w:ins>
    </w:p>
    <w:bookmarkEnd w:id="83"/>
    <w:bookmarkStart w:id="87" w:name="depin-vs.-defi-contrast"/>
    <w:p>
      <w:pPr>
        <w:pStyle w:val="Heading2"/>
      </w:pPr>
      <w:ins w:id="4230" w:author="Zach Zukowski (R2 revision)" w:date="2026-05-17T00:00:00Z">
        <w:r>
          <w:t xml:space="preserve">3.3 DePIN vs. DeFi Contrast</w:t>
        </w:r>
      </w:ins>
    </w:p>
    <w:p>
      <w:pPr>
        <w:pStyle w:val="FirstParagraph"/>
      </w:pPr>
      <w:ins w:id="4231" w:author="Zach Zukowski (R2 revision)" w:date="2026-05-17T00:00:00Z">
        <w:r>
          <w:t xml:space="preserve">DePIN protocols have roughly twice the governance concentration of DeFi</w:t>
        </w:r>
      </w:ins>
      <w:ins w:id="4232" w:author="Zach Zukowski (R2 revision)" w:date="2026-05-17T00:00:00Z">
        <w:r>
          <w:t xml:space="preserve"> </w:t>
        </w:r>
      </w:ins>
      <w:ins w:id="4233" w:author="Zach Zukowski (R2 revision)" w:date="2026-05-17T00:00:00Z">
        <w:r>
          <w:t xml:space="preserve">protocols (mean HHI 0.091 vs. 0.041; Mann-Whitney p = 0.014, Cohen’s d =</w:t>
        </w:r>
      </w:ins>
      <w:ins w:id="4234" w:author="Zach Zukowski (R2 revision)" w:date="2026-05-17T00:00:00Z">
        <w:r>
          <w:t xml:space="preserve"> </w:t>
        </w:r>
      </w:ins>
      <w:ins w:id="4235" w:author="Zach Zukowski (R2 revision)" w:date="2026-05-17T00:00:00Z">
        <w:r>
          <w:t xml:space="preserve">1.03, N = 15/15). The gap holds after adjusting for protocol age,</w:t>
        </w:r>
      </w:ins>
      <w:ins w:id="4236" w:author="Zach Zukowski (R2 revision)" w:date="2026-05-17T00:00:00Z">
        <w:r>
          <w:t xml:space="preserve"> </w:t>
        </w:r>
      </w:ins>
      <w:ins w:id="4237" w:author="Zach Zukowski (R2 revision)" w:date="2026-05-17T00:00:00Z">
        <w:r>
          <w:t xml:space="preserve">valuation, and insider allocation (Table 6, Models 1-3). Prior review</w:t>
        </w:r>
      </w:ins>
      <w:ins w:id="4238" w:author="Zach Zukowski (R2 revision)" w:date="2026-05-17T00:00:00Z">
        <w:r>
          <w:t xml:space="preserve"> </w:t>
        </w:r>
      </w:ins>
      <w:ins w:id="4239" w:author="Zach Zukowski (R2 revision)" w:date="2026-05-17T00:00:00Z">
        <w:r>
          <w:t xml:space="preserve">work documents that DePIN sectors vary in tokenomic architecture</w:t>
        </w:r>
      </w:ins>
      <w:ins w:id="4240" w:author="Zach Zukowski (R2 revision)" w:date="2026-05-17T00:00:00Z">
        <w:r>
          <w:t xml:space="preserve"> </w:t>
        </w:r>
      </w:ins>
      <w:ins w:id="4241" w:author="Zach Zukowski (R2 revision)" w:date="2026-05-17T00:00:00Z">
        <w:r>
          <w:t xml:space="preserve">(Alshater, 2026): storage networks prioritize staking, wireless coverage</w:t>
        </w:r>
      </w:ins>
      <w:ins w:id="4242" w:author="Zach Zukowski (R2 revision)" w:date="2026-05-17T00:00:00Z">
        <w:r>
          <w:t xml:space="preserve"> </w:t>
        </w:r>
      </w:ins>
      <w:ins w:id="4243" w:author="Zach Zukowski (R2 revision)" w:date="2026-05-17T00:00:00Z">
        <w:r>
          <w:t xml:space="preserve">emphasizes service verification, compute networks focus on billing. The</w:t>
        </w:r>
      </w:ins>
      <w:ins w:id="4244" w:author="Zach Zukowski (R2 revision)" w:date="2026-05-17T00:00:00Z">
        <w:r>
          <w:t xml:space="preserve"> </w:t>
        </w:r>
      </w:ins>
      <w:ins w:id="4245" w:author="Zach Zukowski (R2 revision)" w:date="2026-05-17T00:00:00Z">
        <w:r>
          <w:t xml:space="preserve">concentration gap between DePIN and DeFi is not implied by this sectoral</w:t>
        </w:r>
      </w:ins>
      <w:ins w:id="4246" w:author="Zach Zukowski (R2 revision)" w:date="2026-05-17T00:00:00Z">
        <w:r>
          <w:t xml:space="preserve"> </w:t>
        </w:r>
      </w:ins>
      <w:ins w:id="4247" w:author="Zach Zukowski (R2 revision)" w:date="2026-05-17T00:00:00Z">
        <w:r>
          <w:t xml:space="preserve">variation; it is a separate finding about who holds governance tokens.</w:t>
        </w:r>
      </w:ins>
    </w:p>
    <w:p>
      <w:pPr>
        <w:pStyle w:val="BodyText"/>
      </w:pPr>
      <w:ins w:id="4248" w:author="Zach Zukowski (R2 revision)" w:date="2026-05-17T00:00:00Z">
        <w:r>
          <w:t xml:space="preserve">The sector difference is robust to sample composition: the Mann-Whitney</w:t>
        </w:r>
      </w:ins>
      <w:ins w:id="4249" w:author="Zach Zukowski (R2 revision)" w:date="2026-05-17T00:00:00Z">
        <w:r>
          <w:t xml:space="preserve"> </w:t>
        </w:r>
      </w:ins>
      <w:ins w:id="4250" w:author="Zach Zukowski (R2 revision)" w:date="2026-05-17T00:00:00Z">
        <w:r>
          <w:t xml:space="preserve">result holds across all 30 leave-one-out (LOO) iterations, and a</w:t>
        </w:r>
      </w:ins>
      <w:ins w:id="4251" w:author="Zach Zukowski (R2 revision)" w:date="2026-05-17T00:00:00Z">
        <w:r>
          <w:t xml:space="preserve"> </w:t>
        </w:r>
      </w:ins>
      <w:ins w:id="4252" w:author="Zach Zukowski (R2 revision)" w:date="2026-05-17T00:00:00Z">
        <w:r>
          <w:t xml:space="preserve">permutation test yields p = 0.009. One candidate mechanism: in</w:t>
        </w:r>
      </w:ins>
      <w:ins w:id="4253" w:author="Zach Zukowski (R2 revision)" w:date="2026-05-17T00:00:00Z">
        <w:r>
          <w:t xml:space="preserve"> </w:t>
        </w:r>
      </w:ins>
      <w:ins w:id="4254" w:author="Zach Zukowski (R2 revision)" w:date="2026-05-17T00:00:00Z">
        <w:r>
          <w:t xml:space="preserve">capital-intensive networks, scale economies produce concentrated market</w:t>
        </w:r>
      </w:ins>
      <w:ins w:id="4255" w:author="Zach Zukowski (R2 revision)" w:date="2026-05-17T00:00:00Z">
        <w:r>
          <w:t xml:space="preserve"> </w:t>
        </w:r>
      </w:ins>
      <w:ins w:id="4256" w:author="Zach Zukowski (R2 revision)" w:date="2026-05-17T00:00:00Z">
        <w:r>
          <w:t xml:space="preserve">shares (Arnosti &amp; Weinberg, 2022). Fleet operators deploying hundreds of</w:t>
        </w:r>
      </w:ins>
      <w:ins w:id="4257" w:author="Zach Zukowski (R2 revision)" w:date="2026-05-17T00:00:00Z">
        <w:r>
          <w:t xml:space="preserve"> </w:t>
        </w:r>
      </w:ins>
      <w:ins w:id="4258" w:author="Zach Zukowski (R2 revision)" w:date="2026-05-17T00:00:00Z">
        <w:r>
          <w:t xml:space="preserve">devices achieve lower per-unit costs than solo participants, consistent</w:t>
        </w:r>
      </w:ins>
      <w:ins w:id="4259" w:author="Zach Zukowski (R2 revision)" w:date="2026-05-17T00:00:00Z">
        <w:r>
          <w:t xml:space="preserve"> </w:t>
        </w:r>
      </w:ins>
      <w:ins w:id="4260" w:author="Zach Zukowski (R2 revision)" w:date="2026-05-17T00:00:00Z">
        <w:r>
          <w:t xml:space="preserve">with the concentration gap observed here.</w:t>
        </w:r>
      </w:ins>
    </w:p>
    <w:p>
      <w:pPr>
        <w:pStyle w:val="BodyText"/>
      </w:pPr>
      <w:ins w:id="4261" w:author="Zach Zukowski (R2 revision)" w:date="2026-05-17T00:00:00Z">
        <w:r>
          <w:drawing>
            <wp:inline>
              <wp:extent cx="5486400" cy="6298047"/>
              <wp:effectExtent b="0" l="0" r="0" t="0"/>
              <wp:docPr descr="" title="" id="85" name="Picture"/>
              <a:graphic>
                <a:graphicData uri="http://schemas.openxmlformats.org/drawingml/2006/picture">
                  <pic:pic>
                    <pic:nvPicPr>
                      <pic:cNvPr descr="media/exhibit_sector_comparison.png" id="86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84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486400" cy="629804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ins>
    </w:p>
    <w:p>
      <w:pPr>
        <w:pStyle w:val="BodyText"/>
      </w:pPr>
      <w:ins w:id="4262" w:author="Zach Zukowski (R2 revision)" w:date="2026-05-17T00:00:00Z">
        <w:r>
          <w:rPr>
            <w:b/>
            <w:bCs/>
            <w:i/>
            <w:iCs/>
          </w:rPr>
          <w:t xml:space="preserve">Figure 4.</w:t>
        </w:r>
      </w:ins>
      <w:ins w:id="4263" w:author="Zach Zukowski (R2 revision)" w:date="2026-05-17T00:00:00Z">
        <w:r>
          <w:rPr>
            <w:i/>
            <w:iCs/>
          </w:rPr>
          <w:t xml:space="preserve"> </w:t>
        </w:r>
      </w:ins>
      <w:ins w:id="4264" w:author="Zach Zukowski (R2 revision)" w:date="2026-05-17T00:00:00Z">
        <w:r>
          <w:rPr>
            <w:i/>
            <w:iCs/>
          </w:rPr>
          <w:t xml:space="preserve">Governance concentration (HHI) by sector. DePIN mean</w:t>
        </w:r>
      </w:ins>
      <w:ins w:id="4265" w:author="Zach Zukowski (R2 revision)" w:date="2026-05-17T00:00:00Z">
        <w:r>
          <w:rPr>
            <w:i/>
            <w:iCs/>
          </w:rPr>
          <w:t xml:space="preserve"> </w:t>
        </w:r>
      </w:ins>
      <w:ins w:id="4266" w:author="Zach Zukowski (R2 revision)" w:date="2026-05-17T00:00:00Z">
        <w:r>
          <w:rPr>
            <w:i/>
            <w:iCs/>
          </w:rPr>
          <w:t xml:space="preserve">(0.091) exceeds DeFi mean (0.041), with distributions overlapping</w:t>
        </w:r>
      </w:ins>
      <w:ins w:id="4267" w:author="Zach Zukowski (R2 revision)" w:date="2026-05-17T00:00:00Z">
        <w:r>
          <w:rPr>
            <w:i/>
            <w:iCs/>
          </w:rPr>
          <w:t xml:space="preserve"> </w:t>
        </w:r>
      </w:ins>
      <w:ins w:id="4268" w:author="Zach Zukowski (R2 revision)" w:date="2026-05-17T00:00:00Z">
        <w:r>
          <w:rPr>
            <w:i/>
            <w:iCs/>
          </w:rPr>
          <w:t xml:space="preserve">substantially: 8 of 15 DePIN protocols fall within the DeFi range. The</w:t>
        </w:r>
      </w:ins>
      <w:ins w:id="4269" w:author="Zach Zukowski (R2 revision)" w:date="2026-05-17T00:00:00Z">
        <w:r>
          <w:rPr>
            <w:i/>
            <w:iCs/>
          </w:rPr>
          <w:t xml:space="preserve"> </w:t>
        </w:r>
      </w:ins>
      <w:ins w:id="4270" w:author="Zach Zukowski (R2 revision)" w:date="2026-05-17T00:00:00Z">
        <w:r>
          <w:rPr>
            <w:i/>
            <w:iCs/>
          </w:rPr>
          <w:t xml:space="preserve">Mann-Whitney test (p = 0.014, d = 1.03) is robust to sample composition</w:t>
        </w:r>
      </w:ins>
      <w:ins w:id="4271" w:author="Zach Zukowski (R2 revision)" w:date="2026-05-17T00:00:00Z">
        <w:r>
          <w:rPr>
            <w:i/>
            <w:iCs/>
          </w:rPr>
          <w:t xml:space="preserve"> </w:t>
        </w:r>
      </w:ins>
      <w:ins w:id="4272" w:author="Zach Zukowski (R2 revision)" w:date="2026-05-17T00:00:00Z">
        <w:r>
          <w:rPr>
            <w:i/>
            <w:iCs/>
          </w:rPr>
          <w:t xml:space="preserve">(significant in all 30 leave-one-out iterations). Reading the figure:</w:t>
        </w:r>
      </w:ins>
      <w:ins w:id="4273" w:author="Zach Zukowski (R2 revision)" w:date="2026-05-17T00:00:00Z">
        <w:r>
          <w:rPr>
            <w:i/>
            <w:iCs/>
          </w:rPr>
          <w:t xml:space="preserve"> </w:t>
        </w:r>
      </w:ins>
      <w:ins w:id="4274" w:author="Zach Zukowski (R2 revision)" w:date="2026-05-17T00:00:00Z">
        <w:r>
          <w:rPr>
            <w:i/>
            <w:iCs/>
          </w:rPr>
          <w:t xml:space="preserve">box plots show the concentration distribution within each sector; the</w:t>
        </w:r>
      </w:ins>
      <w:ins w:id="4275" w:author="Zach Zukowski (R2 revision)" w:date="2026-05-17T00:00:00Z">
        <w:r>
          <w:rPr>
            <w:i/>
            <w:iCs/>
          </w:rPr>
          <w:t xml:space="preserve"> </w:t>
        </w:r>
      </w:ins>
      <w:ins w:id="4276" w:author="Zach Zukowski (R2 revision)" w:date="2026-05-17T00:00:00Z">
        <w:r>
          <w:rPr>
            <w:i/>
            <w:iCs/>
          </w:rPr>
          <w:t xml:space="preserve">DePIN-DeFi gap is visible in median position despite overlap in tails.</w:t>
        </w:r>
      </w:ins>
    </w:p>
    <w:p>
      <w:pPr>
        <w:pStyle w:val="BodyText"/>
      </w:pPr>
      <w:ins w:id="4277" w:author="Zach Zukowski (R2 revision)" w:date="2026-05-17T00:00:00Z">
        <w:r>
          <w:t xml:space="preserve">DePIN governance concentration is also significantly higher than L1/L2</w:t>
        </w:r>
      </w:ins>
      <w:ins w:id="4278" w:author="Zach Zukowski (R2 revision)" w:date="2026-05-17T00:00:00Z">
        <w:r>
          <w:t xml:space="preserve"> </w:t>
        </w:r>
      </w:ins>
      <w:ins w:id="4279" w:author="Zach Zukowski (R2 revision)" w:date="2026-05-17T00:00:00Z">
        <w:r>
          <w:t xml:space="preserve">infrastructure protocols (mean HHI 0.035, N=8): Welch t-test p = 0.016,</w:t>
        </w:r>
      </w:ins>
      <w:ins w:id="4280" w:author="Zach Zukowski (R2 revision)" w:date="2026-05-17T00:00:00Z">
        <w:r>
          <w:t xml:space="preserve"> </w:t>
        </w:r>
      </w:ins>
      <w:ins w:id="4281" w:author="Zach Zukowski (R2 revision)" w:date="2026-05-17T00:00:00Z">
        <w:r>
          <w:t xml:space="preserve">Cohen’s d = 1.09; Mann-Whitney p = 0.005. This divergence is driven by</w:t>
        </w:r>
      </w:ins>
      <w:ins w:id="4282" w:author="Zach Zukowski (R2 revision)" w:date="2026-05-17T00:00:00Z">
        <w:r>
          <w:t xml:space="preserve"> </w:t>
        </w:r>
      </w:ins>
      <w:ins w:id="4283" w:author="Zach Zukowski (R2 revision)" w:date="2026-05-17T00:00:00Z">
        <w:r>
          <w:t xml:space="preserve">post-exclusion infrastructure HHIs: ARB (0.012), OP (0.009), and GRT</w:t>
        </w:r>
      </w:ins>
      <w:ins w:id="4284" w:author="Zach Zukowski (R2 revision)" w:date="2026-05-17T00:00:00Z">
        <w:r>
          <w:t xml:space="preserve"> </w:t>
        </w:r>
      </w:ins>
      <w:ins w:id="4285" w:author="Zach Zukowski (R2 revision)" w:date="2026-05-17T00:00:00Z">
        <w:r>
          <w:t xml:space="preserve">(0.033) show distributed holdings once foundation and bridge addresses</w:t>
        </w:r>
      </w:ins>
      <w:ins w:id="4286" w:author="Zach Zukowski (R2 revision)" w:date="2026-05-17T00:00:00Z">
        <w:r>
          <w:t xml:space="preserve"> </w:t>
        </w:r>
      </w:ins>
      <w:ins w:id="4287" w:author="Zach Zukowski (R2 revision)" w:date="2026-05-17T00:00:00Z">
        <w:r>
          <w:t xml:space="preserve">are excluded.</w:t>
        </w:r>
      </w:ins>
    </w:p>
    <w:p>
      <w:pPr>
        <w:pStyle w:val="BodyText"/>
      </w:pPr>
      <w:ins w:id="4288" w:author="Zach Zukowski (R2 revision)" w:date="2026-05-17T00:00:00Z">
        <w:r>
          <w:t xml:space="preserve">Revenue dynamics reinforce this structural contrast: during 2025’s</w:t>
        </w:r>
      </w:ins>
      <w:ins w:id="4289" w:author="Zach Zukowski (R2 revision)" w:date="2026-05-17T00:00:00Z">
        <w:r>
          <w:t xml:space="preserve"> </w:t>
        </w:r>
      </w:ins>
      <w:ins w:id="4290" w:author="Zach Zukowski (R2 revision)" w:date="2026-05-17T00:00:00Z">
        <w:r>
          <w:t xml:space="preserve">market downturn, Helium’s onchain revenue grew over 800% while leading</w:t>
        </w:r>
      </w:ins>
      <w:ins w:id="4291" w:author="Zach Zukowski (R2 revision)" w:date="2026-05-17T00:00:00Z">
        <w:r>
          <w:t xml:space="preserve"> </w:t>
        </w:r>
      </w:ins>
      <w:ins w:id="4292" w:author="Zach Zukowski (R2 revision)" w:date="2026-05-17T00:00:00Z">
        <w:r>
          <w:t xml:space="preserve">DeFi protocol fees declined 27-70% over the same period (Bane &amp; Gala,</w:t>
        </w:r>
      </w:ins>
      <w:ins w:id="4293" w:author="Zach Zukowski (R2 revision)" w:date="2026-05-17T00:00:00Z">
        <w:r>
          <w:t xml:space="preserve"> </w:t>
        </w:r>
      </w:ins>
      <w:ins w:id="4294" w:author="Zach Zukowski (R2 revision)" w:date="2026-05-17T00:00:00Z">
        <w:r>
          <w:t xml:space="preserve">2026), suggesting that physical infrastructure revenue streams exhibit</w:t>
        </w:r>
      </w:ins>
      <w:ins w:id="4295" w:author="Zach Zukowski (R2 revision)" w:date="2026-05-17T00:00:00Z">
        <w:r>
          <w:t xml:space="preserve"> </w:t>
        </w:r>
      </w:ins>
      <w:ins w:id="4296" w:author="Zach Zukowski (R2 revision)" w:date="2026-05-17T00:00:00Z">
        <w:r>
          <w:t xml:space="preserve">countercyclical properties absent in purely financial protocols.</w:t>
        </w:r>
      </w:ins>
    </w:p>
    <w:p>
      <w:pPr>
        <w:pStyle w:val="BodyText"/>
      </w:pPr>
      <w:ins w:id="4297" w:author="Zach Zukowski (R2 revision)" w:date="2026-05-17T00:00:00Z">
        <w:r>
          <w:t xml:space="preserve">This concentration gap is not explained by protocol maturity: Compound</w:t>
        </w:r>
      </w:ins>
      <w:ins w:id="4298" w:author="Zach Zukowski (R2 revision)" w:date="2026-05-17T00:00:00Z">
        <w:r>
          <w:t xml:space="preserve"> </w:t>
        </w:r>
      </w:ins>
      <w:ins w:id="4299" w:author="Zach Zukowski (R2 revision)" w:date="2026-05-17T00:00:00Z">
        <w:r>
          <w:t xml:space="preserve">(2018 launch, HHI 0.027) and MakerDAO (2017, HHI 0.045) are older than</w:t>
        </w:r>
      </w:ins>
      <w:ins w:id="4300" w:author="Zach Zukowski (R2 revision)" w:date="2026-05-17T00:00:00Z">
        <w:r>
          <w:t xml:space="preserve"> </w:t>
        </w:r>
      </w:ins>
      <w:ins w:id="4301" w:author="Zach Zukowski (R2 revision)" w:date="2026-05-17T00:00:00Z">
        <w:r>
          <w:t xml:space="preserve">DIMO (2022, HHI 0.038) and WeatherXM (2024, HHI 0.148), yet maintain far</w:t>
        </w:r>
      </w:ins>
      <w:ins w:id="4302" w:author="Zach Zukowski (R2 revision)" w:date="2026-05-17T00:00:00Z">
        <w:r>
          <w:t xml:space="preserve"> </w:t>
        </w:r>
      </w:ins>
      <w:ins w:id="4303" w:author="Zach Zukowski (R2 revision)" w:date="2026-05-17T00:00:00Z">
        <w:r>
          <w:t xml:space="preserve">lower concentration. One candidate explanation is distribution design</w:t>
        </w:r>
      </w:ins>
      <w:ins w:id="4304" w:author="Zach Zukowski (R2 revision)" w:date="2026-05-17T00:00:00Z">
        <w:r>
          <w:t xml:space="preserve"> </w:t>
        </w:r>
      </w:ins>
      <w:ins w:id="4305" w:author="Zach Zukowski (R2 revision)" w:date="2026-05-17T00:00:00Z">
        <w:r>
          <w:t xml:space="preserve">(Table 4): DePIN token allocations frequently reserve large shares for</w:t>
        </w:r>
      </w:ins>
      <w:ins w:id="4306" w:author="Zach Zukowski (R2 revision)" w:date="2026-05-17T00:00:00Z">
        <w:r>
          <w:t xml:space="preserve"> </w:t>
        </w:r>
      </w:ins>
      <w:ins w:id="4307" w:author="Zach Zukowski (R2 revision)" w:date="2026-05-17T00:00:00Z">
        <w:r>
          <w:t xml:space="preserve">founding teams and early investors, while DeFi protocols have had longer</w:t>
        </w:r>
      </w:ins>
      <w:ins w:id="4308" w:author="Zach Zukowski (R2 revision)" w:date="2026-05-17T00:00:00Z">
        <w:r>
          <w:t xml:space="preserve"> </w:t>
        </w:r>
      </w:ins>
      <w:ins w:id="4309" w:author="Zach Zukowski (R2 revision)" w:date="2026-05-17T00:00:00Z">
        <w:r>
          <w:t xml:space="preserve">periods of community distribution through liquidity mining, delegation,</w:t>
        </w:r>
      </w:ins>
      <w:ins w:id="4310" w:author="Zach Zukowski (R2 revision)" w:date="2026-05-17T00:00:00Z">
        <w:r>
          <w:t xml:space="preserve"> </w:t>
        </w:r>
      </w:ins>
      <w:ins w:id="4311" w:author="Zach Zukowski (R2 revision)" w:date="2026-05-17T00:00:00Z">
        <w:r>
          <w:t xml:space="preserve">and governance participation incentives. However, the regression</w:t>
        </w:r>
      </w:ins>
      <w:ins w:id="4312" w:author="Zach Zukowski (R2 revision)" w:date="2026-05-17T00:00:00Z">
        <w:r>
          <w:t xml:space="preserve"> </w:t>
        </w:r>
      </w:ins>
      <w:ins w:id="4313" w:author="Zach Zukowski (R2 revision)" w:date="2026-05-17T00:00:00Z">
        <w:r>
          <w:t xml:space="preserve">analysis below finds no significant correlation between insider</w:t>
        </w:r>
      </w:ins>
      <w:ins w:id="4314" w:author="Zach Zukowski (R2 revision)" w:date="2026-05-17T00:00:00Z">
        <w:r>
          <w:t xml:space="preserve"> </w:t>
        </w:r>
      </w:ins>
      <w:ins w:id="4315" w:author="Zach Zukowski (R2 revision)" w:date="2026-05-17T00:00:00Z">
        <w:r>
          <w:t xml:space="preserve">allocation share and HHI (Section 3.4), suggesting that the distribution</w:t>
        </w:r>
      </w:ins>
      <w:ins w:id="4316" w:author="Zach Zukowski (R2 revision)" w:date="2026-05-17T00:00:00Z">
        <w:r>
          <w:t xml:space="preserve"> </w:t>
        </w:r>
      </w:ins>
      <w:ins w:id="4317" w:author="Zach Zukowski (R2 revision)" w:date="2026-05-17T00:00:00Z">
        <w:r>
          <w:t xml:space="preserve">design channel operates through qualitative mechanisms not captured by</w:t>
        </w:r>
      </w:ins>
      <w:ins w:id="4318" w:author="Zach Zukowski (R2 revision)" w:date="2026-05-17T00:00:00Z">
        <w:r>
          <w:t xml:space="preserve"> </w:t>
        </w:r>
      </w:ins>
      <w:ins w:id="4319" w:author="Zach Zukowski (R2 revision)" w:date="2026-05-17T00:00:00Z">
        <w:r>
          <w:t xml:space="preserve">the allocation percentage alone. The Anyone Protocol counterexample</w:t>
        </w:r>
      </w:ins>
      <w:ins w:id="4320" w:author="Zach Zukowski (R2 revision)" w:date="2026-05-17T00:00:00Z">
        <w:r>
          <w:t xml:space="preserve"> </w:t>
        </w:r>
      </w:ins>
      <w:ins w:id="4321" w:author="Zach Zukowski (R2 revision)" w:date="2026-05-17T00:00:00Z">
        <w:r>
          <w:t xml:space="preserve">supports this interpretation: its low concentration (HHI 0.040) is</w:t>
        </w:r>
      </w:ins>
      <w:ins w:id="4322" w:author="Zach Zukowski (R2 revision)" w:date="2026-05-17T00:00:00Z">
        <w:r>
          <w:t xml:space="preserve"> </w:t>
        </w:r>
      </w:ins>
      <w:ins w:id="4323" w:author="Zach Zukowski (R2 revision)" w:date="2026-05-17T00:00:00Z">
        <w:r>
          <w:t xml:space="preserve">consistent with governance mechanism choices (delegation incentives,</w:t>
        </w:r>
      </w:ins>
      <w:ins w:id="4324" w:author="Zach Zukowski (R2 revision)" w:date="2026-05-17T00:00:00Z">
        <w:r>
          <w:t xml:space="preserve"> </w:t>
        </w:r>
      </w:ins>
      <w:ins w:id="4325" w:author="Zach Zukowski (R2 revision)" w:date="2026-05-17T00:00:00Z">
        <w:r>
          <w:t xml:space="preserve">activity-based caps, distribution schedule structure) that most DePIN</w:t>
        </w:r>
      </w:ins>
      <w:ins w:id="4326" w:author="Zach Zukowski (R2 revision)" w:date="2026-05-17T00:00:00Z">
        <w:r>
          <w:t xml:space="preserve"> </w:t>
        </w:r>
      </w:ins>
      <w:ins w:id="4327" w:author="Zach Zukowski (R2 revision)" w:date="2026-05-17T00:00:00Z">
        <w:r>
          <w:t xml:space="preserve">protocols have not adopted.</w:t>
        </w:r>
      </w:ins>
    </w:p>
    <w:p>
      <w:pPr>
        <w:pStyle w:val="BodyText"/>
      </w:pPr>
      <w:ins w:id="4328" w:author="Zach Zukowski (R2 revision)" w:date="2026-05-17T00:00:00Z">
        <w:r>
          <w:t xml:space="preserve">This governance mechanism interpretation aligns with practitioner</w:t>
        </w:r>
      </w:ins>
      <w:ins w:id="4329" w:author="Zach Zukowski (R2 revision)" w:date="2026-05-17T00:00:00Z">
        <w:r>
          <w:t xml:space="preserve"> </w:t>
        </w:r>
      </w:ins>
      <w:ins w:id="4330" w:author="Zach Zukowski (R2 revision)" w:date="2026-05-17T00:00:00Z">
        <w:r>
          <w:t xml:space="preserve">evidence from points-based token distribution programs (Sawinyh, 2025).</w:t>
        </w:r>
      </w:ins>
      <w:ins w:id="4331" w:author="Zach Zukowski (R2 revision)" w:date="2026-05-17T00:00:00Z">
        <w:r>
          <w:t xml:space="preserve"> </w:t>
        </w:r>
      </w:ins>
      <w:ins w:id="4332" w:author="Zach Zukowski (R2 revision)" w:date="2026-05-17T00:00:00Z">
        <w:r>
          <w:t xml:space="preserve">Mature DeFi protocols distributed tokens through multi-season liquidity</w:t>
        </w:r>
      </w:ins>
      <w:ins w:id="4333" w:author="Zach Zukowski (R2 revision)" w:date="2026-05-17T00:00:00Z">
        <w:r>
          <w:t xml:space="preserve"> </w:t>
        </w:r>
      </w:ins>
      <w:ins w:id="4334" w:author="Zach Zukowski (R2 revision)" w:date="2026-05-17T00:00:00Z">
        <w:r>
          <w:t xml:space="preserve">mining programs, safety module staking, and delegation incentives that</w:t>
        </w:r>
      </w:ins>
      <w:ins w:id="4335" w:author="Zach Zukowski (R2 revision)" w:date="2026-05-17T00:00:00Z">
        <w:r>
          <w:t xml:space="preserve"> </w:t>
        </w:r>
      </w:ins>
      <w:ins w:id="4336" w:author="Zach Zukowski (R2 revision)" w:date="2026-05-17T00:00:00Z">
        <w:r>
          <w:t xml:space="preserve">implement sub-linear scaling (diminishing returns per marginal dollar</w:t>
        </w:r>
      </w:ins>
      <w:ins w:id="4337" w:author="Zach Zukowski (R2 revision)" w:date="2026-05-17T00:00:00Z">
        <w:r>
          <w:t xml:space="preserve"> </w:t>
        </w:r>
      </w:ins>
      <w:ins w:id="4338" w:author="Zach Zukowski (R2 revision)" w:date="2026-05-17T00:00:00Z">
        <w:r>
          <w:t xml:space="preserve">deposited), activity-based caps, and time-weighted multipliers; these</w:t>
        </w:r>
      </w:ins>
      <w:ins w:id="4339" w:author="Zach Zukowski (R2 revision)" w:date="2026-05-17T00:00:00Z">
        <w:r>
          <w:t xml:space="preserve"> </w:t>
        </w:r>
      </w:ins>
      <w:ins w:id="4340" w:author="Zach Zukowski (R2 revision)" w:date="2026-05-17T00:00:00Z">
        <w:r>
          <w:t xml:space="preserve">mechanisms structurally compress holding concentration over years. DePIN</w:t>
        </w:r>
      </w:ins>
      <w:ins w:id="4341" w:author="Zach Zukowski (R2 revision)" w:date="2026-05-17T00:00:00Z">
        <w:r>
          <w:t xml:space="preserve"> </w:t>
        </w:r>
      </w:ins>
      <w:ins w:id="4342" w:author="Zach Zukowski (R2 revision)" w:date="2026-05-17T00:00:00Z">
        <w:r>
          <w:t xml:space="preserve">protocols that allocated tokens through conventional venture rounds,</w:t>
        </w:r>
      </w:ins>
      <w:ins w:id="4343" w:author="Zach Zukowski (R2 revision)" w:date="2026-05-17T00:00:00Z">
        <w:r>
          <w:t xml:space="preserve"> </w:t>
        </w:r>
      </w:ins>
      <w:ins w:id="4344" w:author="Zach Zukowski (R2 revision)" w:date="2026-05-17T00:00:00Z">
        <w:r>
          <w:t xml:space="preserve">reserving 30 to 50 percent for founding teams and early investors with</w:t>
        </w:r>
      </w:ins>
      <w:ins w:id="4345" w:author="Zach Zukowski (R2 revision)" w:date="2026-05-17T00:00:00Z">
        <w:r>
          <w:t xml:space="preserve"> </w:t>
        </w:r>
      </w:ins>
      <w:ins w:id="4346" w:author="Zach Zukowski (R2 revision)" w:date="2026-05-17T00:00:00Z">
        <w:r>
          <w:t xml:space="preserve">cliff-based vesting, bypassed these distribution-broadening mechanisms</w:t>
        </w:r>
      </w:ins>
      <w:ins w:id="4347" w:author="Zach Zukowski (R2 revision)" w:date="2026-05-17T00:00:00Z">
        <w:r>
          <w:t xml:space="preserve"> </w:t>
        </w:r>
      </w:ins>
      <w:ins w:id="4348" w:author="Zach Zukowski (R2 revision)" w:date="2026-05-17T00:00:00Z">
        <w:r>
          <w:t xml:space="preserve">entirely. The governance concentration patterns in Table 4 may reflect</w:t>
        </w:r>
      </w:ins>
      <w:ins w:id="4349" w:author="Zach Zukowski (R2 revision)" w:date="2026-05-17T00:00:00Z">
        <w:r>
          <w:t xml:space="preserve"> </w:t>
        </w:r>
      </w:ins>
      <w:ins w:id="4350" w:author="Zach Zukowski (R2 revision)" w:date="2026-05-17T00:00:00Z">
        <w:r>
          <w:t xml:space="preserve">distribution mechanism design operating through the sector channel:</w:t>
        </w:r>
      </w:ins>
      <w:ins w:id="4351" w:author="Zach Zukowski (R2 revision)" w:date="2026-05-17T00:00:00Z">
        <w:r>
          <w:t xml:space="preserve"> </w:t>
        </w:r>
      </w:ins>
      <w:ins w:id="4352" w:author="Zach Zukowski (R2 revision)" w:date="2026-05-17T00:00:00Z">
        <w:r>
          <w:t xml:space="preserve">Table 6 shows DePIN membership predicts concentration at p &lt; 0.05 after</w:t>
        </w:r>
      </w:ins>
      <w:ins w:id="4353" w:author="Zach Zukowski (R2 revision)" w:date="2026-05-17T00:00:00Z">
        <w:r>
          <w:t xml:space="preserve"> </w:t>
        </w:r>
      </w:ins>
      <w:ins w:id="4354" w:author="Zach Zukowski (R2 revision)" w:date="2026-05-17T00:00:00Z">
        <w:r>
          <w:t xml:space="preserve">adjusting for protocol age, valuation, and insider allocation. However,</w:t>
        </w:r>
      </w:ins>
      <w:ins w:id="4355" w:author="Zach Zukowski (R2 revision)" w:date="2026-05-17T00:00:00Z">
        <w:r>
          <w:t xml:space="preserve"> </w:t>
        </w:r>
      </w:ins>
      <w:ins w:id="4356" w:author="Zach Zukowski (R2 revision)" w:date="2026-05-17T00:00:00Z">
        <w:r>
          <w:t xml:space="preserve">the regression null on insider allocation (Section 3.4) cautions against</w:t>
        </w:r>
      </w:ins>
      <w:ins w:id="4357" w:author="Zach Zukowski (R2 revision)" w:date="2026-05-17T00:00:00Z">
        <w:r>
          <w:t xml:space="preserve"> </w:t>
        </w:r>
      </w:ins>
      <w:ins w:id="4358" w:author="Zach Zukowski (R2 revision)" w:date="2026-05-17T00:00:00Z">
        <w:r>
          <w:t xml:space="preserve">treating initial token allocation as a complete measure of distribution</w:t>
        </w:r>
      </w:ins>
      <w:ins w:id="4359" w:author="Zach Zukowski (R2 revision)" w:date="2026-05-17T00:00:00Z">
        <w:r>
          <w:t xml:space="preserve"> </w:t>
        </w:r>
      </w:ins>
      <w:ins w:id="4360" w:author="Zach Zukowski (R2 revision)" w:date="2026-05-17T00:00:00Z">
        <w:r>
          <w:t xml:space="preserve">design: compression mechanisms (sub-linear scaling, activity-based caps,</w:t>
        </w:r>
      </w:ins>
      <w:ins w:id="4361" w:author="Zach Zukowski (R2 revision)" w:date="2026-05-17T00:00:00Z">
        <w:r>
          <w:t xml:space="preserve"> </w:t>
        </w:r>
      </w:ins>
      <w:ins w:id="4362" w:author="Zach Zukowski (R2 revision)" w:date="2026-05-17T00:00:00Z">
        <w:r>
          <w:t xml:space="preserve">delegation incentives) operate through ongoing protocol governance, not</w:t>
        </w:r>
      </w:ins>
      <w:ins w:id="4363" w:author="Zach Zukowski (R2 revision)" w:date="2026-05-17T00:00:00Z">
        <w:r>
          <w:t xml:space="preserve"> </w:t>
        </w:r>
      </w:ins>
      <w:ins w:id="4364" w:author="Zach Zukowski (R2 revision)" w:date="2026-05-17T00:00:00Z">
        <w:r>
          <w:t xml:space="preserve">through the initial percentage split alone.</w:t>
        </w:r>
      </w:ins>
    </w:p>
    <w:bookmarkEnd w:id="87"/>
    <w:bookmarkStart w:id="91" w:name="X0512d682b8d60c380581486ebd4d749e54e6a89"/>
    <w:p>
      <w:pPr>
        <w:pStyle w:val="Heading2"/>
      </w:pPr>
      <w:ins w:id="4365" w:author="Zach Zukowski (R2 revision)" w:date="2026-05-17T00:00:00Z">
        <w:r>
          <w:t xml:space="preserve">3.4 Allocation Design and Post-Distribution Dynamics</w:t>
        </w:r>
      </w:ins>
    </w:p>
    <w:p>
      <w:pPr>
        <w:pStyle w:val="FirstParagraph"/>
      </w:pPr>
      <w:ins w:id="4366" w:author="Zach Zukowski (R2 revision)" w:date="2026-05-17T00:00:00Z">
        <w:r>
          <w:t xml:space="preserve">Methodological note on AAVE: the stkAAVE staking contract is excluded</w:t>
        </w:r>
      </w:ins>
      <w:ins w:id="4367" w:author="Zach Zukowski (R2 revision)" w:date="2026-05-17T00:00:00Z">
        <w:r>
          <w:t xml:space="preserve"> </w:t>
        </w:r>
      </w:ins>
      <w:ins w:id="4368" w:author="Zach Zukowski (R2 revision)" w:date="2026-05-17T00:00:00Z">
        <w:r>
          <w:t xml:space="preserve">from the holding Herfindahl-Hirschman Index per the</w:t>
        </w:r>
      </w:ins>
      <w:ins w:id="4369" w:author="Zach Zukowski (R2 revision)" w:date="2026-05-17T00:00:00Z">
        <w:r>
          <w:t xml:space="preserve"> </w:t>
        </w:r>
      </w:ins>
      <w:ins w:id="4370" w:author="Zach Zukowski (R2 revision)" w:date="2026-05-17T00:00:00Z">
        <w:r>
          <w:t xml:space="preserve">protocol-controlled-address rule, but stakers retain pass-through voting</w:t>
        </w:r>
      </w:ins>
      <w:ins w:id="4371" w:author="Zach Zukowski (R2 revision)" w:date="2026-05-17T00:00:00Z">
        <w:r>
          <w:t xml:space="preserve"> </w:t>
        </w:r>
      </w:ins>
      <w:ins w:id="4372" w:author="Zach Zukowski (R2 revision)" w:date="2026-05-17T00:00:00Z">
        <w:r>
          <w:t xml:space="preserve">power. The reported AAVE holding HHI of 0.020 therefore understates</w:t>
        </w:r>
      </w:ins>
      <w:ins w:id="4373" w:author="Zach Zukowski (R2 revision)" w:date="2026-05-17T00:00:00Z">
        <w:r>
          <w:t xml:space="preserve"> </w:t>
        </w:r>
      </w:ins>
      <w:ins w:id="4374" w:author="Zach Zukowski (R2 revision)" w:date="2026-05-17T00:00:00Z">
        <w:r>
          <w:t xml:space="preserve">effective governance concentration; reconstructing the staker</w:t>
        </w:r>
      </w:ins>
      <w:ins w:id="4375" w:author="Zach Zukowski (R2 revision)" w:date="2026-05-17T00:00:00Z">
        <w:r>
          <w:t xml:space="preserve"> </w:t>
        </w:r>
      </w:ins>
      <w:ins w:id="4376" w:author="Zach Zukowski (R2 revision)" w:date="2026-05-17T00:00:00Z">
        <w:r>
          <w:t xml:space="preserve">distribution would require parsing all stkAAVE deposit events, which is</w:t>
        </w:r>
      </w:ins>
      <w:ins w:id="4377" w:author="Zach Zukowski (R2 revision)" w:date="2026-05-17T00:00:00Z">
        <w:r>
          <w:t xml:space="preserve"> </w:t>
        </w:r>
      </w:ins>
      <w:ins w:id="4378" w:author="Zach Zukowski (R2 revision)" w:date="2026-05-17T00:00:00Z">
        <w:r>
          <w:t xml:space="preserve">deferred to follow-up work. The companion Tally-sourced AAVE delegation</w:t>
        </w:r>
      </w:ins>
      <w:ins w:id="4379" w:author="Zach Zukowski (R2 revision)" w:date="2026-05-17T00:00:00Z">
        <w:r>
          <w:t xml:space="preserve"> </w:t>
        </w:r>
      </w:ins>
      <w:ins w:id="4380" w:author="Zach Zukowski (R2 revision)" w:date="2026-05-17T00:00:00Z">
        <w:r>
          <w:t xml:space="preserve">HHI of 0.076 in Table 7 partially closes this gap by capturing</w:t>
        </w:r>
      </w:ins>
      <w:ins w:id="4381" w:author="Zach Zukowski (R2 revision)" w:date="2026-05-17T00:00:00Z">
        <w:r>
          <w:t xml:space="preserve"> </w:t>
        </w:r>
      </w:ins>
      <w:ins w:id="4382" w:author="Zach Zukowski (R2 revision)" w:date="2026-05-17T00:00:00Z">
        <w:r>
          <w:t xml:space="preserve">concentration in delegated voting rather than raw token holdings.</w:t>
        </w:r>
      </w:ins>
    </w:p>
    <w:p>
      <w:pPr>
        <w:pStyle w:val="BodyText"/>
      </w:pPr>
      <w:ins w:id="4383" w:author="Zach Zukowski (R2 revision)" w:date="2026-05-17T00:00:00Z">
        <w:r>
          <w:t xml:space="preserve">Initial token allocation design does not predict governance</w:t>
        </w:r>
      </w:ins>
      <w:ins w:id="4384" w:author="Zach Zukowski (R2 revision)" w:date="2026-05-17T00:00:00Z">
        <w:r>
          <w:t xml:space="preserve"> </w:t>
        </w:r>
      </w:ins>
      <w:ins w:id="4385" w:author="Zach Zukowski (R2 revision)" w:date="2026-05-17T00:00:00Z">
        <w:r>
          <w:t xml:space="preserve">concentration. The percentage of total supply allocated to team and</w:t>
        </w:r>
      </w:ins>
      <w:ins w:id="4386" w:author="Zach Zukowski (R2 revision)" w:date="2026-05-17T00:00:00Z">
        <w:r>
          <w:t xml:space="preserve"> </w:t>
        </w:r>
      </w:ins>
      <w:ins w:id="4387" w:author="Zach Zukowski (R2 revision)" w:date="2026-05-17T00:00:00Z">
        <w:r>
          <w:t xml:space="preserve">investors at launch shows no significant association with</w:t>
        </w:r>
      </w:ins>
      <w:ins w:id="4388" w:author="Zach Zukowski (R2 revision)" w:date="2026-05-17T00:00:00Z">
        <w:r>
          <w:t xml:space="preserve"> </w:t>
        </w:r>
      </w:ins>
      <w:ins w:id="4389" w:author="Zach Zukowski (R2 revision)" w:date="2026-05-17T00:00:00Z">
        <w:r>
          <w:t xml:space="preserve">post-distribution HHI (Pearson r = 0.18, p = 0.28, N = 37; Spearman rho</w:t>
        </w:r>
      </w:ins>
      <w:ins w:id="4390" w:author="Zach Zukowski (R2 revision)" w:date="2026-05-17T00:00:00Z">
        <w:r>
          <w:t xml:space="preserve"> </w:t>
        </w:r>
      </w:ins>
      <w:ins w:id="4391" w:author="Zach Zukowski (R2 revision)" w:date="2026-05-17T00:00:00Z">
        <w:r>
          <w:t xml:space="preserve">= 0.07, p = 0.69). This null persists across alternative specifications:</w:t>
        </w:r>
      </w:ins>
      <w:ins w:id="4392" w:author="Zach Zukowski (R2 revision)" w:date="2026-05-17T00:00:00Z">
        <w:r>
          <w:t xml:space="preserve"> </w:t>
        </w:r>
      </w:ins>
      <w:ins w:id="4393" w:author="Zach Zukowski (R2 revision)" w:date="2026-05-17T00:00:00Z">
        <w:r>
          <w:t xml:space="preserve">token unlock progress, float-adjusted concentration, and the interaction</w:t>
        </w:r>
      </w:ins>
      <w:ins w:id="4394" w:author="Zach Zukowski (R2 revision)" w:date="2026-05-17T00:00:00Z">
        <w:r>
          <w:t xml:space="preserve"> </w:t>
        </w:r>
      </w:ins>
      <w:ins w:id="4395" w:author="Zach Zukowski (R2 revision)" w:date="2026-05-17T00:00:00Z">
        <w:r>
          <w:t xml:space="preserve">of allocation with protocol maturity all produce coefficients</w:t>
        </w:r>
      </w:ins>
      <w:ins w:id="4396" w:author="Zach Zukowski (R2 revision)" w:date="2026-05-17T00:00:00Z">
        <w:r>
          <w:t xml:space="preserve"> </w:t>
        </w:r>
      </w:ins>
      <w:ins w:id="4397" w:author="Zach Zukowski (R2 revision)" w:date="2026-05-17T00:00:00Z">
        <w:r>
          <w:t xml:space="preserve">indistinguishable from zero (Table 6, Models 1 through 3; Table 5</w:t>
        </w:r>
      </w:ins>
      <w:ins w:id="4398" w:author="Zach Zukowski (R2 revision)" w:date="2026-05-17T00:00:00Z">
        <w:r>
          <w:t xml:space="preserve"> </w:t>
        </w:r>
      </w:ins>
      <w:ins w:id="4399" w:author="Zach Zukowski (R2 revision)" w:date="2026-05-17T00:00:00Z">
        <w:r>
          <w:t xml:space="preserve">summarizes the bivariate battery). Statistically Validated Network</w:t>
        </w:r>
      </w:ins>
      <w:ins w:id="4400" w:author="Zach Zukowski (R2 revision)" w:date="2026-05-17T00:00:00Z">
        <w:r>
          <w:t xml:space="preserve"> </w:t>
        </w:r>
      </w:ins>
      <w:ins w:id="4401" w:author="Zach Zukowski (R2 revision)" w:date="2026-05-17T00:00:00Z">
        <w:r>
          <w:t xml:space="preserve">analysis across DeFi protocols documents that governance concentration</w:t>
        </w:r>
      </w:ins>
      <w:ins w:id="4402" w:author="Zach Zukowski (R2 revision)" w:date="2026-05-17T00:00:00Z">
        <w:r>
          <w:t xml:space="preserve"> </w:t>
        </w:r>
      </w:ins>
      <w:ins w:id="4403" w:author="Zach Zukowski (R2 revision)" w:date="2026-05-17T00:00:00Z">
        <w:r>
          <w:t xml:space="preserve">shifts dynamically in correlation with total value locked and secondary</w:t>
        </w:r>
      </w:ins>
      <w:ins w:id="4404" w:author="Zach Zukowski (R2 revision)" w:date="2026-05-17T00:00:00Z">
        <w:r>
          <w:t xml:space="preserve"> </w:t>
        </w:r>
      </w:ins>
      <w:ins w:id="4405" w:author="Zach Zukowski (R2 revision)" w:date="2026-05-17T00:00:00Z">
        <w:r>
          <w:t xml:space="preserve">market valuations (Eisermann et al., 2025), consistent with the</w:t>
        </w:r>
      </w:ins>
      <w:ins w:id="4406" w:author="Zach Zukowski (R2 revision)" w:date="2026-05-17T00:00:00Z">
        <w:r>
          <w:t xml:space="preserve"> </w:t>
        </w:r>
      </w:ins>
      <w:ins w:id="4407" w:author="Zach Zukowski (R2 revision)" w:date="2026-05-17T00:00:00Z">
        <w:r>
          <w:t xml:space="preserve">post-distribution market dynamics that render initial allocation design</w:t>
        </w:r>
      </w:ins>
      <w:ins w:id="4408" w:author="Zach Zukowski (R2 revision)" w:date="2026-05-17T00:00:00Z">
        <w:r>
          <w:t xml:space="preserve"> </w:t>
        </w:r>
      </w:ins>
      <w:ins w:id="4409" w:author="Zach Zukowski (R2 revision)" w:date="2026-05-17T00:00:00Z">
        <w:r>
          <w:t xml:space="preserve">uninformative in the cross-section.</w:t>
        </w:r>
      </w:ins>
    </w:p>
    <w:tbl>
      <w:tblPr>
        <w:tblStyle w:val="Table"/>
        <w:tblW w:type="pct" w:w="4896"/>
        <w:tblLayout w:type="fixed"/>
        <w:tblLook w:firstRow="1" w:lastRow="0" w:firstColumn="0" w:lastColumn="0" w:noHBand="0" w:noVBand="0" w:val="0020"/>
      </w:tblPr>
      <w:tblGrid>
        <w:gridCol w:w="1732"/>
        <w:gridCol w:w="1237"/>
        <w:gridCol w:w="1320"/>
        <w:gridCol w:w="825"/>
        <w:gridCol w:w="66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ins w:id="4410" w:author="Zach Zukowski (R2 revision)" w:date="2026-05-17T00:00:00Z">
              <w:r>
                <w:rPr>
                  <w:b/>
                  <w:bCs/>
                </w:rPr>
                <w:t xml:space="preserve">Covariate</w:t>
              </w:r>
            </w:ins>
          </w:p>
        </w:tc>
        <w:tc>
          <w:tcPr/>
          <w:p>
            <w:pPr>
              <w:pStyle w:val="Compact"/>
              <w:jc w:val="left"/>
            </w:pPr>
            <w:ins w:id="4411" w:author="Zach Zukowski (R2 revision)" w:date="2026-05-17T00:00:00Z">
              <w:r>
                <w:rPr>
                  <w:b/>
                  <w:bCs/>
                </w:rPr>
                <w:t xml:space="preserve">Test</w:t>
              </w:r>
            </w:ins>
          </w:p>
        </w:tc>
        <w:tc>
          <w:tcPr/>
          <w:p>
            <w:pPr>
              <w:pStyle w:val="Compact"/>
              <w:jc w:val="left"/>
            </w:pPr>
            <w:ins w:id="4412" w:author="Zach Zukowski (R2 revision)" w:date="2026-05-17T00:00:00Z">
              <w:r>
                <w:rPr>
                  <w:b/>
                  <w:bCs/>
                </w:rPr>
                <w:t xml:space="preserve">Statistic</w:t>
              </w:r>
            </w:ins>
          </w:p>
        </w:tc>
        <w:tc>
          <w:tcPr/>
          <w:p>
            <w:pPr>
              <w:pStyle w:val="Compact"/>
              <w:jc w:val="left"/>
            </w:pPr>
            <w:ins w:id="4413" w:author="Zach Zukowski (R2 revision)" w:date="2026-05-17T00:00:00Z">
              <w:r>
                <w:rPr>
                  <w:b/>
                  <w:bCs/>
                </w:rPr>
                <w:t xml:space="preserve">p</w:t>
              </w:r>
            </w:ins>
          </w:p>
        </w:tc>
        <w:tc>
          <w:tcPr/>
          <w:p>
            <w:pPr>
              <w:pStyle w:val="Compact"/>
              <w:jc w:val="left"/>
            </w:pPr>
            <w:ins w:id="4414" w:author="Zach Zukowski (R2 revision)" w:date="2026-05-17T00:00:00Z">
              <w:r>
                <w:rPr>
                  <w:b/>
                  <w:bCs/>
                </w:rPr>
                <w:t xml:space="preserve">N</w:t>
              </w:r>
            </w:ins>
          </w:p>
        </w:tc>
        <w:tc>
          <w:tcPr/>
          <w:p>
            <w:pPr>
              <w:pStyle w:val="Compact"/>
              <w:jc w:val="left"/>
            </w:pPr>
            <w:ins w:id="4415" w:author="Zach Zukowski (R2 revision)" w:date="2026-05-17T00:00:00Z">
              <w:r>
                <w:rPr>
                  <w:b/>
                  <w:bCs/>
                </w:rPr>
                <w:t xml:space="preserve">Status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4416" w:author="Zach Zukowski (R2 revision)" w:date="2026-05-17T00:00:00Z">
              <w:r>
                <w:t xml:space="preserve">Insider allocation</w:t>
              </w:r>
            </w:ins>
            <w:ins w:id="4417" w:author="Zach Zukowski (R2 revision)" w:date="2026-05-17T00:00:00Z">
              <w:r>
                <w:t xml:space="preserve"> </w:t>
              </w:r>
            </w:ins>
            <w:ins w:id="4418" w:author="Zach Zukowski (R2 revision)" w:date="2026-05-17T00:00:00Z">
              <w:r>
                <w:t xml:space="preserve">(%)</w:t>
              </w:r>
            </w:ins>
          </w:p>
        </w:tc>
        <w:tc>
          <w:tcPr/>
          <w:p>
            <w:pPr>
              <w:pStyle w:val="Compact"/>
              <w:jc w:val="left"/>
            </w:pPr>
            <w:ins w:id="4419" w:author="Zach Zukowski (R2 revision)" w:date="2026-05-17T00:00:00Z">
              <w:r>
                <w:t xml:space="preserve">Pearson r</w:t>
              </w:r>
            </w:ins>
          </w:p>
        </w:tc>
        <w:tc>
          <w:tcPr/>
          <w:p>
            <w:pPr>
              <w:pStyle w:val="Compact"/>
              <w:jc w:val="left"/>
            </w:pPr>
            <w:ins w:id="4420" w:author="Zach Zukowski (R2 revision)" w:date="2026-05-17T00:00:00Z">
              <w:r>
                <w:t xml:space="preserve">0.19</w:t>
              </w:r>
            </w:ins>
          </w:p>
        </w:tc>
        <w:tc>
          <w:tcPr/>
          <w:p>
            <w:pPr>
              <w:pStyle w:val="Compact"/>
              <w:jc w:val="left"/>
            </w:pPr>
            <w:ins w:id="4421" w:author="Zach Zukowski (R2 revision)" w:date="2026-05-17T00:00:00Z">
              <w:r>
                <w:t xml:space="preserve">0.25</w:t>
              </w:r>
            </w:ins>
          </w:p>
        </w:tc>
        <w:tc>
          <w:tcPr/>
          <w:p>
            <w:pPr>
              <w:pStyle w:val="Compact"/>
              <w:jc w:val="left"/>
            </w:pPr>
            <w:ins w:id="4422" w:author="Zach Zukowski (R2 revision)" w:date="2026-05-17T00:00:00Z">
              <w:r>
                <w:t xml:space="preserve">37</w:t>
              </w:r>
            </w:ins>
          </w:p>
        </w:tc>
        <w:tc>
          <w:tcPr/>
          <w:p>
            <w:pPr>
              <w:pStyle w:val="Compact"/>
              <w:jc w:val="left"/>
            </w:pPr>
            <w:ins w:id="4423" w:author="Zach Zukowski (R2 revision)" w:date="2026-05-17T00:00:00Z">
              <w:r>
                <w:t xml:space="preserve">Null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4424" w:author="Zach Zukowski (R2 revision)" w:date="2026-05-17T00:00:00Z">
              <w:r>
                <w:t xml:space="preserve">Team allocation (%)</w:t>
              </w:r>
            </w:ins>
          </w:p>
        </w:tc>
        <w:tc>
          <w:tcPr/>
          <w:p>
            <w:pPr>
              <w:pStyle w:val="Compact"/>
              <w:jc w:val="left"/>
            </w:pPr>
            <w:ins w:id="4425" w:author="Zach Zukowski (R2 revision)" w:date="2026-05-17T00:00:00Z">
              <w:r>
                <w:t xml:space="preserve">Pearson r</w:t>
              </w:r>
            </w:ins>
          </w:p>
        </w:tc>
        <w:tc>
          <w:tcPr/>
          <w:p>
            <w:pPr>
              <w:pStyle w:val="Compact"/>
              <w:jc w:val="left"/>
            </w:pPr>
            <w:ins w:id="4426" w:author="Zach Zukowski (R2 revision)" w:date="2026-05-17T00:00:00Z">
              <w:r>
                <w:t xml:space="preserve">0.20</w:t>
              </w:r>
            </w:ins>
          </w:p>
        </w:tc>
        <w:tc>
          <w:tcPr/>
          <w:p>
            <w:pPr>
              <w:pStyle w:val="Compact"/>
              <w:jc w:val="left"/>
            </w:pPr>
            <w:ins w:id="4427" w:author="Zach Zukowski (R2 revision)" w:date="2026-05-17T00:00:00Z">
              <w:r>
                <w:t xml:space="preserve">0.224</w:t>
              </w:r>
            </w:ins>
          </w:p>
        </w:tc>
        <w:tc>
          <w:tcPr/>
          <w:p>
            <w:pPr>
              <w:pStyle w:val="Compact"/>
              <w:jc w:val="left"/>
            </w:pPr>
            <w:ins w:id="4428" w:author="Zach Zukowski (R2 revision)" w:date="2026-05-17T00:00:00Z">
              <w:r>
                <w:t xml:space="preserve">37</w:t>
              </w:r>
            </w:ins>
          </w:p>
        </w:tc>
        <w:tc>
          <w:tcPr/>
          <w:p>
            <w:pPr>
              <w:pStyle w:val="Compact"/>
              <w:jc w:val="left"/>
            </w:pPr>
            <w:ins w:id="4429" w:author="Zach Zukowski (R2 revision)" w:date="2026-05-17T00:00:00Z">
              <w:r>
                <w:t xml:space="preserve">Null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4430" w:author="Zach Zukowski (R2 revision)" w:date="2026-05-17T00:00:00Z">
              <w:r>
                <w:t xml:space="preserve">Investor allocation</w:t>
              </w:r>
            </w:ins>
            <w:ins w:id="4431" w:author="Zach Zukowski (R2 revision)" w:date="2026-05-17T00:00:00Z">
              <w:r>
                <w:t xml:space="preserve"> </w:t>
              </w:r>
            </w:ins>
            <w:ins w:id="4432" w:author="Zach Zukowski (R2 revision)" w:date="2026-05-17T00:00:00Z">
              <w:r>
                <w:t xml:space="preserve">(%)</w:t>
              </w:r>
            </w:ins>
          </w:p>
        </w:tc>
        <w:tc>
          <w:tcPr/>
          <w:p>
            <w:pPr>
              <w:pStyle w:val="Compact"/>
              <w:jc w:val="left"/>
            </w:pPr>
            <w:ins w:id="4433" w:author="Zach Zukowski (R2 revision)" w:date="2026-05-17T00:00:00Z">
              <w:r>
                <w:t xml:space="preserve">Pearson r</w:t>
              </w:r>
            </w:ins>
          </w:p>
        </w:tc>
        <w:tc>
          <w:tcPr/>
          <w:p>
            <w:pPr>
              <w:pStyle w:val="Compact"/>
              <w:jc w:val="left"/>
            </w:pPr>
            <w:ins w:id="4434" w:author="Zach Zukowski (R2 revision)" w:date="2026-05-17T00:00:00Z">
              <w:r>
                <w:t xml:space="preserve">0.09</w:t>
              </w:r>
            </w:ins>
          </w:p>
        </w:tc>
        <w:tc>
          <w:tcPr/>
          <w:p>
            <w:pPr>
              <w:pStyle w:val="Compact"/>
              <w:jc w:val="left"/>
            </w:pPr>
            <w:ins w:id="4435" w:author="Zach Zukowski (R2 revision)" w:date="2026-05-17T00:00:00Z">
              <w:r>
                <w:t xml:space="preserve">0.596</w:t>
              </w:r>
            </w:ins>
          </w:p>
        </w:tc>
        <w:tc>
          <w:tcPr/>
          <w:p>
            <w:pPr>
              <w:pStyle w:val="Compact"/>
              <w:jc w:val="left"/>
            </w:pPr>
            <w:ins w:id="4436" w:author="Zach Zukowski (R2 revision)" w:date="2026-05-17T00:00:00Z">
              <w:r>
                <w:t xml:space="preserve">37</w:t>
              </w:r>
            </w:ins>
          </w:p>
        </w:tc>
        <w:tc>
          <w:tcPr/>
          <w:p>
            <w:pPr>
              <w:pStyle w:val="Compact"/>
              <w:jc w:val="left"/>
            </w:pPr>
            <w:ins w:id="4437" w:author="Zach Zukowski (R2 revision)" w:date="2026-05-17T00:00:00Z">
              <w:r>
                <w:t xml:space="preserve">Null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4438" w:author="Zach Zukowski (R2 revision)" w:date="2026-05-17T00:00:00Z">
              <w:r>
                <w:t xml:space="preserve">Protocol maturity</w:t>
              </w:r>
            </w:ins>
            <w:ins w:id="4439" w:author="Zach Zukowski (R2 revision)" w:date="2026-05-17T00:00:00Z">
              <w:r>
                <w:t xml:space="preserve"> </w:t>
              </w:r>
            </w:ins>
            <w:ins w:id="4440" w:author="Zach Zukowski (R2 revision)" w:date="2026-05-17T00:00:00Z">
              <w:r>
                <w:t xml:space="preserve">(years)</w:t>
              </w:r>
            </w:ins>
          </w:p>
        </w:tc>
        <w:tc>
          <w:tcPr/>
          <w:p>
            <w:pPr>
              <w:pStyle w:val="Compact"/>
              <w:jc w:val="left"/>
            </w:pPr>
            <w:ins w:id="4441" w:author="Zach Zukowski (R2 revision)" w:date="2026-05-17T00:00:00Z">
              <w:r>
                <w:t xml:space="preserve">Pearson r</w:t>
              </w:r>
            </w:ins>
          </w:p>
        </w:tc>
        <w:tc>
          <w:tcPr/>
          <w:p>
            <w:pPr>
              <w:pStyle w:val="Compact"/>
              <w:jc w:val="left"/>
            </w:pPr>
            <w:ins w:id="4442" w:author="Zach Zukowski (R2 revision)" w:date="2026-05-17T00:00:00Z">
              <w:r>
                <w:t xml:space="preserve">0.01</w:t>
              </w:r>
            </w:ins>
          </w:p>
        </w:tc>
        <w:tc>
          <w:tcPr/>
          <w:p>
            <w:pPr>
              <w:pStyle w:val="Compact"/>
              <w:jc w:val="left"/>
            </w:pPr>
            <w:ins w:id="4443" w:author="Zach Zukowski (R2 revision)" w:date="2026-05-17T00:00:00Z">
              <w:r>
                <w:t xml:space="preserve">0.957</w:t>
              </w:r>
            </w:ins>
          </w:p>
        </w:tc>
        <w:tc>
          <w:tcPr/>
          <w:p>
            <w:pPr>
              <w:pStyle w:val="Compact"/>
              <w:jc w:val="left"/>
            </w:pPr>
            <w:ins w:id="4444" w:author="Zach Zukowski (R2 revision)" w:date="2026-05-17T00:00:00Z">
              <w:r>
                <w:t xml:space="preserve">40</w:t>
              </w:r>
            </w:ins>
          </w:p>
        </w:tc>
        <w:tc>
          <w:tcPr/>
          <w:p>
            <w:pPr>
              <w:pStyle w:val="Compact"/>
              <w:jc w:val="left"/>
            </w:pPr>
            <w:ins w:id="4445" w:author="Zach Zukowski (R2 revision)" w:date="2026-05-17T00:00:00Z">
              <w:r>
                <w:t xml:space="preserve">Null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4446" w:author="Zach Zukowski (R2 revision)" w:date="2026-05-17T00:00:00Z">
              <w:r>
                <w:t xml:space="preserve">Circ/total supply</w:t>
              </w:r>
            </w:ins>
            <w:ins w:id="4447" w:author="Zach Zukowski (R2 revision)" w:date="2026-05-17T00:00:00Z">
              <w:r>
                <w:t xml:space="preserve"> </w:t>
              </w:r>
            </w:ins>
            <w:ins w:id="4448" w:author="Zach Zukowski (R2 revision)" w:date="2026-05-17T00:00:00Z">
              <w:r>
                <w:t xml:space="preserve">ratio</w:t>
              </w:r>
            </w:ins>
          </w:p>
        </w:tc>
        <w:tc>
          <w:tcPr/>
          <w:p>
            <w:pPr>
              <w:pStyle w:val="Compact"/>
              <w:jc w:val="left"/>
            </w:pPr>
            <w:ins w:id="4449" w:author="Zach Zukowski (R2 revision)" w:date="2026-05-17T00:00:00Z">
              <w:r>
                <w:t xml:space="preserve">Pearson r</w:t>
              </w:r>
            </w:ins>
          </w:p>
        </w:tc>
        <w:tc>
          <w:tcPr/>
          <w:p>
            <w:pPr>
              <w:pStyle w:val="Compact"/>
              <w:jc w:val="left"/>
            </w:pPr>
            <w:ins w:id="4450" w:author="Zach Zukowski (R2 revision)" w:date="2026-05-17T00:00:00Z">
              <w:r>
                <w:t xml:space="preserve">0.03</w:t>
              </w:r>
            </w:ins>
          </w:p>
        </w:tc>
        <w:tc>
          <w:tcPr/>
          <w:p>
            <w:pPr>
              <w:pStyle w:val="Compact"/>
              <w:jc w:val="left"/>
            </w:pPr>
            <w:ins w:id="4451" w:author="Zach Zukowski (R2 revision)" w:date="2026-05-17T00:00:00Z">
              <w:r>
                <w:t xml:space="preserve">0.86</w:t>
              </w:r>
            </w:ins>
          </w:p>
        </w:tc>
        <w:tc>
          <w:tcPr/>
          <w:p>
            <w:pPr>
              <w:pStyle w:val="Compact"/>
              <w:jc w:val="left"/>
            </w:pPr>
            <w:ins w:id="4452" w:author="Zach Zukowski (R2 revision)" w:date="2026-05-17T00:00:00Z">
              <w:r>
                <w:t xml:space="preserve">31</w:t>
              </w:r>
            </w:ins>
          </w:p>
        </w:tc>
        <w:tc>
          <w:tcPr/>
          <w:p>
            <w:pPr>
              <w:pStyle w:val="Compact"/>
              <w:jc w:val="left"/>
            </w:pPr>
            <w:ins w:id="4453" w:author="Zach Zukowski (R2 revision)" w:date="2026-05-17T00:00:00Z">
              <w:r>
                <w:t xml:space="preserve">Null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4454" w:author="Zach Zukowski (R2 revision)" w:date="2026-05-17T00:00:00Z">
              <w:r>
                <w:t xml:space="preserve">MCap/FDV ratio</w:t>
              </w:r>
            </w:ins>
          </w:p>
        </w:tc>
        <w:tc>
          <w:tcPr/>
          <w:p>
            <w:pPr>
              <w:pStyle w:val="Compact"/>
              <w:jc w:val="left"/>
            </w:pPr>
            <w:ins w:id="4455" w:author="Zach Zukowski (R2 revision)" w:date="2026-05-17T00:00:00Z">
              <w:r>
                <w:t xml:space="preserve">Pearson r</w:t>
              </w:r>
            </w:ins>
          </w:p>
        </w:tc>
        <w:tc>
          <w:tcPr/>
          <w:p>
            <w:pPr>
              <w:pStyle w:val="Compact"/>
              <w:jc w:val="left"/>
            </w:pPr>
            <w:ins w:id="4456" w:author="Zach Zukowski (R2 revision)" w:date="2026-05-17T00:00:00Z">
              <w:r>
                <w:t xml:space="preserve">0.01</w:t>
              </w:r>
            </w:ins>
          </w:p>
        </w:tc>
        <w:tc>
          <w:tcPr/>
          <w:p>
            <w:pPr>
              <w:pStyle w:val="Compact"/>
              <w:jc w:val="left"/>
            </w:pPr>
            <w:ins w:id="4457" w:author="Zach Zukowski (R2 revision)" w:date="2026-05-17T00:00:00Z">
              <w:r>
                <w:t xml:space="preserve">0.96</w:t>
              </w:r>
            </w:ins>
          </w:p>
        </w:tc>
        <w:tc>
          <w:tcPr/>
          <w:p>
            <w:pPr>
              <w:pStyle w:val="Compact"/>
              <w:jc w:val="left"/>
            </w:pPr>
            <w:ins w:id="4458" w:author="Zach Zukowski (R2 revision)" w:date="2026-05-17T00:00:00Z">
              <w:r>
                <w:t xml:space="preserve">30</w:t>
              </w:r>
            </w:ins>
          </w:p>
        </w:tc>
        <w:tc>
          <w:tcPr/>
          <w:p>
            <w:pPr>
              <w:pStyle w:val="Compact"/>
              <w:jc w:val="left"/>
            </w:pPr>
            <w:ins w:id="4459" w:author="Zach Zukowski (R2 revision)" w:date="2026-05-17T00:00:00Z">
              <w:r>
                <w:t xml:space="preserve">Null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4460" w:author="Zach Zukowski (R2 revision)" w:date="2026-05-17T00:00:00Z">
              <w:r>
                <w:t xml:space="preserve">Exclusion-adjusted</w:t>
              </w:r>
            </w:ins>
            <w:ins w:id="4461" w:author="Zach Zukowski (R2 revision)" w:date="2026-05-17T00:00:00Z">
              <w:r>
                <w:t xml:space="preserve"> </w:t>
              </w:r>
            </w:ins>
            <w:ins w:id="4462" w:author="Zach Zukowski (R2 revision)" w:date="2026-05-17T00:00:00Z">
              <w:r>
                <w:t xml:space="preserve">float</w:t>
              </w:r>
            </w:ins>
          </w:p>
        </w:tc>
        <w:tc>
          <w:tcPr/>
          <w:p>
            <w:pPr>
              <w:pStyle w:val="Compact"/>
              <w:jc w:val="left"/>
            </w:pPr>
            <w:ins w:id="4463" w:author="Zach Zukowski (R2 revision)" w:date="2026-05-17T00:00:00Z">
              <w:r>
                <w:t xml:space="preserve">Pearson r</w:t>
              </w:r>
            </w:ins>
          </w:p>
        </w:tc>
        <w:tc>
          <w:tcPr/>
          <w:p>
            <w:pPr>
              <w:pStyle w:val="Compact"/>
              <w:jc w:val="left"/>
            </w:pPr>
            <w:ins w:id="4464" w:author="Zach Zukowski (R2 revision)" w:date="2026-05-17T00:00:00Z">
              <w:r>
                <w:t xml:space="preserve">−0.003</w:t>
              </w:r>
            </w:ins>
          </w:p>
        </w:tc>
        <w:tc>
          <w:tcPr/>
          <w:p>
            <w:pPr>
              <w:pStyle w:val="Compact"/>
              <w:jc w:val="left"/>
            </w:pPr>
            <w:ins w:id="4465" w:author="Zach Zukowski (R2 revision)" w:date="2026-05-17T00:00:00Z">
              <w:r>
                <w:t xml:space="preserve">0.99</w:t>
              </w:r>
            </w:ins>
          </w:p>
        </w:tc>
        <w:tc>
          <w:tcPr/>
          <w:p>
            <w:pPr>
              <w:pStyle w:val="Compact"/>
              <w:jc w:val="left"/>
            </w:pPr>
            <w:ins w:id="4466" w:author="Zach Zukowski (R2 revision)" w:date="2026-05-17T00:00:00Z">
              <w:r>
                <w:t xml:space="preserve">30</w:t>
              </w:r>
            </w:ins>
          </w:p>
        </w:tc>
        <w:tc>
          <w:tcPr/>
          <w:p>
            <w:pPr>
              <w:pStyle w:val="Compact"/>
              <w:jc w:val="left"/>
            </w:pPr>
            <w:ins w:id="4467" w:author="Zach Zukowski (R2 revision)" w:date="2026-05-17T00:00:00Z">
              <w:r>
                <w:t xml:space="preserve">Null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4468" w:author="Zach Zukowski (R2 revision)" w:date="2026-05-17T00:00:00Z">
              <w:r>
                <w:t xml:space="preserve">Insider count</w:t>
              </w:r>
            </w:ins>
            <w:ins w:id="4469" w:author="Zach Zukowski (R2 revision)" w:date="2026-05-17T00:00:00Z">
              <w:r>
                <w:t xml:space="preserve"> </w:t>
              </w:r>
            </w:ins>
            <w:ins w:id="4470" w:author="Zach Zukowski (R2 revision)" w:date="2026-05-17T00:00:00Z">
              <w:r>
                <w:t xml:space="preserve">fraction (top-10)</w:t>
              </w:r>
            </w:ins>
          </w:p>
        </w:tc>
        <w:tc>
          <w:tcPr/>
          <w:p>
            <w:pPr>
              <w:pStyle w:val="Compact"/>
              <w:jc w:val="left"/>
            </w:pPr>
            <w:ins w:id="4471" w:author="Zach Zukowski (R2 revision)" w:date="2026-05-17T00:00:00Z">
              <w:r>
                <w:t xml:space="preserve">Spearman ρ</w:t>
              </w:r>
            </w:ins>
          </w:p>
        </w:tc>
        <w:tc>
          <w:tcPr/>
          <w:p>
            <w:pPr>
              <w:pStyle w:val="Compact"/>
              <w:jc w:val="left"/>
            </w:pPr>
            <w:ins w:id="4472" w:author="Zach Zukowski (R2 revision)" w:date="2026-05-17T00:00:00Z">
              <w:r>
                <w:t xml:space="preserve">0.44</w:t>
              </w:r>
            </w:ins>
          </w:p>
        </w:tc>
        <w:tc>
          <w:tcPr/>
          <w:p>
            <w:pPr>
              <w:pStyle w:val="Compact"/>
              <w:jc w:val="left"/>
            </w:pPr>
            <w:ins w:id="4473" w:author="Zach Zukowski (R2 revision)" w:date="2026-05-17T00:00:00Z">
              <w:r>
                <w:t xml:space="preserve">0.005</w:t>
              </w:r>
            </w:ins>
          </w:p>
        </w:tc>
        <w:tc>
          <w:tcPr/>
          <w:p>
            <w:pPr>
              <w:pStyle w:val="Compact"/>
              <w:jc w:val="left"/>
            </w:pPr>
            <w:ins w:id="4474" w:author="Zach Zukowski (R2 revision)" w:date="2026-05-17T00:00:00Z">
              <w:r>
                <w:t xml:space="preserve">39</w:t>
              </w:r>
            </w:ins>
          </w:p>
        </w:tc>
        <w:tc>
          <w:tcPr/>
          <w:p>
            <w:pPr>
              <w:pStyle w:val="Compact"/>
              <w:jc w:val="left"/>
            </w:pPr>
            <w:ins w:id="4475" w:author="Zach Zukowski (R2 revision)" w:date="2026-05-17T00:00:00Z">
              <w:r>
                <w:t xml:space="preserve">Significant*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4476" w:author="Zach Zukowski (R2 revision)" w:date="2026-05-17T00:00:00Z">
              <w:r>
                <w:t xml:space="preserve">Non-insider HHI, V1</w:t>
              </w:r>
            </w:ins>
            <w:ins w:id="4477" w:author="Zach Zukowski (R2 revision)" w:date="2026-05-17T00:00:00Z">
              <w:r>
                <w:t xml:space="preserve"> </w:t>
              </w:r>
            </w:ins>
            <w:ins w:id="4478" w:author="Zach Zukowski (R2 revision)" w:date="2026-05-17T00:00:00Z">
              <w:r>
                <w:t xml:space="preserve">(count)</w:t>
              </w:r>
            </w:ins>
          </w:p>
        </w:tc>
        <w:tc>
          <w:tcPr/>
          <w:p>
            <w:pPr>
              <w:pStyle w:val="Compact"/>
              <w:jc w:val="left"/>
            </w:pPr>
            <w:ins w:id="4479" w:author="Zach Zukowski (R2 revision)" w:date="2026-05-17T00:00:00Z">
              <w:r>
                <w:t xml:space="preserve">Spearman ρ</w:t>
              </w:r>
            </w:ins>
          </w:p>
        </w:tc>
        <w:tc>
          <w:tcPr/>
          <w:p>
            <w:pPr>
              <w:pStyle w:val="Compact"/>
              <w:jc w:val="left"/>
            </w:pPr>
            <w:ins w:id="4480" w:author="Zach Zukowski (R2 revision)" w:date="2026-05-17T00:00:00Z">
              <w:r>
                <w:t xml:space="preserve">0.54</w:t>
              </w:r>
            </w:ins>
          </w:p>
        </w:tc>
        <w:tc>
          <w:tcPr/>
          <w:p>
            <w:pPr>
              <w:pStyle w:val="Compact"/>
              <w:jc w:val="left"/>
            </w:pPr>
            <w:ins w:id="4481" w:author="Zach Zukowski (R2 revision)" w:date="2026-05-17T00:00:00Z">
              <w:r>
                <w:t xml:space="preserve">0.001</w:t>
              </w:r>
            </w:ins>
          </w:p>
        </w:tc>
        <w:tc>
          <w:tcPr/>
          <w:p>
            <w:pPr>
              <w:pStyle w:val="Compact"/>
              <w:jc w:val="left"/>
            </w:pPr>
            <w:ins w:id="4482" w:author="Zach Zukowski (R2 revision)" w:date="2026-05-17T00:00:00Z">
              <w:r>
                <w:t xml:space="preserve">34</w:t>
              </w:r>
            </w:ins>
          </w:p>
        </w:tc>
        <w:tc>
          <w:tcPr/>
          <w:p>
            <w:pPr>
              <w:pStyle w:val="Compact"/>
              <w:jc w:val="left"/>
            </w:pPr>
            <w:ins w:id="4483" w:author="Zach Zukowski (R2 revision)" w:date="2026-05-17T00:00:00Z">
              <w:r>
                <w:t xml:space="preserve">Tautology-checked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4484" w:author="Zach Zukowski (R2 revision)" w:date="2026-05-17T00:00:00Z">
              <w:r>
                <w:t xml:space="preserve">Non-insider HHI, V2</w:t>
              </w:r>
            </w:ins>
            <w:ins w:id="4485" w:author="Zach Zukowski (R2 revision)" w:date="2026-05-17T00:00:00Z">
              <w:r>
                <w:t xml:space="preserve"> </w:t>
              </w:r>
            </w:ins>
            <w:ins w:id="4486" w:author="Zach Zukowski (R2 revision)" w:date="2026-05-17T00:00:00Z">
              <w:r>
                <w:t xml:space="preserve">(balance)</w:t>
              </w:r>
            </w:ins>
          </w:p>
        </w:tc>
        <w:tc>
          <w:tcPr/>
          <w:p>
            <w:pPr>
              <w:pStyle w:val="Compact"/>
              <w:jc w:val="left"/>
            </w:pPr>
            <w:ins w:id="4487" w:author="Zach Zukowski (R2 revision)" w:date="2026-05-17T00:00:00Z">
              <w:r>
                <w:t xml:space="preserve">Spearman ρ</w:t>
              </w:r>
            </w:ins>
          </w:p>
        </w:tc>
        <w:tc>
          <w:tcPr/>
          <w:p>
            <w:pPr>
              <w:pStyle w:val="Compact"/>
              <w:jc w:val="left"/>
            </w:pPr>
            <w:ins w:id="4488" w:author="Zach Zukowski (R2 revision)" w:date="2026-05-17T00:00:00Z">
              <w:r>
                <w:t xml:space="preserve">0.33</w:t>
              </w:r>
            </w:ins>
          </w:p>
        </w:tc>
        <w:tc>
          <w:tcPr/>
          <w:p>
            <w:pPr>
              <w:pStyle w:val="Compact"/>
              <w:jc w:val="left"/>
            </w:pPr>
            <w:ins w:id="4489" w:author="Zach Zukowski (R2 revision)" w:date="2026-05-17T00:00:00Z">
              <w:r>
                <w:t xml:space="preserve">0.060</w:t>
              </w:r>
            </w:ins>
          </w:p>
        </w:tc>
        <w:tc>
          <w:tcPr/>
          <w:p>
            <w:pPr>
              <w:pStyle w:val="Compact"/>
              <w:jc w:val="left"/>
            </w:pPr>
            <w:ins w:id="4490" w:author="Zach Zukowski (R2 revision)" w:date="2026-05-17T00:00:00Z">
              <w:r>
                <w:t xml:space="preserve">34</w:t>
              </w:r>
            </w:ins>
          </w:p>
        </w:tc>
        <w:tc>
          <w:tcPr/>
          <w:p>
            <w:pPr>
              <w:pStyle w:val="Compact"/>
              <w:jc w:val="left"/>
            </w:pPr>
            <w:ins w:id="4491" w:author="Zach Zukowski (R2 revision)" w:date="2026-05-17T00:00:00Z">
              <w:r>
                <w:t xml:space="preserve">Does not survive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4492" w:author="Zach Zukowski (R2 revision)" w:date="2026-05-17T00:00:00Z">
              <w:r>
                <w:t xml:space="preserve">Subsidy ratio</w:t>
              </w:r>
            </w:ins>
            <w:ins w:id="4493" w:author="Zach Zukowski (R2 revision)" w:date="2026-05-17T00:00:00Z">
              <w:r>
                <w:t xml:space="preserve"> </w:t>
              </w:r>
            </w:ins>
            <w:ins w:id="4494" w:author="Zach Zukowski (R2 revision)" w:date="2026-05-17T00:00:00Z">
              <w:r>
                <w:t xml:space="preserve">(cross-sector)</w:t>
              </w:r>
            </w:ins>
          </w:p>
        </w:tc>
        <w:tc>
          <w:tcPr/>
          <w:p>
            <w:pPr>
              <w:pStyle w:val="Compact"/>
              <w:jc w:val="left"/>
            </w:pPr>
            <w:ins w:id="4495" w:author="Zach Zukowski (R2 revision)" w:date="2026-05-17T00:00:00Z">
              <w:r>
                <w:t xml:space="preserve">Pearson r</w:t>
              </w:r>
            </w:ins>
          </w:p>
        </w:tc>
        <w:tc>
          <w:tcPr/>
          <w:p>
            <w:pPr>
              <w:pStyle w:val="Compact"/>
              <w:jc w:val="left"/>
            </w:pPr>
            <w:ins w:id="4496" w:author="Zach Zukowski (R2 revision)" w:date="2026-05-17T00:00:00Z">
              <w:r>
                <w:t xml:space="preserve">0.57</w:t>
              </w:r>
            </w:ins>
          </w:p>
        </w:tc>
        <w:tc>
          <w:tcPr/>
          <w:p>
            <w:pPr>
              <w:pStyle w:val="Compact"/>
              <w:jc w:val="left"/>
            </w:pPr>
            <w:ins w:id="4497" w:author="Zach Zukowski (R2 revision)" w:date="2026-05-17T00:00:00Z">
              <w:r>
                <w:t xml:space="preserve">0.008</w:t>
              </w:r>
            </w:ins>
          </w:p>
        </w:tc>
        <w:tc>
          <w:tcPr/>
          <w:p>
            <w:pPr>
              <w:pStyle w:val="Compact"/>
              <w:jc w:val="left"/>
            </w:pPr>
            <w:ins w:id="4498" w:author="Zach Zukowski (R2 revision)" w:date="2026-05-17T00:00:00Z">
              <w:r>
                <w:t xml:space="preserve">20</w:t>
              </w:r>
            </w:ins>
          </w:p>
        </w:tc>
        <w:tc>
          <w:tcPr/>
          <w:p>
            <w:pPr>
              <w:pStyle w:val="Compact"/>
              <w:jc w:val="left"/>
            </w:pPr>
            <w:ins w:id="4499" w:author="Zach Zukowski (R2 revision)" w:date="2026-05-17T00:00:00Z">
              <w:r>
                <w:t xml:space="preserve">Fragile (LPT-driven)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4500" w:author="Zach Zukowski (R2 revision)" w:date="2026-05-17T00:00:00Z">
              <w:r>
                <w:t xml:space="preserve">Subsidy ratio (TT</w:t>
              </w:r>
            </w:ins>
            <w:ins w:id="4501" w:author="Zach Zukowski (R2 revision)" w:date="2026-05-17T00:00:00Z">
              <w:r>
                <w:t xml:space="preserve"> </w:t>
              </w:r>
            </w:ins>
            <w:ins w:id="4502" w:author="Zach Zukowski (R2 revision)" w:date="2026-05-17T00:00:00Z">
              <w:r>
                <w:t xml:space="preserve">expanded)</w:t>
              </w:r>
            </w:ins>
          </w:p>
        </w:tc>
        <w:tc>
          <w:tcPr/>
          <w:p>
            <w:pPr>
              <w:pStyle w:val="Compact"/>
              <w:jc w:val="left"/>
            </w:pPr>
            <w:ins w:id="4503" w:author="Zach Zukowski (R2 revision)" w:date="2026-05-17T00:00:00Z">
              <w:r>
                <w:t xml:space="preserve">Pearson r</w:t>
              </w:r>
            </w:ins>
          </w:p>
        </w:tc>
        <w:tc>
          <w:tcPr/>
          <w:p>
            <w:pPr>
              <w:pStyle w:val="Compact"/>
              <w:jc w:val="left"/>
            </w:pPr>
            <w:ins w:id="4504" w:author="Zach Zukowski (R2 revision)" w:date="2026-05-17T00:00:00Z">
              <w:r>
                <w:t xml:space="preserve">0.10</w:t>
              </w:r>
            </w:ins>
          </w:p>
        </w:tc>
        <w:tc>
          <w:tcPr/>
          <w:p>
            <w:pPr>
              <w:pStyle w:val="Compact"/>
              <w:jc w:val="left"/>
            </w:pPr>
            <w:ins w:id="4505" w:author="Zach Zukowski (R2 revision)" w:date="2026-05-17T00:00:00Z">
              <w:r>
                <w:t xml:space="preserve">0.674</w:t>
              </w:r>
            </w:ins>
          </w:p>
        </w:tc>
        <w:tc>
          <w:tcPr/>
          <w:p>
            <w:pPr>
              <w:pStyle w:val="Compact"/>
              <w:jc w:val="left"/>
            </w:pPr>
            <w:ins w:id="4506" w:author="Zach Zukowski (R2 revision)" w:date="2026-05-17T00:00:00Z">
              <w:r>
                <w:t xml:space="preserve">19</w:t>
              </w:r>
            </w:ins>
          </w:p>
        </w:tc>
        <w:tc>
          <w:tcPr/>
          <w:p>
            <w:pPr>
              <w:pStyle w:val="Compact"/>
              <w:jc w:val="left"/>
            </w:pPr>
            <w:ins w:id="4507" w:author="Zach Zukowski (R2 revision)" w:date="2026-05-17T00:00:00Z">
              <w:r>
                <w:t xml:space="preserve">Null (robustness check)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4508" w:author="Zach Zukowski (R2 revision)" w:date="2026-05-17T00:00:00Z">
              <w:r>
                <w:t xml:space="preserve">Subsidy ratio (excl.</w:t>
              </w:r>
            </w:ins>
            <w:ins w:id="4509" w:author="Zach Zukowski (R2 revision)" w:date="2026-05-17T00:00:00Z">
              <w:r>
                <w:t xml:space="preserve"> </w:t>
              </w:r>
            </w:ins>
            <w:ins w:id="4510" w:author="Zach Zukowski (R2 revision)" w:date="2026-05-17T00:00:00Z">
              <w:r>
                <w:t xml:space="preserve">Livepeer)</w:t>
              </w:r>
            </w:ins>
          </w:p>
        </w:tc>
        <w:tc>
          <w:tcPr/>
          <w:p>
            <w:pPr>
              <w:pStyle w:val="Compact"/>
              <w:jc w:val="left"/>
            </w:pPr>
            <w:ins w:id="4511" w:author="Zach Zukowski (R2 revision)" w:date="2026-05-17T00:00:00Z">
              <w:r>
                <w:t xml:space="preserve">Pearson r</w:t>
              </w:r>
            </w:ins>
          </w:p>
        </w:tc>
        <w:tc>
          <w:tcPr/>
          <w:p>
            <w:pPr>
              <w:pStyle w:val="Compact"/>
              <w:jc w:val="left"/>
            </w:pPr>
            <w:ins w:id="4512" w:author="Zach Zukowski (R2 revision)" w:date="2026-05-17T00:00:00Z">
              <w:r>
                <w:t xml:space="preserve">0.12</w:t>
              </w:r>
            </w:ins>
          </w:p>
        </w:tc>
        <w:tc>
          <w:tcPr/>
          <w:p>
            <w:pPr>
              <w:pStyle w:val="Compact"/>
              <w:jc w:val="left"/>
            </w:pPr>
            <w:ins w:id="4513" w:author="Zach Zukowski (R2 revision)" w:date="2026-05-17T00:00:00Z">
              <w:r>
                <w:t xml:space="preserve">0.633</w:t>
              </w:r>
            </w:ins>
          </w:p>
        </w:tc>
        <w:tc>
          <w:tcPr/>
          <w:p>
            <w:pPr>
              <w:pStyle w:val="Compact"/>
              <w:jc w:val="left"/>
            </w:pPr>
            <w:ins w:id="4514" w:author="Zach Zukowski (R2 revision)" w:date="2026-05-17T00:00:00Z">
              <w:r>
                <w:t xml:space="preserve">19</w:t>
              </w:r>
            </w:ins>
          </w:p>
        </w:tc>
        <w:tc>
          <w:tcPr/>
          <w:p>
            <w:pPr>
              <w:pStyle w:val="Compact"/>
              <w:jc w:val="left"/>
            </w:pPr>
            <w:ins w:id="4515" w:author="Zach Zukowski (R2 revision)" w:date="2026-05-17T00:00:00Z">
              <w:r>
                <w:t xml:space="preserve">Null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4516" w:author="Zach Zukowski (R2 revision)" w:date="2026-05-17T00:00:00Z">
              <w:r>
                <w:t xml:space="preserve">DePIN sector (dummy)</w:t>
              </w:r>
            </w:ins>
          </w:p>
        </w:tc>
        <w:tc>
          <w:tcPr/>
          <w:p>
            <w:pPr>
              <w:pStyle w:val="Compact"/>
              <w:jc w:val="left"/>
            </w:pPr>
            <w:ins w:id="4517" w:author="Zach Zukowski (R2 revision)" w:date="2026-05-17T00:00:00Z">
              <w:r>
                <w:t xml:space="preserve">Mann-Whitney</w:t>
              </w:r>
            </w:ins>
          </w:p>
        </w:tc>
        <w:tc>
          <w:tcPr/>
          <w:p>
            <w:pPr>
              <w:pStyle w:val="Compact"/>
              <w:jc w:val="left"/>
            </w:pPr>
            <w:ins w:id="4518" w:author="Zach Zukowski (R2 revision)" w:date="2026-05-17T00:00:00Z">
              <w:r>
                <w:t xml:space="preserve">U=172</w:t>
              </w:r>
            </w:ins>
          </w:p>
        </w:tc>
        <w:tc>
          <w:tcPr/>
          <w:p>
            <w:pPr>
              <w:pStyle w:val="Compact"/>
              <w:jc w:val="left"/>
            </w:pPr>
            <w:ins w:id="4519" w:author="Zach Zukowski (R2 revision)" w:date="2026-05-17T00:00:00Z">
              <w:r>
                <w:t xml:space="preserve">0.014</w:t>
              </w:r>
            </w:ins>
          </w:p>
        </w:tc>
        <w:tc>
          <w:tcPr/>
          <w:p>
            <w:pPr>
              <w:pStyle w:val="Compact"/>
              <w:jc w:val="left"/>
            </w:pPr>
            <w:ins w:id="4520" w:author="Zach Zukowski (R2 revision)" w:date="2026-05-17T00:00:00Z">
              <w:r>
                <w:t xml:space="preserve">30</w:t>
              </w:r>
            </w:ins>
          </w:p>
        </w:tc>
        <w:tc>
          <w:tcPr/>
          <w:p>
            <w:pPr>
              <w:pStyle w:val="Compact"/>
              <w:jc w:val="left"/>
            </w:pPr>
            <w:ins w:id="4521" w:author="Zach Zukowski (R2 revision)" w:date="2026-05-17T00:00:00Z">
              <w:r>
                <w:t xml:space="preserve">Robust (30/30 LOO)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4522" w:author="Zach Zukowski (R2 revision)" w:date="2026-05-17T00:00:00Z">
              <w:r>
                <w:t xml:space="preserve">HHI-Gini</w:t>
              </w:r>
            </w:ins>
          </w:p>
        </w:tc>
        <w:tc>
          <w:tcPr/>
          <w:p>
            <w:pPr>
              <w:pStyle w:val="Compact"/>
              <w:jc w:val="left"/>
            </w:pPr>
            <w:ins w:id="4523" w:author="Zach Zukowski (R2 revision)" w:date="2026-05-17T00:00:00Z">
              <w:r>
                <w:t xml:space="preserve">Pearson r</w:t>
              </w:r>
            </w:ins>
          </w:p>
        </w:tc>
        <w:tc>
          <w:tcPr/>
          <w:p>
            <w:pPr>
              <w:pStyle w:val="Compact"/>
              <w:jc w:val="left"/>
            </w:pPr>
            <w:ins w:id="4524" w:author="Zach Zukowski (R2 revision)" w:date="2026-05-17T00:00:00Z">
              <w:r>
                <w:t xml:space="preserve">0.51</w:t>
              </w:r>
            </w:ins>
          </w:p>
        </w:tc>
        <w:tc>
          <w:tcPr/>
          <w:p>
            <w:pPr>
              <w:pStyle w:val="Compact"/>
              <w:jc w:val="left"/>
            </w:pPr>
            <w:ins w:id="4525" w:author="Zach Zukowski (R2 revision)" w:date="2026-05-17T00:00:00Z">
              <w:r>
                <w:t xml:space="preserve">&lt;0.001</w:t>
              </w:r>
            </w:ins>
          </w:p>
        </w:tc>
        <w:tc>
          <w:tcPr/>
          <w:p>
            <w:pPr>
              <w:pStyle w:val="Compact"/>
              <w:jc w:val="left"/>
            </w:pPr>
            <w:ins w:id="4526" w:author="Zach Zukowski (R2 revision)" w:date="2026-05-17T00:00:00Z">
              <w:r>
                <w:t xml:space="preserve">40</w:t>
              </w:r>
            </w:ins>
          </w:p>
        </w:tc>
        <w:tc>
          <w:tcPr/>
          <w:p>
            <w:pPr>
              <w:pStyle w:val="Compact"/>
              <w:jc w:val="left"/>
            </w:pPr>
            <w:ins w:id="4527" w:author="Zach Zukowski (R2 revision)" w:date="2026-05-17T00:00:00Z">
              <w:r>
                <w:t xml:space="preserve">Significant</w:t>
              </w:r>
            </w:ins>
          </w:p>
        </w:tc>
      </w:tr>
    </w:tbl>
    <w:p>
      <w:pPr>
        <w:pStyle w:val="BodyText"/>
      </w:pPr>
      <w:ins w:id="4528" w:author="Zach Zukowski (R2 revision)" w:date="2026-05-17T00:00:00Z">
        <w:r>
          <w:rPr>
            <w:b/>
            <w:bCs/>
            <w:i/>
            <w:iCs/>
          </w:rPr>
          <w:t xml:space="preserve">Table 5.</w:t>
        </w:r>
      </w:ins>
      <w:ins w:id="4529" w:author="Zach Zukowski (R2 revision)" w:date="2026-05-17T00:00:00Z">
        <w:r>
          <w:rPr>
            <w:i/>
            <w:iCs/>
          </w:rPr>
          <w:t xml:space="preserve"> </w:t>
        </w:r>
      </w:ins>
      <w:ins w:id="4530" w:author="Zach Zukowski (R2 revision)" w:date="2026-05-17T00:00:00Z">
        <w:r>
          <w:rPr>
            <w:i/>
            <w:iCs/>
          </w:rPr>
          <w:t xml:space="preserve">Bivariate associations between protocol characteristics</w:t>
        </w:r>
      </w:ins>
      <w:ins w:id="4531" w:author="Zach Zukowski (R2 revision)" w:date="2026-05-17T00:00:00Z">
        <w:r>
          <w:rPr>
            <w:i/>
            <w:iCs/>
          </w:rPr>
          <w:t xml:space="preserve"> </w:t>
        </w:r>
      </w:ins>
      <w:ins w:id="4532" w:author="Zach Zukowski (R2 revision)" w:date="2026-05-17T00:00:00Z">
        <w:r>
          <w:rPr>
            <w:i/>
            <w:iCs/>
          </w:rPr>
          <w:t xml:space="preserve">and governance concentration (HHI). Allocation, maturity, and float</w:t>
        </w:r>
      </w:ins>
      <w:ins w:id="4533" w:author="Zach Zukowski (R2 revision)" w:date="2026-05-17T00:00:00Z">
        <w:r>
          <w:rPr>
            <w:i/>
            <w:iCs/>
          </w:rPr>
          <w:t xml:space="preserve"> </w:t>
        </w:r>
      </w:ins>
      <w:ins w:id="4534" w:author="Zach Zukowski (R2 revision)" w:date="2026-05-17T00:00:00Z">
        <w:r>
          <w:rPr>
            <w:i/>
            <w:iCs/>
          </w:rPr>
          <w:t xml:space="preserve">specifications are null. Insider wallet presence is significant but the</w:t>
        </w:r>
      </w:ins>
      <w:ins w:id="4535" w:author="Zach Zukowski (R2 revision)" w:date="2026-05-17T00:00:00Z">
        <w:r>
          <w:rPr>
            <w:i/>
            <w:iCs/>
          </w:rPr>
          <w:t xml:space="preserve"> </w:t>
        </w:r>
      </w:ins>
      <w:ins w:id="4536" w:author="Zach Zukowski (R2 revision)" w:date="2026-05-17T00:00:00Z">
        <w:r>
          <w:rPr>
            <w:i/>
            <w:iCs/>
          </w:rPr>
          <w:t xml:space="preserve">balance-based measure does not survive a tautology check (Section 3.4).</w:t>
        </w:r>
      </w:ins>
      <w:ins w:id="4537" w:author="Zach Zukowski (R2 revision)" w:date="2026-05-17T00:00:00Z">
        <w:r>
          <w:rPr>
            <w:i/>
            <w:iCs/>
          </w:rPr>
          <w:t xml:space="preserve"> </w:t>
        </w:r>
      </w:ins>
      <w:ins w:id="4538" w:author="Zach Zukowski (R2 revision)" w:date="2026-05-17T00:00:00Z">
        <w:r>
          <w:rPr>
            <w:i/>
            <w:iCs/>
          </w:rPr>
          <w:t xml:space="preserve">Subsidy is significant in levels but driven entirely by Livepeer</w:t>
        </w:r>
      </w:ins>
      <w:ins w:id="4539" w:author="Zach Zukowski (R2 revision)" w:date="2026-05-17T00:00:00Z">
        <w:r>
          <w:rPr>
            <w:i/>
            <w:iCs/>
          </w:rPr>
          <w:t xml:space="preserve"> </w:t>
        </w:r>
      </w:ins>
      <w:ins w:id="4540" w:author="Zach Zukowski (R2 revision)" w:date="2026-05-17T00:00:00Z">
        <w:r>
          <w:rPr>
            <w:i/>
            <w:iCs/>
          </w:rPr>
          <w:t xml:space="preserve">(Section 3.7). * LOO-robust (39/39). MCap = market capitalization; FDV</w:t>
        </w:r>
      </w:ins>
      <w:ins w:id="4541" w:author="Zach Zukowski (R2 revision)" w:date="2026-05-17T00:00:00Z">
        <w:r>
          <w:rPr>
            <w:i/>
            <w:iCs/>
          </w:rPr>
          <w:t xml:space="preserve"> </w:t>
        </w:r>
      </w:ins>
      <w:ins w:id="4542" w:author="Zach Zukowski (R2 revision)" w:date="2026-05-17T00:00:00Z">
        <w:r>
          <w:rPr>
            <w:i/>
            <w:iCs/>
          </w:rPr>
          <w:t xml:space="preserve">= fully diluted valuation.</w:t>
        </w:r>
      </w:ins>
    </w:p>
    <w:p>
      <w:pPr>
        <w:pStyle w:val="BodyText"/>
      </w:pPr>
      <w:ins w:id="4543" w:author="Zach Zukowski (R2 revision)" w:date="2026-05-17T00:00:00Z">
        <w:r>
          <w:t xml:space="preserve">To understand why allocation is uninformative, we classify each</w:t>
        </w:r>
      </w:ins>
      <w:ins w:id="4544" w:author="Zach Zukowski (R2 revision)" w:date="2026-05-17T00:00:00Z">
        <w:r>
          <w:t xml:space="preserve"> </w:t>
        </w:r>
      </w:ins>
      <w:ins w:id="4545" w:author="Zach Zukowski (R2 revision)" w:date="2026-05-17T00:00:00Z">
        <w:r>
          <w:t xml:space="preserve">protocol’s top-10 post-exclusion holders using a three-tier methodology:</w:t>
        </w:r>
      </w:ins>
      <w:ins w:id="4546" w:author="Zach Zukowski (R2 revision)" w:date="2026-05-17T00:00:00Z">
        <w:r>
          <w:t xml:space="preserve"> </w:t>
        </w:r>
      </w:ins>
      <w:ins w:id="4547" w:author="Zach Zukowski (R2 revision)" w:date="2026-05-17T00:00:00Z">
        <w:r>
          <w:t xml:space="preserve">Tier 1 identifies addresses via Blockscout labels and Dune exchange</w:t>
        </w:r>
      </w:ins>
      <w:ins w:id="4548" w:author="Zach Zukowski (R2 revision)" w:date="2026-05-17T00:00:00Z">
        <w:r>
          <w:t xml:space="preserve"> </w:t>
        </w:r>
      </w:ins>
      <w:ins w:id="4549" w:author="Zach Zukowski (R2 revision)" w:date="2026-05-17T00:00:00Z">
        <w:r>
          <w:t xml:space="preserve">tags; Tier 2 inspects contract bytecode (SafeProxy, GnosisSafe, vesting</w:t>
        </w:r>
      </w:ins>
      <w:ins w:id="4550" w:author="Zach Zukowski (R2 revision)" w:date="2026-05-17T00:00:00Z">
        <w:r>
          <w:t xml:space="preserve"> </w:t>
        </w:r>
      </w:ins>
      <w:ins w:id="4551" w:author="Zach Zukowski (R2 revision)" w:date="2026-05-17T00:00:00Z">
        <w:r>
          <w:t xml:space="preserve">contracts) via Blockscout’s implementation field; Tier 3 applies</w:t>
        </w:r>
      </w:ins>
      <w:ins w:id="4552" w:author="Zach Zukowski (R2 revision)" w:date="2026-05-17T00:00:00Z">
        <w:r>
          <w:t xml:space="preserve"> </w:t>
        </w:r>
      </w:ins>
      <w:ins w:id="4553" w:author="Zach Zukowski (R2 revision)" w:date="2026-05-17T00:00:00Z">
        <w:r>
          <w:t xml:space="preserve">Etherscan named-address matching. Of 390 addresses classified across 39</w:t>
        </w:r>
      </w:ins>
      <w:ins w:id="4554" w:author="Zach Zukowski (R2 revision)" w:date="2026-05-17T00:00:00Z">
        <w:r>
          <w:t xml:space="preserve"> </w:t>
        </w:r>
      </w:ins>
      <w:ins w:id="4555" w:author="Zach Zukowski (R2 revision)" w:date="2026-05-17T00:00:00Z">
        <w:r>
          <w:t xml:space="preserve">tokens, 119 (30.5%) are identifiable as insider wallets (team,</w:t>
        </w:r>
      </w:ins>
      <w:ins w:id="4556" w:author="Zach Zukowski (R2 revision)" w:date="2026-05-17T00:00:00Z">
        <w:r>
          <w:t xml:space="preserve"> </w:t>
        </w:r>
      </w:ins>
      <w:ins w:id="4557" w:author="Zach Zukowski (R2 revision)" w:date="2026-05-17T00:00:00Z">
        <w:r>
          <w:t xml:space="preserve">foundation, or investor multisigs), 67 (17.2%) are exchange addresses,</w:t>
        </w:r>
      </w:ins>
      <w:ins w:id="4558" w:author="Zach Zukowski (R2 revision)" w:date="2026-05-17T00:00:00Z">
        <w:r>
          <w:t xml:space="preserve"> </w:t>
        </w:r>
      </w:ins>
      <w:ins w:id="4559" w:author="Zach Zukowski (R2 revision)" w:date="2026-05-17T00:00:00Z">
        <w:r>
          <w:t xml:space="preserve">78 (20.0%) are protocol contracts, and 126 (32.3%) remain unclassified.</w:t>
        </w:r>
      </w:ins>
      <w:ins w:id="4560" w:author="Zach Zukowski (R2 revision)" w:date="2026-05-17T00:00:00Z">
        <w:r>
          <w:t xml:space="preserve"> </w:t>
        </w:r>
      </w:ins>
      <w:ins w:id="4561" w:author="Zach Zukowski (R2 revision)" w:date="2026-05-17T00:00:00Z">
        <w:r>
          <w:t xml:space="preserve">The 78 protocol contracts identified here differ from the 69</w:t>
        </w:r>
      </w:ins>
      <w:ins w:id="4562" w:author="Zach Zukowski (R2 revision)" w:date="2026-05-17T00:00:00Z">
        <w:r>
          <w:t xml:space="preserve"> </w:t>
        </w:r>
      </w:ins>
      <w:ins w:id="4563" w:author="Zach Zukowski (R2 revision)" w:date="2026-05-17T00:00:00Z">
        <w:r>
          <w:t xml:space="preserve">protocol-controlled addresses excluded from HHI computation. The 78</w:t>
        </w:r>
      </w:ins>
      <w:ins w:id="4564" w:author="Zach Zukowski (R2 revision)" w:date="2026-05-17T00:00:00Z">
        <w:r>
          <w:t xml:space="preserve"> </w:t>
        </w:r>
      </w:ins>
      <w:ins w:id="4565" w:author="Zach Zukowski (R2 revision)" w:date="2026-05-17T00:00:00Z">
        <w:r>
          <w:t xml:space="preserve">figure counts protocol-contract addresses across the top-10 holders of</w:t>
        </w:r>
      </w:ins>
      <w:ins w:id="4566" w:author="Zach Zukowski (R2 revision)" w:date="2026-05-17T00:00:00Z">
        <w:r>
          <w:t xml:space="preserve"> </w:t>
        </w:r>
      </w:ins>
      <w:ins w:id="4567" w:author="Zach Zukowski (R2 revision)" w:date="2026-05-17T00:00:00Z">
        <w:r>
          <w:t xml:space="preserve">39 tokens. The 69 figure counts excluded addresses across the top-1,000</w:t>
        </w:r>
      </w:ins>
      <w:ins w:id="4568" w:author="Zach Zukowski (R2 revision)" w:date="2026-05-17T00:00:00Z">
        <w:r>
          <w:t xml:space="preserve"> </w:t>
        </w:r>
      </w:ins>
      <w:ins w:id="4569" w:author="Zach Zukowski (R2 revision)" w:date="2026-05-17T00:00:00Z">
        <w:r>
          <w:t xml:space="preserve">holders of the 20 protocols where exclusions materially changed HHI. The</w:t>
        </w:r>
      </w:ins>
      <w:ins w:id="4570" w:author="Zach Zukowski (R2 revision)" w:date="2026-05-17T00:00:00Z">
        <w:r>
          <w:t xml:space="preserve"> </w:t>
        </w:r>
      </w:ins>
      <w:ins w:id="4571" w:author="Zach Zukowski (R2 revision)" w:date="2026-05-17T00:00:00Z">
        <w:r>
          <w:t xml:space="preserve">samples and windows differ; the two numbers are not interchangeable.</w:t>
        </w:r>
      </w:ins>
    </w:p>
    <w:p>
      <w:pPr>
        <w:pStyle w:val="BodyText"/>
      </w:pPr>
      <w:ins w:id="4572" w:author="Zach Zukowski (R2 revision)" w:date="2026-05-17T00:00:00Z">
        <w:r>
          <w:t xml:space="preserve">Protocols whose insider wallets retain top-holder positions tend to</w:t>
        </w:r>
      </w:ins>
      <w:ins w:id="4573" w:author="Zach Zukowski (R2 revision)" w:date="2026-05-17T00:00:00Z">
        <w:r>
          <w:t xml:space="preserve"> </w:t>
        </w:r>
      </w:ins>
      <w:ins w:id="4574" w:author="Zach Zukowski (R2 revision)" w:date="2026-05-17T00:00:00Z">
        <w:r>
          <w:t xml:space="preserve">exhibit higher governance concentration (Spearman rho = 0.48, p = 0.003,</w:t>
        </w:r>
      </w:ins>
      <w:ins w:id="4575" w:author="Zach Zukowski (R2 revision)" w:date="2026-05-17T00:00:00Z">
        <w:r>
          <w:t xml:space="preserve"> </w:t>
        </w:r>
      </w:ins>
      <w:ins w:id="4576" w:author="Zach Zukowski (R2 revision)" w:date="2026-05-17T00:00:00Z">
        <w:r>
          <w:t xml:space="preserve">N = 37), robust across all 37 leave-one-out iterations (rho range: 0.45</w:t>
        </w:r>
      </w:ins>
      <w:ins w:id="4577" w:author="Zach Zukowski (R2 revision)" w:date="2026-05-17T00:00:00Z">
        <w:r>
          <w:t xml:space="preserve"> </w:t>
        </w:r>
      </w:ins>
      <w:ins w:id="4578" w:author="Zach Zukowski (R2 revision)" w:date="2026-05-17T00:00:00Z">
        <w:r>
          <w:t xml:space="preserve">to 0.55). However, this association has a mechanical component: insider</w:t>
        </w:r>
      </w:ins>
      <w:ins w:id="4579" w:author="Zach Zukowski (R2 revision)" w:date="2026-05-17T00:00:00Z">
        <w:r>
          <w:t xml:space="preserve"> </w:t>
        </w:r>
      </w:ins>
      <w:ins w:id="4580" w:author="Zach Zukowski (R2 revision)" w:date="2026-05-17T00:00:00Z">
        <w:r>
          <w:t xml:space="preserve">wallets with large balances contribute directly to HHI through the</w:t>
        </w:r>
      </w:ins>
      <w:ins w:id="4581" w:author="Zach Zukowski (R2 revision)" w:date="2026-05-17T00:00:00Z">
        <w:r>
          <w:t xml:space="preserve"> </w:t>
        </w:r>
      </w:ins>
      <w:ins w:id="4582" w:author="Zach Zukowski (R2 revision)" w:date="2026-05-17T00:00:00Z">
        <w:r>
          <w:t xml:space="preserve">squared-share calculation. To verify that the relationship is not a</w:t>
        </w:r>
      </w:ins>
      <w:ins w:id="4583" w:author="Zach Zukowski (R2 revision)" w:date="2026-05-17T00:00:00Z">
        <w:r>
          <w:t xml:space="preserve"> </w:t>
        </w:r>
      </w:ins>
      <w:ins w:id="4584" w:author="Zach Zukowski (R2 revision)" w:date="2026-05-17T00:00:00Z">
        <w:r>
          <w:t xml:space="preserve">tautological artifact, we recomputed concentration after excluding</w:t>
        </w:r>
      </w:ins>
      <w:ins w:id="4585" w:author="Zach Zukowski (R2 revision)" w:date="2026-05-17T00:00:00Z">
        <w:r>
          <w:t xml:space="preserve"> </w:t>
        </w:r>
      </w:ins>
      <w:ins w:id="4586" w:author="Zach Zukowski (R2 revision)" w:date="2026-05-17T00:00:00Z">
        <w:r>
          <w:t xml:space="preserve">insider addresses and renormalizing remaining shares. The count-based</w:t>
        </w:r>
      </w:ins>
      <w:ins w:id="4587" w:author="Zach Zukowski (R2 revision)" w:date="2026-05-17T00:00:00Z">
        <w:r>
          <w:t xml:space="preserve"> </w:t>
        </w:r>
      </w:ins>
      <w:ins w:id="4588" w:author="Zach Zukowski (R2 revision)" w:date="2026-05-17T00:00:00Z">
        <w:r>
          <w:t xml:space="preserve">measure survives: non-insider HHI remains significantly correlated with</w:t>
        </w:r>
      </w:ins>
      <w:ins w:id="4589" w:author="Zach Zukowski (R2 revision)" w:date="2026-05-17T00:00:00Z">
        <w:r>
          <w:t xml:space="preserve"> </w:t>
        </w:r>
      </w:ins>
      <w:ins w:id="4590" w:author="Zach Zukowski (R2 revision)" w:date="2026-05-17T00:00:00Z">
        <w:r>
          <w:t xml:space="preserve">the fraction of top-10 holders that are insiders (Spearman rho = 0.54, p</w:t>
        </w:r>
      </w:ins>
      <w:ins w:id="4591" w:author="Zach Zukowski (R2 revision)" w:date="2026-05-17T00:00:00Z">
        <w:r>
          <w:t xml:space="preserve"> </w:t>
        </w:r>
      </w:ins>
      <w:ins w:id="4592" w:author="Zach Zukowski (R2 revision)" w:date="2026-05-17T00:00:00Z">
        <w:r>
          <w:t xml:space="preserve">= 0.001, N = 34), indicating that insider-heavy protocols have</w:t>
        </w:r>
      </w:ins>
      <w:ins w:id="4593" w:author="Zach Zukowski (R2 revision)" w:date="2026-05-17T00:00:00Z">
        <w:r>
          <w:t xml:space="preserve"> </w:t>
        </w:r>
      </w:ins>
      <w:ins w:id="4594" w:author="Zach Zukowski (R2 revision)" w:date="2026-05-17T00:00:00Z">
        <w:r>
          <w:t xml:space="preserve">concentrated governance ecosystems, not merely concentrated insider</w:t>
        </w:r>
      </w:ins>
      <w:ins w:id="4595" w:author="Zach Zukowski (R2 revision)" w:date="2026-05-17T00:00:00Z">
        <w:r>
          <w:t xml:space="preserve"> </w:t>
        </w:r>
      </w:ins>
      <w:ins w:id="4596" w:author="Zach Zukowski (R2 revision)" w:date="2026-05-17T00:00:00Z">
        <w:r>
          <w:t xml:space="preserve">positions. The balance-based measure loses significance (rho = 0.33, p =</w:t>
        </w:r>
      </w:ins>
      <w:ins w:id="4597" w:author="Zach Zukowski (R2 revision)" w:date="2026-05-17T00:00:00Z">
        <w:r>
          <w:t xml:space="preserve"> </w:t>
        </w:r>
      </w:ins>
      <w:ins w:id="4598" w:author="Zach Zukowski (R2 revision)" w:date="2026-05-17T00:00:00Z">
        <w:r>
          <w:t xml:space="preserve">0.060), consistent with it capturing the mechanical contribution of</w:t>
        </w:r>
      </w:ins>
      <w:ins w:id="4599" w:author="Zach Zukowski (R2 revision)" w:date="2026-05-17T00:00:00Z">
        <w:r>
          <w:t xml:space="preserve"> </w:t>
        </w:r>
      </w:ins>
      <w:ins w:id="4600" w:author="Zach Zukowski (R2 revision)" w:date="2026-05-17T00:00:00Z">
        <w:r>
          <w:t xml:space="preserve">large insider stakes rather than a structural relationship. The</w:t>
        </w:r>
      </w:ins>
      <w:ins w:id="4601" w:author="Zach Zukowski (R2 revision)" w:date="2026-05-17T00:00:00Z">
        <w:r>
          <w:t xml:space="preserve"> </w:t>
        </w:r>
      </w:ins>
      <w:ins w:id="4602" w:author="Zach Zukowski (R2 revision)" w:date="2026-05-17T00:00:00Z">
        <w:r>
          <w:t xml:space="preserve">informative finding is not the insider correlation per se but its</w:t>
        </w:r>
      </w:ins>
      <w:ins w:id="4603" w:author="Zach Zukowski (R2 revision)" w:date="2026-05-17T00:00:00Z">
        <w:r>
          <w:t xml:space="preserve"> </w:t>
        </w:r>
      </w:ins>
      <w:ins w:id="4604" w:author="Zach Zukowski (R2 revision)" w:date="2026-05-17T00:00:00Z">
        <w:r>
          <w:t xml:space="preserve">contrast with allocation design: what matters is not how tokens were</w:t>
        </w:r>
      </w:ins>
      <w:ins w:id="4605" w:author="Zach Zukowski (R2 revision)" w:date="2026-05-17T00:00:00Z">
        <w:r>
          <w:t xml:space="preserve"> </w:t>
        </w:r>
      </w:ins>
      <w:ins w:id="4606" w:author="Zach Zukowski (R2 revision)" w:date="2026-05-17T00:00:00Z">
        <w:r>
          <w:t xml:space="preserve">designed to be distributed, but whether the recipients retained or sold</w:t>
        </w:r>
      </w:ins>
      <w:ins w:id="4607" w:author="Zach Zukowski (R2 revision)" w:date="2026-05-17T00:00:00Z">
        <w:r>
          <w:t xml:space="preserve"> </w:t>
        </w:r>
      </w:ins>
      <w:ins w:id="4608" w:author="Zach Zukowski (R2 revision)" w:date="2026-05-17T00:00:00Z">
        <w:r>
          <w:t xml:space="preserve">their positions.</w:t>
        </w:r>
      </w:ins>
    </w:p>
    <w:p>
      <w:pPr>
        <w:pStyle w:val="BodyText"/>
      </w:pPr>
      <w:ins w:id="4609" w:author="Zach Zukowski (R2 revision)" w:date="2026-05-17T00:00:00Z">
        <w:r>
          <w:t xml:space="preserve">The divergence between allocation design (null) and current insider</w:t>
        </w:r>
      </w:ins>
      <w:ins w:id="4610" w:author="Zach Zukowski (R2 revision)" w:date="2026-05-17T00:00:00Z">
        <w:r>
          <w:t xml:space="preserve"> </w:t>
        </w:r>
      </w:ins>
      <w:ins w:id="4611" w:author="Zach Zukowski (R2 revision)" w:date="2026-05-17T00:00:00Z">
        <w:r>
          <w:t xml:space="preserve">presence (descriptive mechanism) carries a design implication.</w:t>
        </w:r>
      </w:ins>
      <w:ins w:id="4612" w:author="Zach Zukowski (R2 revision)" w:date="2026-05-17T00:00:00Z">
        <w:r>
          <w:t xml:space="preserve"> </w:t>
        </w:r>
      </w:ins>
      <w:ins w:id="4613" w:author="Zach Zukowski (R2 revision)" w:date="2026-05-17T00:00:00Z">
        <w:r>
          <w:t xml:space="preserve">Governance concentration is not determined at launch; it emerges from</w:t>
        </w:r>
      </w:ins>
      <w:ins w:id="4614" w:author="Zach Zukowski (R2 revision)" w:date="2026-05-17T00:00:00Z">
        <w:r>
          <w:t xml:space="preserve"> </w:t>
        </w:r>
      </w:ins>
      <w:ins w:id="4615" w:author="Zach Zukowski (R2 revision)" w:date="2026-05-17T00:00:00Z">
        <w:r>
          <w:t xml:space="preserve">post-distribution dynamics. The allocation null (Section 3.4) is also</w:t>
        </w:r>
      </w:ins>
      <w:ins w:id="4616" w:author="Zach Zukowski (R2 revision)" w:date="2026-05-17T00:00:00Z">
        <w:r>
          <w:t xml:space="preserve"> </w:t>
        </w:r>
      </w:ins>
      <w:ins w:id="4617" w:author="Zach Zukowski (R2 revision)" w:date="2026-05-17T00:00:00Z">
        <w:r>
          <w:t xml:space="preserve">consistent with Michels’ (1911) observation that organizational</w:t>
        </w:r>
      </w:ins>
      <w:ins w:id="4618" w:author="Zach Zukowski (R2 revision)" w:date="2026-05-17T00:00:00Z">
        <w:r>
          <w:t xml:space="preserve"> </w:t>
        </w:r>
      </w:ins>
      <w:ins w:id="4619" w:author="Zach Zukowski (R2 revision)" w:date="2026-05-17T00:00:00Z">
        <w:r>
          <w:t xml:space="preserve">complexity inevitably concentrates power in a specialized leadership</w:t>
        </w:r>
      </w:ins>
      <w:ins w:id="4620" w:author="Zach Zukowski (R2 revision)" w:date="2026-05-17T00:00:00Z">
        <w:r>
          <w:t xml:space="preserve"> </w:t>
        </w:r>
      </w:ins>
      <w:ins w:id="4621" w:author="Zach Zukowski (R2 revision)" w:date="2026-05-17T00:00:00Z">
        <w:r>
          <w:t xml:space="preserve">class: early protocols’ commitment to governance minimization, the</w:t>
        </w:r>
      </w:ins>
      <w:ins w:id="4622" w:author="Zach Zukowski (R2 revision)" w:date="2026-05-17T00:00:00Z">
        <w:r>
          <w:t xml:space="preserve"> </w:t>
        </w:r>
      </w:ins>
      <w:ins w:id="4623" w:author="Zach Zukowski (R2 revision)" w:date="2026-05-17T00:00:00Z">
        <w:r>
          <w:t xml:space="preserve">assumption that minimal on-chain rules would produce emergent</w:t>
        </w:r>
      </w:ins>
      <w:ins w:id="4624" w:author="Zach Zukowski (R2 revision)" w:date="2026-05-17T00:00:00Z">
        <w:r>
          <w:t xml:space="preserve"> </w:t>
        </w:r>
      </w:ins>
      <w:ins w:id="4625" w:author="Zach Zukowski (R2 revision)" w:date="2026-05-17T00:00:00Z">
        <w:r>
          <w:t xml:space="preserve">decentralization is inconsistent with the concentration patterns the</w:t>
        </w:r>
      </w:ins>
      <w:ins w:id="4626" w:author="Zach Zukowski (R2 revision)" w:date="2026-05-17T00:00:00Z">
        <w:r>
          <w:t xml:space="preserve"> </w:t>
        </w:r>
      </w:ins>
      <w:ins w:id="4627" w:author="Zach Zukowski (R2 revision)" w:date="2026-05-17T00:00:00Z">
        <w:r>
          <w:t xml:space="preserve">ideology sought to prevent. Protocols whose insiders retain their</w:t>
        </w:r>
      </w:ins>
      <w:ins w:id="4628" w:author="Zach Zukowski (R2 revision)" w:date="2026-05-17T00:00:00Z">
        <w:r>
          <w:t xml:space="preserve"> </w:t>
        </w:r>
      </w:ins>
      <w:ins w:id="4629" w:author="Zach Zukowski (R2 revision)" w:date="2026-05-17T00:00:00Z">
        <w:r>
          <w:t xml:space="preserve">positions exhibit more concentrated governance outcomes, regardless of</w:t>
        </w:r>
      </w:ins>
      <w:ins w:id="4630" w:author="Zach Zukowski (R2 revision)" w:date="2026-05-17T00:00:00Z">
        <w:r>
          <w:t xml:space="preserve"> </w:t>
        </w:r>
      </w:ins>
      <w:ins w:id="4631" w:author="Zach Zukowski (R2 revision)" w:date="2026-05-17T00:00:00Z">
        <w:r>
          <w:t xml:space="preserve">how generously the initial allocation was designed. The count-based</w:t>
        </w:r>
      </w:ins>
      <w:ins w:id="4632" w:author="Zach Zukowski (R2 revision)" w:date="2026-05-17T00:00:00Z">
        <w:r>
          <w:t xml:space="preserve"> </w:t>
        </w:r>
      </w:ins>
      <w:ins w:id="4633" w:author="Zach Zukowski (R2 revision)" w:date="2026-05-17T00:00:00Z">
        <w:r>
          <w:t xml:space="preserve">tautology check (rho = 0.54 on non-insider HHI) suggests this is not</w:t>
        </w:r>
      </w:ins>
      <w:ins w:id="4634" w:author="Zach Zukowski (R2 revision)" w:date="2026-05-17T00:00:00Z">
        <w:r>
          <w:t xml:space="preserve"> </w:t>
        </w:r>
      </w:ins>
      <w:ins w:id="4635" w:author="Zach Zukowski (R2 revision)" w:date="2026-05-17T00:00:00Z">
        <w:r>
          <w:t xml:space="preserve">merely arithmetic: insider-heavy protocols attract or retain</w:t>
        </w:r>
      </w:ins>
      <w:ins w:id="4636" w:author="Zach Zukowski (R2 revision)" w:date="2026-05-17T00:00:00Z">
        <w:r>
          <w:t xml:space="preserve"> </w:t>
        </w:r>
      </w:ins>
      <w:ins w:id="4637" w:author="Zach Zukowski (R2 revision)" w:date="2026-05-17T00:00:00Z">
        <w:r>
          <w:t xml:space="preserve">concentrated non-insider holders as well, consistent with a pattern</w:t>
        </w:r>
      </w:ins>
      <w:ins w:id="4638" w:author="Zach Zukowski (R2 revision)" w:date="2026-05-17T00:00:00Z">
        <w:r>
          <w:t xml:space="preserve"> </w:t>
        </w:r>
      </w:ins>
      <w:ins w:id="4639" w:author="Zach Zukowski (R2 revision)" w:date="2026-05-17T00:00:00Z">
        <w:r>
          <w:t xml:space="preserve">where concentrated insider presence attracts or coexists with</w:t>
        </w:r>
      </w:ins>
      <w:ins w:id="4640" w:author="Zach Zukowski (R2 revision)" w:date="2026-05-17T00:00:00Z">
        <w:r>
          <w:t xml:space="preserve"> </w:t>
        </w:r>
      </w:ins>
      <w:ins w:id="4641" w:author="Zach Zukowski (R2 revision)" w:date="2026-05-17T00:00:00Z">
        <w:r>
          <w:t xml:space="preserve">concentrated non-insider holders, rather than insider balances alone</w:t>
        </w:r>
      </w:ins>
      <w:ins w:id="4642" w:author="Zach Zukowski (R2 revision)" w:date="2026-05-17T00:00:00Z">
        <w:r>
          <w:t xml:space="preserve"> </w:t>
        </w:r>
      </w:ins>
      <w:ins w:id="4643" w:author="Zach Zukowski (R2 revision)" w:date="2026-05-17T00:00:00Z">
        <w:r>
          <w:t xml:space="preserve">inflating the metric.</w:t>
        </w:r>
      </w:ins>
    </w:p>
    <w:p>
      <w:pPr>
        <w:pStyle w:val="BodyText"/>
      </w:pPr>
      <w:ins w:id="4644" w:author="Zach Zukowski (R2 revision)" w:date="2026-05-17T00:00:00Z">
        <w:r>
          <w:drawing>
            <wp:inline>
              <wp:extent cx="5029200" cy="3294092"/>
              <wp:effectExtent b="0" l="0" r="0" t="0"/>
              <wp:docPr descr="" title="" id="89" name="Picture"/>
              <a:graphic>
                <a:graphicData uri="http://schemas.openxmlformats.org/drawingml/2006/picture">
                  <pic:pic>
                    <pic:nvPicPr>
                      <pic:cNvPr descr="media/exhibit_initial_allocation.png" id="90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88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029200" cy="3294092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ins>
    </w:p>
    <w:p>
      <w:pPr>
        <w:pStyle w:val="BodyText"/>
      </w:pPr>
      <w:ins w:id="4645" w:author="Zach Zukowski (R2 revision)" w:date="2026-05-17T00:00:00Z">
        <w:r>
          <w:rPr>
            <w:b/>
            <w:bCs/>
            <w:i/>
            <w:iCs/>
          </w:rPr>
          <w:t xml:space="preserve">Figure 5.</w:t>
        </w:r>
      </w:ins>
      <w:ins w:id="4646" w:author="Zach Zukowski (R2 revision)" w:date="2026-05-17T00:00:00Z">
        <w:r>
          <w:rPr>
            <w:i/>
            <w:iCs/>
          </w:rPr>
          <w:t xml:space="preserve"> </w:t>
        </w:r>
      </w:ins>
      <w:ins w:id="4647" w:author="Zach Zukowski (R2 revision)" w:date="2026-05-17T00:00:00Z">
        <w:r>
          <w:rPr>
            <w:i/>
            <w:iCs/>
          </w:rPr>
          <w:t xml:space="preserve">Insider allocation (%) vs. corrected holding HHI for 37</w:t>
        </w:r>
      </w:ins>
      <w:ins w:id="4648" w:author="Zach Zukowski (R2 revision)" w:date="2026-05-17T00:00:00Z">
        <w:r>
          <w:rPr>
            <w:i/>
            <w:iCs/>
          </w:rPr>
          <w:t xml:space="preserve"> </w:t>
        </w:r>
      </w:ins>
      <w:ins w:id="4649" w:author="Zach Zukowski (R2 revision)" w:date="2026-05-17T00:00:00Z">
        <w:r>
          <w:rPr>
            <w:i/>
            <w:iCs/>
          </w:rPr>
          <w:t xml:space="preserve">regression-ready protocols. The null relationship (r = 0.18, p = 0.28)</w:t>
        </w:r>
      </w:ins>
      <w:ins w:id="4650" w:author="Zach Zukowski (R2 revision)" w:date="2026-05-17T00:00:00Z">
        <w:r>
          <w:rPr>
            <w:i/>
            <w:iCs/>
          </w:rPr>
          <w:t xml:space="preserve"> </w:t>
        </w:r>
      </w:ins>
      <w:ins w:id="4651" w:author="Zach Zukowski (R2 revision)" w:date="2026-05-17T00:00:00Z">
        <w:r>
          <w:rPr>
            <w:i/>
            <w:iCs/>
          </w:rPr>
          <w:t xml:space="preserve">is the paper’s lead finding: initial allocation design does not predict</w:t>
        </w:r>
      </w:ins>
      <w:ins w:id="4652" w:author="Zach Zukowski (R2 revision)" w:date="2026-05-17T00:00:00Z">
        <w:r>
          <w:rPr>
            <w:i/>
            <w:iCs/>
          </w:rPr>
          <w:t xml:space="preserve"> </w:t>
        </w:r>
      </w:ins>
      <w:ins w:id="4653" w:author="Zach Zukowski (R2 revision)" w:date="2026-05-17T00:00:00Z">
        <w:r>
          <w:rPr>
            <w:i/>
            <w:iCs/>
          </w:rPr>
          <w:t xml:space="preserve">post-distribution governance concentration. Reading the figure: the</w:t>
        </w:r>
      </w:ins>
      <w:ins w:id="4654" w:author="Zach Zukowski (R2 revision)" w:date="2026-05-17T00:00:00Z">
        <w:r>
          <w:rPr>
            <w:i/>
            <w:iCs/>
          </w:rPr>
          <w:t xml:space="preserve"> </w:t>
        </w:r>
      </w:ins>
      <w:ins w:id="4655" w:author="Zach Zukowski (R2 revision)" w:date="2026-05-17T00:00:00Z">
        <w:r>
          <w:rPr>
            <w:i/>
            <w:iCs/>
          </w:rPr>
          <w:t xml:space="preserve">absence of a downward slope is the finding; if insider allocation drove</w:t>
        </w:r>
      </w:ins>
      <w:ins w:id="4656" w:author="Zach Zukowski (R2 revision)" w:date="2026-05-17T00:00:00Z">
        <w:r>
          <w:rPr>
            <w:i/>
            <w:iCs/>
          </w:rPr>
          <w:t xml:space="preserve"> </w:t>
        </w:r>
      </w:ins>
      <w:ins w:id="4657" w:author="Zach Zukowski (R2 revision)" w:date="2026-05-17T00:00:00Z">
        <w:r>
          <w:rPr>
            <w:i/>
            <w:iCs/>
          </w:rPr>
          <w:t xml:space="preserve">concentration we would expect a positive slope, and if exclusion</w:t>
        </w:r>
      </w:ins>
      <w:ins w:id="4658" w:author="Zach Zukowski (R2 revision)" w:date="2026-05-17T00:00:00Z">
        <w:r>
          <w:rPr>
            <w:i/>
            <w:iCs/>
          </w:rPr>
          <w:t xml:space="preserve"> </w:t>
        </w:r>
      </w:ins>
      <w:ins w:id="4659" w:author="Zach Zukowski (R2 revision)" w:date="2026-05-17T00:00:00Z">
        <w:r>
          <w:rPr>
            <w:i/>
            <w:iCs/>
          </w:rPr>
          <w:t xml:space="preserve">overcorrected we would expect a negative slope.</w:t>
        </w:r>
      </w:ins>
    </w:p>
    <w:p>
      <w:pPr>
        <w:pStyle w:val="BodyText"/>
      </w:pPr>
      <w:ins w:id="4660" w:author="Zach Zukowski (R2 revision)" w:date="2026-05-17T00:00:00Z">
        <w:r>
          <w:t xml:space="preserve">Hyperliquid provides the strongest available test of the allocation</w:t>
        </w:r>
      </w:ins>
      <w:ins w:id="4661" w:author="Zach Zukowski (R2 revision)" w:date="2026-05-17T00:00:00Z">
        <w:r>
          <w:t xml:space="preserve"> </w:t>
        </w:r>
      </w:ins>
      <w:ins w:id="4662" w:author="Zach Zukowski (R2 revision)" w:date="2026-05-17T00:00:00Z">
        <w:r>
          <w:t xml:space="preserve">design hypothesis. The protocol accepted zero venture capital,</w:t>
        </w:r>
      </w:ins>
      <w:ins w:id="4663" w:author="Zach Zukowski (R2 revision)" w:date="2026-05-17T00:00:00Z">
        <w:r>
          <w:t xml:space="preserve"> </w:t>
        </w:r>
      </w:ins>
      <w:ins w:id="4664" w:author="Zach Zukowski (R2 revision)" w:date="2026-05-17T00:00:00Z">
        <w:r>
          <w:t xml:space="preserve">distributed 31% of total supply via a single community airdrop (the</w:t>
        </w:r>
      </w:ins>
      <w:ins w:id="4665" w:author="Zach Zukowski (R2 revision)" w:date="2026-05-17T00:00:00Z">
        <w:r>
          <w:t xml:space="preserve"> </w:t>
        </w:r>
      </w:ins>
      <w:ins w:id="4666" w:author="Zach Zukowski (R2 revision)" w:date="2026-05-17T00:00:00Z">
        <w:r>
          <w:t xml:space="preserve">largest in crypto history by dollar value), and operates a deflationary</w:t>
        </w:r>
      </w:ins>
      <w:ins w:id="4667" w:author="Zach Zukowski (R2 revision)" w:date="2026-05-17T00:00:00Z">
        <w:r>
          <w:t xml:space="preserve"> </w:t>
        </w:r>
      </w:ins>
      <w:ins w:id="4668" w:author="Zach Zukowski (R2 revision)" w:date="2026-05-17T00:00:00Z">
        <w:r>
          <w:t xml:space="preserve">model where 97% of trading fees purchase and burn the native token; it</w:t>
        </w:r>
      </w:ins>
      <w:ins w:id="4669" w:author="Zach Zukowski (R2 revision)" w:date="2026-05-17T00:00:00Z">
        <w:r>
          <w:t xml:space="preserve"> </w:t>
        </w:r>
      </w:ins>
      <w:ins w:id="4670" w:author="Zach Zukowski (R2 revision)" w:date="2026-05-17T00:00:00Z">
        <w:r>
          <w:t xml:space="preserve">has no ongoing emissions. Five protocol-controlled addresses were</w:t>
        </w:r>
      </w:ins>
      <w:ins w:id="4671" w:author="Zach Zukowski (R2 revision)" w:date="2026-05-17T00:00:00Z">
        <w:r>
          <w:t xml:space="preserve"> </w:t>
        </w:r>
      </w:ins>
      <w:ins w:id="4672" w:author="Zach Zukowski (R2 revision)" w:date="2026-05-17T00:00:00Z">
        <w:r>
          <w:t xml:space="preserve">excluded from the HHI computation: the Assistance Fund system address</w:t>
        </w:r>
      </w:ins>
      <w:ins w:id="4673" w:author="Zach Zukowski (R2 revision)" w:date="2026-05-17T00:00:00Z">
        <w:r>
          <w:t xml:space="preserve"> </w:t>
        </w:r>
      </w:ins>
      <w:ins w:id="4674" w:author="Zach Zukowski (R2 revision)" w:date="2026-05-17T00:00:00Z">
        <w:r>
          <w:t xml:space="preserve">(confirmed in Hyperliquid documentation), the burn address, the</w:t>
        </w:r>
      </w:ins>
      <w:ins w:id="4675" w:author="Zach Zukowski (R2 revision)" w:date="2026-05-17T00:00:00Z">
        <w:r>
          <w:t xml:space="preserve"> </w:t>
        </w:r>
      </w:ins>
      <w:ins w:id="4676" w:author="Zach Zukowski (R2 revision)" w:date="2026-05-17T00:00:00Z">
        <w:r>
          <w:t xml:space="preserve">community rewards treasury (241 million tokens, matching the published</w:t>
        </w:r>
      </w:ins>
      <w:ins w:id="4677" w:author="Zach Zukowski (R2 revision)" w:date="2026-05-17T00:00:00Z">
        <w:r>
          <w:t xml:space="preserve"> </w:t>
        </w:r>
      </w:ins>
      <w:ins w:id="4678" w:author="Zach Zukowski (R2 revision)" w:date="2026-05-17T00:00:00Z">
        <w:r>
          <w:t xml:space="preserve">allocation), the Foundation treasury (60 million tokens, exactly 6% of</w:t>
        </w:r>
      </w:ins>
      <w:ins w:id="4679" w:author="Zach Zukowski (R2 revision)" w:date="2026-05-17T00:00:00Z">
        <w:r>
          <w:t xml:space="preserve"> </w:t>
        </w:r>
      </w:ins>
      <w:ins w:id="4680" w:author="Zach Zukowski (R2 revision)" w:date="2026-05-17T00:00:00Z">
        <w:r>
          <w:t xml:space="preserve">total supply), and the staking manager contract (confirmed via</w:t>
        </w:r>
      </w:ins>
      <w:ins w:id="4681" w:author="Zach Zukowski (R2 revision)" w:date="2026-05-17T00:00:00Z">
        <w:r>
          <w:t xml:space="preserve"> </w:t>
        </w:r>
      </w:ins>
      <w:ins w:id="4682" w:author="Zach Zukowski (R2 revision)" w:date="2026-05-17T00:00:00Z">
        <w:r>
          <w:t xml:space="preserve">Hypurrscan). The resulting HHI of 0.005 is the lowest in the DeFi</w:t>
        </w:r>
      </w:ins>
      <w:ins w:id="4683" w:author="Zach Zukowski (R2 revision)" w:date="2026-05-17T00:00:00Z">
        <w:r>
          <w:t xml:space="preserve"> </w:t>
        </w:r>
      </w:ins>
      <w:ins w:id="4684" w:author="Zach Zukowski (R2 revision)" w:date="2026-05-17T00:00:00Z">
        <w:r>
          <w:t xml:space="preserve">subsample (Uniswap at 0.010 is the second-lowest after the universal</w:t>
        </w:r>
      </w:ins>
      <w:ins w:id="4685" w:author="Zach Zukowski (R2 revision)" w:date="2026-05-17T00:00:00Z">
        <w:r>
          <w:t xml:space="preserve"> </w:t>
        </w:r>
      </w:ins>
      <w:ins w:id="4686" w:author="Zach Zukowski (R2 revision)" w:date="2026-05-17T00:00:00Z">
        <w:r>
          <w:t xml:space="preserve">burn-rule exclusion, and Lido at 0.013 the third-lowest). Despite the</w:t>
        </w:r>
      </w:ins>
      <w:ins w:id="4687" w:author="Zach Zukowski (R2 revision)" w:date="2026-05-17T00:00:00Z">
        <w:r>
          <w:t xml:space="preserve"> </w:t>
        </w:r>
      </w:ins>
      <w:ins w:id="4688" w:author="Zach Zukowski (R2 revision)" w:date="2026-05-17T00:00:00Z">
        <w:r>
          <w:t xml:space="preserve">most community-favorable distribution</w:t>
        </w:r>
      </w:ins>
      <w:ins w:id="4689" w:author="Zach Zukowski (R2 revision)" w:date="2026-05-17T00:00:00Z">
        <w:r>
          <w:t xml:space="preserve"> </w:t>
        </w:r>
      </w:ins>
      <w:ins w:id="4690" w:author="Zach Zukowski (R2 revision)" w:date="2026-05-17T00:00:00Z">
        <w:r>
          <w:t xml:space="preserve">architecture in the sample, this single observation cannot establish a</w:t>
        </w:r>
      </w:ins>
      <w:ins w:id="4691" w:author="Zach Zukowski (R2 revision)" w:date="2026-05-17T00:00:00Z">
        <w:r>
          <w:t xml:space="preserve"> </w:t>
        </w:r>
      </w:ins>
      <w:ins w:id="4692" w:author="Zach Zukowski (R2 revision)" w:date="2026-05-17T00:00:00Z">
        <w:r>
          <w:t xml:space="preserve">causal claim on its own. The cross-sectional null (Pearson r = 0.18,</w:t>
        </w:r>
      </w:ins>
      <w:ins w:id="4693" w:author="Zach Zukowski (R2 revision)" w:date="2026-05-17T00:00:00Z">
        <w:r>
          <w:t xml:space="preserve"> </w:t>
        </w:r>
      </w:ins>
      <w:ins w:id="4694" w:author="Zach Zukowski (R2 revision)" w:date="2026-05-17T00:00:00Z">
        <w:r>
          <w:t xml:space="preserve">p = 0.28, N = 37) shows that protocols across the full range of</w:t>
        </w:r>
      </w:ins>
      <w:ins w:id="4695" w:author="Zach Zukowski (R2 revision)" w:date="2026-05-17T00:00:00Z">
        <w:r>
          <w:t xml:space="preserve"> </w:t>
        </w:r>
      </w:ins>
      <w:ins w:id="4696" w:author="Zach Zukowski (R2 revision)" w:date="2026-05-17T00:00:00Z">
        <w:r>
          <w:t xml:space="preserve">allocation designs achieve comparable concentration levels, consistent</w:t>
        </w:r>
      </w:ins>
      <w:ins w:id="4697" w:author="Zach Zukowski (R2 revision)" w:date="2026-05-17T00:00:00Z">
        <w:r>
          <w:t xml:space="preserve"> </w:t>
        </w:r>
      </w:ins>
      <w:ins w:id="4698" w:author="Zach Zukowski (R2 revision)" w:date="2026-05-17T00:00:00Z">
        <w:r>
          <w:t xml:space="preserve">with the finding that allocation design does not predict</w:t>
        </w:r>
      </w:ins>
      <w:ins w:id="4699" w:author="Zach Zukowski (R2 revision)" w:date="2026-05-17T00:00:00Z">
        <w:r>
          <w:t xml:space="preserve"> </w:t>
        </w:r>
      </w:ins>
      <w:ins w:id="4700" w:author="Zach Zukowski (R2 revision)" w:date="2026-05-17T00:00:00Z">
        <w:r>
          <w:t xml:space="preserve">post-distribution concentration.</w:t>
        </w:r>
      </w:ins>
    </w:p>
    <w:p>
      <w:pPr>
        <w:pStyle w:val="BodyText"/>
      </w:pPr>
      <w:ins w:id="4701" w:author="Zach Zukowski (R2 revision)" w:date="2026-05-17T00:00:00Z">
        <w:r>
          <w:t xml:space="preserve">The governance concentration patterns documented across the sample</w:t>
        </w:r>
      </w:ins>
      <w:ins w:id="4702" w:author="Zach Zukowski (R2 revision)" w:date="2026-05-17T00:00:00Z">
        <w:r>
          <w:t xml:space="preserve"> </w:t>
        </w:r>
      </w:ins>
      <w:ins w:id="4703" w:author="Zach Zukowski (R2 revision)" w:date="2026-05-17T00:00:00Z">
        <w:r>
          <w:t xml:space="preserve">(Section 3.2, Table 4; HHI range 0.004 to 0.199) have normative</w:t>
        </w:r>
      </w:ins>
      <w:ins w:id="4704" w:author="Zach Zukowski (R2 revision)" w:date="2026-05-17T00:00:00Z">
        <w:r>
          <w:t xml:space="preserve"> </w:t>
        </w:r>
      </w:ins>
      <w:ins w:id="4705" w:author="Zach Zukowski (R2 revision)" w:date="2026-05-17T00:00:00Z">
        <w:r>
          <w:t xml:space="preserve">significance beyond descriptive interest. The theoretical framework</w:t>
        </w:r>
      </w:ins>
      <w:ins w:id="4706" w:author="Zach Zukowski (R2 revision)" w:date="2026-05-17T00:00:00Z">
        <w:r>
          <w:t xml:space="preserve"> </w:t>
        </w:r>
      </w:ins>
      <w:ins w:id="4707" w:author="Zach Zukowski (R2 revision)" w:date="2026-05-17T00:00:00Z">
        <w:r>
          <w:t xml:space="preserve">(Section 2.9) argues that governance concentration affects legitimacy</w:t>
        </w:r>
      </w:ins>
      <w:ins w:id="4708" w:author="Zach Zukowski (R2 revision)" w:date="2026-05-17T00:00:00Z">
        <w:r>
          <w:t xml:space="preserve"> </w:t>
        </w:r>
      </w:ins>
      <w:ins w:id="4709" w:author="Zach Zukowski (R2 revision)" w:date="2026-05-17T00:00:00Z">
        <w:r>
          <w:t xml:space="preserve">through multiple channels: publicity (Hypothesis 1) is undermined when a</w:t>
        </w:r>
      </w:ins>
      <w:ins w:id="4710" w:author="Zach Zukowski (R2 revision)" w:date="2026-05-17T00:00:00Z">
        <w:r>
          <w:t xml:space="preserve"> </w:t>
        </w:r>
      </w:ins>
      <w:ins w:id="4711" w:author="Zach Zukowski (R2 revision)" w:date="2026-05-17T00:00:00Z">
        <w:r>
          <w:t xml:space="preserve">dominant holder can shape governance agendas without meaningful</w:t>
        </w:r>
      </w:ins>
      <w:ins w:id="4712" w:author="Zach Zukowski (R2 revision)" w:date="2026-05-17T00:00:00Z">
        <w:r>
          <w:t xml:space="preserve"> </w:t>
        </w:r>
      </w:ins>
      <w:ins w:id="4713" w:author="Zach Zukowski (R2 revision)" w:date="2026-05-17T00:00:00Z">
        <w:r>
          <w:t xml:space="preserve">deliberation; the Rawlsian fairness lens similarly flags these</w:t>
        </w:r>
      </w:ins>
      <w:ins w:id="4714" w:author="Zach Zukowski (R2 revision)" w:date="2026-05-17T00:00:00Z">
        <w:r>
          <w:t xml:space="preserve"> </w:t>
        </w:r>
      </w:ins>
      <w:ins w:id="4715" w:author="Zach Zukowski (R2 revision)" w:date="2026-05-17T00:00:00Z">
        <w:r>
          <w:t xml:space="preserve">protocols: token distribution reflecting initial venture allocation</w:t>
        </w:r>
      </w:ins>
      <w:ins w:id="4716" w:author="Zach Zukowski (R2 revision)" w:date="2026-05-17T00:00:00Z">
        <w:r>
          <w:t xml:space="preserve"> </w:t>
        </w:r>
      </w:ins>
      <w:ins w:id="4717" w:author="Zach Zukowski (R2 revision)" w:date="2026-05-17T00:00:00Z">
        <w:r>
          <w:t xml:space="preserve">rather than contribution compromises the conditions for fair</w:t>
        </w:r>
      </w:ins>
      <w:ins w:id="4718" w:author="Zach Zukowski (R2 revision)" w:date="2026-05-17T00:00:00Z">
        <w:r>
          <w:t xml:space="preserve"> </w:t>
        </w:r>
      </w:ins>
      <w:ins w:id="4719" w:author="Zach Zukowski (R2 revision)" w:date="2026-05-17T00:00:00Z">
        <w:r>
          <w:t xml:space="preserve">institutional design. Contestability and non-domination (Hypothesis 2)</w:t>
        </w:r>
      </w:ins>
      <w:ins w:id="4720" w:author="Zach Zukowski (R2 revision)" w:date="2026-05-17T00:00:00Z">
        <w:r>
          <w:t xml:space="preserve"> </w:t>
        </w:r>
      </w:ins>
      <w:ins w:id="4721" w:author="Zach Zukowski (R2 revision)" w:date="2026-05-17T00:00:00Z">
        <w:r>
          <w:t xml:space="preserve">are directly threatened when minority stakeholders lack practical</w:t>
        </w:r>
      </w:ins>
      <w:ins w:id="4722" w:author="Zach Zukowski (R2 revision)" w:date="2026-05-17T00:00:00Z">
        <w:r>
          <w:t xml:space="preserve"> </w:t>
        </w:r>
      </w:ins>
      <w:ins w:id="4723" w:author="Zach Zukowski (R2 revision)" w:date="2026-05-17T00:00:00Z">
        <w:r>
          <w:t xml:space="preserve">ability to contest decisions.</w:t>
        </w:r>
      </w:ins>
      <w:ins w:id="4724" w:author="Zach Zukowski (R2 revision)" w:date="2026-05-17T00:00:00Z">
        <w:r>
          <w:br/>
        </w:r>
      </w:ins>
      <w:ins w:id="4725" w:author="Zach Zukowski (R2 revision)" w:date="2026-05-17T00:00:00Z">
        <w:r>
          <w:t xml:space="preserve">The normative framework interprets this DePIN concentration gap as a</w:t>
        </w:r>
      </w:ins>
      <w:ins w:id="4726" w:author="Zach Zukowski (R2 revision)" w:date="2026-05-17T00:00:00Z">
        <w:r>
          <w:t xml:space="preserve"> </w:t>
        </w:r>
      </w:ins>
      <w:ins w:id="4727" w:author="Zach Zukowski (R2 revision)" w:date="2026-05-17T00:00:00Z">
        <w:r>
          <w:t xml:space="preserve">legitimacy concern: if governance tokens are concentrated, the</w:t>
        </w:r>
      </w:ins>
      <w:ins w:id="4728" w:author="Zach Zukowski (R2 revision)" w:date="2026-05-17T00:00:00Z">
        <w:r>
          <w:t xml:space="preserve"> </w:t>
        </w:r>
      </w:ins>
      <w:ins w:id="4729" w:author="Zach Zukowski (R2 revision)" w:date="2026-05-17T00:00:00Z">
        <w:r>
          <w:t xml:space="preserve">conditions that the five traditions identify as essential for legitimacy</w:t>
        </w:r>
      </w:ins>
      <w:ins w:id="4730" w:author="Zach Zukowski (R2 revision)" w:date="2026-05-17T00:00:00Z">
        <w:r>
          <w:t xml:space="preserve"> </w:t>
        </w:r>
      </w:ins>
      <w:ins w:id="4731" w:author="Zach Zukowski (R2 revision)" w:date="2026-05-17T00:00:00Z">
        <w:r>
          <w:t xml:space="preserve">are structurally harder to satisfy. This interpretation is normative,</w:t>
        </w:r>
      </w:ins>
      <w:ins w:id="4732" w:author="Zach Zukowski (R2 revision)" w:date="2026-05-17T00:00:00Z">
        <w:r>
          <w:t xml:space="preserve"> </w:t>
        </w:r>
      </w:ins>
      <w:ins w:id="4733" w:author="Zach Zukowski (R2 revision)" w:date="2026-05-17T00:00:00Z">
        <w:r>
          <w:t xml:space="preserve">not causal; the concentration data are descriptive, and the legitimacy</w:t>
        </w:r>
      </w:ins>
      <w:ins w:id="4734" w:author="Zach Zukowski (R2 revision)" w:date="2026-05-17T00:00:00Z">
        <w:r>
          <w:t xml:space="preserve"> </w:t>
        </w:r>
      </w:ins>
      <w:ins w:id="4735" w:author="Zach Zukowski (R2 revision)" w:date="2026-05-17T00:00:00Z">
        <w:r>
          <w:t xml:space="preserve">inference follows from the framework rather than from direct observation</w:t>
        </w:r>
      </w:ins>
      <w:ins w:id="4736" w:author="Zach Zukowski (R2 revision)" w:date="2026-05-17T00:00:00Z">
        <w:r>
          <w:t xml:space="preserve"> </w:t>
        </w:r>
      </w:ins>
      <w:ins w:id="4737" w:author="Zach Zukowski (R2 revision)" w:date="2026-05-17T00:00:00Z">
        <w:r>
          <w:t xml:space="preserve">of governance quality. Testing that prediction requires the longitudinal</w:t>
        </w:r>
      </w:ins>
      <w:ins w:id="4738" w:author="Zach Zukowski (R2 revision)" w:date="2026-05-17T00:00:00Z">
        <w:r>
          <w:t xml:space="preserve"> </w:t>
        </w:r>
      </w:ins>
      <w:ins w:id="4739" w:author="Zach Zukowski (R2 revision)" w:date="2026-05-17T00:00:00Z">
        <w:r>
          <w:t xml:space="preserve">evidence beyond the scope of this paper.</w:t>
        </w:r>
      </w:ins>
    </w:p>
    <w:p>
      <w:pPr>
        <w:pStyle w:val="BodyText"/>
      </w:pPr>
      <w:ins w:id="4740" w:author="Zach Zukowski (R2 revision)" w:date="2026-05-17T00:00:00Z">
        <w:r>
          <w:t xml:space="preserve">The null pattern extends beyond allocation to financial sustainability</w:t>
        </w:r>
      </w:ins>
      <w:ins w:id="4741" w:author="Zach Zukowski (R2 revision)" w:date="2026-05-17T00:00:00Z">
        <w:r>
          <w:t xml:space="preserve"> </w:t>
        </w:r>
      </w:ins>
      <w:ins w:id="4742" w:author="Zach Zukowski (R2 revision)" w:date="2026-05-17T00:00:00Z">
        <w:r>
          <w:t xml:space="preserve">more broadly. Three protocols with nearly identical subsidy ratios (DIMO</w:t>
        </w:r>
      </w:ins>
      <w:ins w:id="4743" w:author="Zach Zukowski (R2 revision)" w:date="2026-05-17T00:00:00Z">
        <w:r>
          <w:t xml:space="preserve"> </w:t>
        </w:r>
      </w:ins>
      <w:ins w:id="4744" w:author="Zach Zukowski (R2 revision)" w:date="2026-05-17T00:00:00Z">
        <w:r>
          <w:t xml:space="preserve">at 0.33x, Aethir at 0.36x, Aave at 0.37x) exhibit governance HHI values</w:t>
        </w:r>
      </w:ins>
      <w:ins w:id="4745" w:author="Zach Zukowski (R2 revision)" w:date="2026-05-17T00:00:00Z">
        <w:r>
          <w:t xml:space="preserve"> </w:t>
        </w:r>
      </w:ins>
      <w:ins w:id="4746" w:author="Zach Zukowski (R2 revision)" w:date="2026-05-17T00:00:00Z">
        <w:r>
          <w:t xml:space="preserve">of 0.038, 0.153, and 0.020 respectively. All three are revenue-dominant;</w:t>
        </w:r>
      </w:ins>
      <w:ins w:id="4747" w:author="Zach Zukowski (R2 revision)" w:date="2026-05-17T00:00:00Z">
        <w:r>
          <w:t xml:space="preserve"> </w:t>
        </w:r>
      </w:ins>
      <w:ins w:id="4748" w:author="Zach Zukowski (R2 revision)" w:date="2026-05-17T00:00:00Z">
        <w:r>
          <w:t xml:space="preserve">their concentration spans the full range of the 40-protocol sample.</w:t>
        </w:r>
      </w:ins>
      <w:ins w:id="4749" w:author="Zach Zukowski (R2 revision)" w:date="2026-05-17T00:00:00Z">
        <w:r>
          <w:t xml:space="preserve"> </w:t>
        </w:r>
      </w:ins>
      <w:ins w:id="4750" w:author="Zach Zukowski (R2 revision)" w:date="2026-05-17T00:00:00Z">
        <w:r>
          <w:t xml:space="preserve">Financial sustainability is neither necessary nor sufficient for</w:t>
        </w:r>
      </w:ins>
      <w:ins w:id="4751" w:author="Zach Zukowski (R2 revision)" w:date="2026-05-17T00:00:00Z">
        <w:r>
          <w:t xml:space="preserve"> </w:t>
        </w:r>
      </w:ins>
      <w:ins w:id="4752" w:author="Zach Zukowski (R2 revision)" w:date="2026-05-17T00:00:00Z">
        <w:r>
          <w:t xml:space="preserve">governance decentralization.</w:t>
        </w:r>
      </w:ins>
    </w:p>
    <w:p>
      <w:pPr>
        <w:pStyle w:val="BodyText"/>
      </w:pPr>
      <w:ins w:id="4753" w:author="Zach Zukowski (R2 revision)" w:date="2026-05-17T00:00:00Z">
        <w:r>
          <w:t xml:space="preserve">Table 6 reports multivariate OLS regressions of HHI on protocol</w:t>
        </w:r>
      </w:ins>
      <w:ins w:id="4754" w:author="Zach Zukowski (R2 revision)" w:date="2026-05-17T00:00:00Z">
        <w:r>
          <w:t xml:space="preserve"> </w:t>
        </w:r>
      </w:ins>
      <w:ins w:id="4755" w:author="Zach Zukowski (R2 revision)" w:date="2026-05-17T00:00:00Z">
        <w:r>
          <w:t xml:space="preserve">characteristics. The DePIN coefficient is positive and statistically</w:t>
        </w:r>
      </w:ins>
      <w:ins w:id="4756" w:author="Zach Zukowski (R2 revision)" w:date="2026-05-17T00:00:00Z">
        <w:r>
          <w:t xml:space="preserve"> </w:t>
        </w:r>
      </w:ins>
      <w:ins w:id="4757" w:author="Zach Zukowski (R2 revision)" w:date="2026-05-17T00:00:00Z">
        <w:r>
          <w:t xml:space="preserve">significant in Models 1 and 2 (Model 1: 0.048, p = 0.012, N = 38; Model</w:t>
        </w:r>
      </w:ins>
      <w:ins w:id="4758" w:author="Zach Zukowski (R2 revision)" w:date="2026-05-17T00:00:00Z">
        <w:r>
          <w:t xml:space="preserve"> </w:t>
        </w:r>
      </w:ins>
      <w:ins w:id="4759" w:author="Zach Zukowski (R2 revision)" w:date="2026-05-17T00:00:00Z">
        <w:r>
          <w:t xml:space="preserve">2: 0.050, p = 0.027, N = 36) and borderline significant in Model 3</w:t>
        </w:r>
      </w:ins>
      <w:ins w:id="4760" w:author="Zach Zukowski (R2 revision)" w:date="2026-05-17T00:00:00Z">
        <w:r>
          <w:t xml:space="preserve"> </w:t>
        </w:r>
      </w:ins>
      <w:ins w:id="4761" w:author="Zach Zukowski (R2 revision)" w:date="2026-05-17T00:00:00Z">
        <w:r>
          <w:t xml:space="preserve">(0.048, p = 0.050, N = 35). No other covariate achieves p &lt; 0.10. In</w:t>
        </w:r>
      </w:ins>
      <w:ins w:id="4762" w:author="Zach Zukowski (R2 revision)" w:date="2026-05-17T00:00:00Z">
        <w:r>
          <w:t xml:space="preserve"> </w:t>
        </w:r>
      </w:ins>
      <w:ins w:id="4763" w:author="Zach Zukowski (R2 revision)" w:date="2026-05-17T00:00:00Z">
        <w:r>
          <w:t xml:space="preserve">particular, the initial insider allocation percentage used as a Table 6</w:t>
        </w:r>
      </w:ins>
      <w:ins w:id="4764" w:author="Zach Zukowski (R2 revision)" w:date="2026-05-17T00:00:00Z">
        <w:r>
          <w:t xml:space="preserve"> </w:t>
        </w:r>
      </w:ins>
      <w:ins w:id="4765" w:author="Zach Zukowski (R2 revision)" w:date="2026-05-17T00:00:00Z">
        <w:r>
          <w:t xml:space="preserve">covariate is not significant, consistent with the bivariate null in</w:t>
        </w:r>
      </w:ins>
      <w:ins w:id="4766" w:author="Zach Zukowski (R2 revision)" w:date="2026-05-17T00:00:00Z">
        <w:r>
          <w:t xml:space="preserve"> </w:t>
        </w:r>
      </w:ins>
      <w:ins w:id="4767" w:author="Zach Zukowski (R2 revision)" w:date="2026-05-17T00:00:00Z">
        <w:r>
          <w:t xml:space="preserve">Table 5. This is distinct from the current insider-retention measure</w:t>
        </w:r>
      </w:ins>
      <w:ins w:id="4768" w:author="Zach Zukowski (R2 revision)" w:date="2026-05-17T00:00:00Z">
        <w:r>
          <w:t xml:space="preserve"> </w:t>
        </w:r>
      </w:ins>
      <w:ins w:id="4769" w:author="Zach Zukowski (R2 revision)" w:date="2026-05-17T00:00:00Z">
        <w:r>
          <w:t xml:space="preserve">reported in Section 3.4 (Spearman rho = 0.48), which counts how many of</w:t>
        </w:r>
      </w:ins>
      <w:ins w:id="4770" w:author="Zach Zukowski (R2 revision)" w:date="2026-05-17T00:00:00Z">
        <w:r>
          <w:t xml:space="preserve"> </w:t>
        </w:r>
      </w:ins>
      <w:ins w:id="4771" w:author="Zach Zukowski (R2 revision)" w:date="2026-05-17T00:00:00Z">
        <w:r>
          <w:t xml:space="preserve">a protocol's top-10 holders are insiders rather than measuring the</w:t>
        </w:r>
      </w:ins>
      <w:ins w:id="4772" w:author="Zach Zukowski (R2 revision)" w:date="2026-05-17T00:00:00Z">
        <w:r>
          <w:t xml:space="preserve"> </w:t>
        </w:r>
      </w:ins>
      <w:ins w:id="4773" w:author="Zach Zukowski (R2 revision)" w:date="2026-05-17T00:00:00Z">
        <w:r>
          <w:t xml:space="preserve">share of supply allocated to insiders at launch. The adjusted R-squared</w:t>
        </w:r>
      </w:ins>
      <w:ins w:id="4774" w:author="Zach Zukowski (R2 revision)" w:date="2026-05-17T00:00:00Z">
        <w:r>
          <w:t xml:space="preserve"> </w:t>
        </w:r>
      </w:ins>
      <w:ins w:id="4775" w:author="Zach Zukowski (R2 revision)" w:date="2026-05-17T00:00:00Z">
        <w:r>
          <w:t xml:space="preserve">ranges from 0.14 to 0.17, indicating that sector membership accounts for</w:t>
        </w:r>
      </w:ins>
      <w:ins w:id="4776" w:author="Zach Zukowski (R2 revision)" w:date="2026-05-17T00:00:00Z">
        <w:r>
          <w:t xml:space="preserve"> </w:t>
        </w:r>
      </w:ins>
      <w:ins w:id="4777" w:author="Zach Zukowski (R2 revision)" w:date="2026-05-17T00:00:00Z">
        <w:r>
          <w:t xml:space="preserve">more cross-sectional variation than protocol age, valuation, or</w:t>
        </w:r>
      </w:ins>
      <w:ins w:id="4778" w:author="Zach Zukowski (R2 revision)" w:date="2026-05-17T00:00:00Z">
        <w:r>
          <w:t xml:space="preserve"> </w:t>
        </w:r>
      </w:ins>
      <w:ins w:id="4779" w:author="Zach Zukowski (R2 revision)" w:date="2026-05-17T00:00:00Z">
        <w:r>
          <w:t xml:space="preserve">allocation structure. The sample (N = 35 to 38 depending on</w:t>
        </w:r>
      </w:ins>
      <w:ins w:id="4780" w:author="Zach Zukowski (R2 revision)" w:date="2026-05-17T00:00:00Z">
        <w:r>
          <w:t xml:space="preserve"> </w:t>
        </w:r>
      </w:ins>
      <w:ins w:id="4781" w:author="Zach Zukowski (R2 revision)" w:date="2026-05-17T00:00:00Z">
        <w:r>
          <w:t xml:space="preserve">specification) remains too small to reliably isolate independent</w:t>
        </w:r>
      </w:ins>
      <w:ins w:id="4782" w:author="Zach Zukowski (R2 revision)" w:date="2026-05-17T00:00:00Z">
        <w:r>
          <w:t xml:space="preserve"> </w:t>
        </w:r>
      </w:ins>
      <w:ins w:id="4783" w:author="Zach Zukowski (R2 revision)" w:date="2026-05-17T00:00:00Z">
        <w:r>
          <w:t xml:space="preserve">effects; the pipeline specification (</w:t>
        </w:r>
      </w:ins>
      <w:hyperlink r:id="rId75">
        <w:ins w:id="4784" w:author="Zach Zukowski (R2 revision)" w:date="2026-05-17T00:00:00Z">
          <w:r>
            <w:rPr>
              <w:rStyle w:val="Hyperlink"/>
              <w:u w:val="single"/>
            </w:rPr>
            <w:t xml:space="preserve">Supplementary File</w:t>
          </w:r>
        </w:ins>
        <w:ins w:id="4785" w:author="Zach Zukowski (R2 revision)" w:date="2026-05-17T00:00:00Z">
          <w:r>
            <w:rPr>
              <w:rStyle w:val="Hyperlink"/>
              <w:u w:val="single"/>
            </w:rPr>
            <w:t xml:space="preserve"> </w:t>
          </w:r>
        </w:ins>
        <w:ins w:id="4786" w:author="Zach Zukowski (R2 revision)" w:date="2026-05-17T00:00:00Z">
          <w:r>
            <w:rPr>
              <w:rStyle w:val="Hyperlink"/>
              <w:u w:val="single"/>
            </w:rPr>
            <w:t xml:space="preserve">S5</w:t>
          </w:r>
        </w:ins>
      </w:hyperlink>
      <w:ins w:id="4787" w:author="Zach Zukowski (R2 revision)" w:date="2026-05-17T00:00:00Z">
        <w:r>
          <w:t xml:space="preserve">)</w:t>
        </w:r>
      </w:ins>
      <w:ins w:id="4788" w:author="Zach Zukowski (R2 revision)" w:date="2026-05-17T00:00:00Z">
        <w:r>
          <w:t xml:space="preserve"> </w:t>
        </w:r>
      </w:ins>
      <w:ins w:id="4789" w:author="Zach Zukowski (R2 revision)" w:date="2026-05-17T00:00:00Z">
        <w:r>
          <w:t xml:space="preserve">documents the infrastructure for replication at larger sample sizes.</w:t>
        </w:r>
      </w:ins>
    </w:p>
    <w:tbl>
      <w:tblPr>
        <w:tblStyle w:val="Table"/>
        <w:tblW w:type="pct" w:w="4868"/>
        <w:tblLayout w:type="fixed"/>
        <w:tblLook w:firstRow="1" w:lastRow="0" w:firstColumn="0" w:lastColumn="0" w:noHBand="0" w:noVBand="0" w:val="0020"/>
      </w:tblPr>
      <w:tblGrid>
        <w:gridCol w:w="2709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ins w:id="4790" w:author="Zach Zukowski (R2 revision)" w:date="2026-05-17T00:00:00Z">
              <w:r>
                <w:rPr>
                  <w:b/>
                  <w:bCs/>
                </w:rPr>
                <w:t xml:space="preserve">Model 1</w:t>
              </w:r>
            </w:ins>
          </w:p>
        </w:tc>
        <w:tc>
          <w:tcPr/>
          <w:p>
            <w:pPr>
              <w:pStyle w:val="Compact"/>
              <w:jc w:val="left"/>
            </w:pPr>
            <w:ins w:id="4791" w:author="Zach Zukowski (R2 revision)" w:date="2026-05-17T00:00:00Z">
              <w:r>
                <w:rPr>
                  <w:b/>
                  <w:bCs/>
                </w:rPr>
                <w:t xml:space="preserve">Model 2</w:t>
              </w:r>
            </w:ins>
          </w:p>
        </w:tc>
        <w:tc>
          <w:tcPr/>
          <w:p>
            <w:pPr>
              <w:pStyle w:val="Compact"/>
              <w:jc w:val="left"/>
            </w:pPr>
            <w:ins w:id="4792" w:author="Zach Zukowski (R2 revision)" w:date="2026-05-17T00:00:00Z">
              <w:r>
                <w:rPr>
                  <w:b/>
                  <w:bCs/>
                </w:rPr>
                <w:t xml:space="preserve">Model 3</w:t>
              </w:r>
            </w:ins>
          </w:p>
        </w:tc>
      </w:tr>
      <w:tr>
        <w:tc>
          <w:tcPr/>
          <w:p>
            <w:pPr>
              <w:pStyle w:val="Compact"/>
            </w:pPr>
            <w:ins w:id="4793" w:author="Zach Zukowski (R2 revision)" w:date="2026-05-17T00:00:00Z">
              <w:r>
                <w:t xml:space="preserve">DePIN (vs DeFi)</w:t>
              </w:r>
            </w:ins>
          </w:p>
        </w:tc>
        <w:tc>
          <w:tcPr/>
          <w:p>
            <w:pPr>
              <w:pStyle w:val="Compact"/>
              <w:jc w:val="left"/>
            </w:pPr>
            <w:ins w:id="4794" w:author="Zach Zukowski (R2 revision)" w:date="2026-05-17T00:00:00Z">
              <w:r>
                <w:t xml:space="preserve">0.048**</w:t>
              </w:r>
            </w:ins>
          </w:p>
        </w:tc>
        <w:tc>
          <w:tcPr/>
          <w:p>
            <w:pPr>
              <w:pStyle w:val="Compact"/>
              <w:jc w:val="left"/>
            </w:pPr>
            <w:ins w:id="4795" w:author="Zach Zukowski (R2 revision)" w:date="2026-05-17T00:00:00Z">
              <w:r>
                <w:t xml:space="preserve">0.050**</w:t>
              </w:r>
            </w:ins>
          </w:p>
        </w:tc>
        <w:tc>
          <w:tcPr/>
          <w:p>
            <w:pPr>
              <w:pStyle w:val="Compact"/>
              <w:jc w:val="left"/>
            </w:pPr>
            <w:ins w:id="4796" w:author="Zach Zukowski (R2 revision)" w:date="2026-05-17T00:00:00Z">
              <w:r>
                <w:t xml:space="preserve">0.048*</w:t>
              </w:r>
            </w:ins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ins w:id="4797" w:author="Zach Zukowski (R2 revision)" w:date="2026-05-17T00:00:00Z">
              <w:r>
                <w:t xml:space="preserve">(0.019)</w:t>
              </w:r>
            </w:ins>
          </w:p>
        </w:tc>
        <w:tc>
          <w:tcPr/>
          <w:p>
            <w:pPr>
              <w:pStyle w:val="Compact"/>
              <w:jc w:val="left"/>
            </w:pPr>
            <w:ins w:id="4798" w:author="Zach Zukowski (R2 revision)" w:date="2026-05-17T00:00:00Z">
              <w:r>
                <w:t xml:space="preserve">(0.023)</w:t>
              </w:r>
            </w:ins>
          </w:p>
        </w:tc>
        <w:tc>
          <w:tcPr/>
          <w:p>
            <w:pPr>
              <w:pStyle w:val="Compact"/>
              <w:jc w:val="left"/>
            </w:pPr>
            <w:ins w:id="4799" w:author="Zach Zukowski (R2 revision)" w:date="2026-05-17T00:00:00Z">
              <w:r>
                <w:t xml:space="preserve">(0.025)</w:t>
              </w:r>
            </w:ins>
          </w:p>
        </w:tc>
      </w:tr>
      <w:tr>
        <w:tc>
          <w:tcPr/>
          <w:p>
            <w:pPr>
              <w:pStyle w:val="Compact"/>
            </w:pPr>
            <w:ins w:id="4800" w:author="Zach Zukowski (R2 revision)" w:date="2026-05-17T00:00:00Z">
              <w:r>
                <w:t xml:space="preserve">L1/L2/Infra (vs DeFi)</w:t>
              </w:r>
            </w:ins>
          </w:p>
        </w:tc>
        <w:tc>
          <w:tcPr/>
          <w:p>
            <w:pPr>
              <w:pStyle w:val="Compact"/>
              <w:jc w:val="left"/>
            </w:pPr>
            <w:ins w:id="4801" w:author="Zach Zukowski (R2 revision)" w:date="2026-05-17T00:00:00Z">
              <w:r>
                <w:t xml:space="preserve">-0.011</w:t>
              </w:r>
            </w:ins>
          </w:p>
        </w:tc>
        <w:tc>
          <w:tcPr/>
          <w:p>
            <w:pPr>
              <w:pStyle w:val="Compact"/>
              <w:jc w:val="left"/>
            </w:pPr>
            <w:ins w:id="4802" w:author="Zach Zukowski (R2 revision)" w:date="2026-05-17T00:00:00Z">
              <w:r>
                <w:t xml:space="preserve">-0.010</w:t>
              </w:r>
            </w:ins>
          </w:p>
        </w:tc>
        <w:tc>
          <w:tcPr/>
          <w:p>
            <w:pPr>
              <w:pStyle w:val="Compact"/>
              <w:jc w:val="left"/>
            </w:pPr>
            <w:ins w:id="4803" w:author="Zach Zukowski (R2 revision)" w:date="2026-05-17T00:00:00Z">
              <w:r>
                <w:t xml:space="preserve">-0.014</w:t>
              </w:r>
            </w:ins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ins w:id="4804" w:author="Zach Zukowski (R2 revision)" w:date="2026-05-17T00:00:00Z">
              <w:r>
                <w:t xml:space="preserve">(0.019)</w:t>
              </w:r>
            </w:ins>
          </w:p>
        </w:tc>
        <w:tc>
          <w:tcPr/>
          <w:p>
            <w:pPr>
              <w:pStyle w:val="Compact"/>
              <w:jc w:val="left"/>
            </w:pPr>
            <w:ins w:id="4805" w:author="Zach Zukowski (R2 revision)" w:date="2026-05-17T00:00:00Z">
              <w:r>
                <w:t xml:space="preserve">(0.022)</w:t>
              </w:r>
            </w:ins>
          </w:p>
        </w:tc>
        <w:tc>
          <w:tcPr/>
          <w:p>
            <w:pPr>
              <w:pStyle w:val="Compact"/>
              <w:jc w:val="left"/>
            </w:pPr>
            <w:ins w:id="4806" w:author="Zach Zukowski (R2 revision)" w:date="2026-05-17T00:00:00Z">
              <w:r>
                <w:t xml:space="preserve">(0.025)</w:t>
              </w:r>
            </w:ins>
          </w:p>
        </w:tc>
      </w:tr>
      <w:tr>
        <w:tc>
          <w:tcPr/>
          <w:p>
            <w:pPr>
              <w:pStyle w:val="Compact"/>
            </w:pPr>
            <w:ins w:id="4807" w:author="Zach Zukowski (R2 revision)" w:date="2026-05-17T00:00:00Z">
              <w:r>
                <w:t xml:space="preserve">Social (vs DeFi)</w:t>
              </w:r>
            </w:ins>
          </w:p>
        </w:tc>
        <w:tc>
          <w:tcPr/>
          <w:p>
            <w:pPr>
              <w:pStyle w:val="Compact"/>
              <w:jc w:val="left"/>
            </w:pPr>
            <w:ins w:id="4808" w:author="Zach Zukowski (R2 revision)" w:date="2026-05-17T00:00:00Z">
              <w:r>
                <w:t xml:space="preserve">0.034</w:t>
              </w:r>
            </w:ins>
          </w:p>
        </w:tc>
        <w:tc>
          <w:tcPr/>
          <w:p>
            <w:pPr>
              <w:pStyle w:val="Compact"/>
              <w:jc w:val="left"/>
            </w:pPr>
            <w:ins w:id="4809" w:author="Zach Zukowski (R2 revision)" w:date="2026-05-17T00:00:00Z">
              <w:r>
                <w:t xml:space="preserve">0.029</w:t>
              </w:r>
            </w:ins>
          </w:p>
        </w:tc>
        <w:tc>
          <w:tcPr/>
          <w:p>
            <w:pPr>
              <w:pStyle w:val="Compact"/>
              <w:jc w:val="left"/>
            </w:pPr>
            <w:ins w:id="4810" w:author="Zach Zukowski (R2 revision)" w:date="2026-05-17T00:00:00Z">
              <w:r>
                <w:t xml:space="preserve">0.029</w:t>
              </w:r>
            </w:ins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ins w:id="4811" w:author="Zach Zukowski (R2 revision)" w:date="2026-05-17T00:00:00Z">
              <w:r>
                <w:t xml:space="preserve">(0.063)</w:t>
              </w:r>
            </w:ins>
          </w:p>
        </w:tc>
        <w:tc>
          <w:tcPr/>
          <w:p>
            <w:pPr>
              <w:pStyle w:val="Compact"/>
              <w:jc w:val="left"/>
            </w:pPr>
            <w:ins w:id="4812" w:author="Zach Zukowski (R2 revision)" w:date="2026-05-17T00:00:00Z">
              <w:r>
                <w:t xml:space="preserve">(0.075)</w:t>
              </w:r>
            </w:ins>
          </w:p>
        </w:tc>
        <w:tc>
          <w:tcPr/>
          <w:p>
            <w:pPr>
              <w:pStyle w:val="Compact"/>
              <w:jc w:val="left"/>
            </w:pPr>
            <w:ins w:id="4813" w:author="Zach Zukowski (R2 revision)" w:date="2026-05-17T00:00:00Z">
              <w:r>
                <w:t xml:space="preserve">(0.095)</w:t>
              </w:r>
            </w:ins>
          </w:p>
        </w:tc>
      </w:tr>
      <w:tr>
        <w:tc>
          <w:tcPr/>
          <w:p>
            <w:pPr>
              <w:pStyle w:val="Compact"/>
            </w:pPr>
            <w:ins w:id="4814" w:author="Zach Zukowski (R2 revision)" w:date="2026-05-17T00:00:00Z">
              <w:r>
                <w:t xml:space="preserve">Protocol age (years)</w:t>
              </w:r>
            </w:ins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ins w:id="4815" w:author="Zach Zukowski (R2 revision)" w:date="2026-05-17T00:00:00Z">
              <w:r>
                <w:t xml:space="preserve">0.000</w:t>
              </w:r>
            </w:ins>
          </w:p>
        </w:tc>
        <w:tc>
          <w:tcPr/>
          <w:p>
            <w:pPr>
              <w:pStyle w:val="Compact"/>
              <w:jc w:val="left"/>
            </w:pPr>
            <w:ins w:id="4816" w:author="Zach Zukowski (R2 revision)" w:date="2026-05-17T00:00:00Z">
              <w:r>
                <w:t xml:space="preserve">-0.001</w:t>
              </w:r>
            </w:ins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ins w:id="4817" w:author="Zach Zukowski (R2 revision)" w:date="2026-05-17T00:00:00Z">
              <w:r>
                <w:t xml:space="preserve">(0.005)</w:t>
              </w:r>
            </w:ins>
          </w:p>
        </w:tc>
        <w:tc>
          <w:tcPr/>
          <w:p>
            <w:pPr>
              <w:pStyle w:val="Compact"/>
              <w:jc w:val="left"/>
            </w:pPr>
            <w:ins w:id="4818" w:author="Zach Zukowski (R2 revision)" w:date="2026-05-17T00:00:00Z">
              <w:r>
                <w:t xml:space="preserve">(0.005)</w:t>
              </w:r>
            </w:ins>
          </w:p>
        </w:tc>
      </w:tr>
      <w:tr>
        <w:tc>
          <w:tcPr/>
          <w:p>
            <w:pPr>
              <w:pStyle w:val="Compact"/>
            </w:pPr>
            <w:ins w:id="4819" w:author="Zach Zukowski (R2 revision)" w:date="2026-05-17T00:00:00Z">
              <w:r>
                <w:t xml:space="preserve">Log FDV</w:t>
              </w:r>
            </w:ins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ins w:id="4820" w:author="Zach Zukowski (R2 revision)" w:date="2026-05-17T00:00:00Z">
              <w:r>
                <w:t xml:space="preserve">-0.001</w:t>
              </w:r>
            </w:ins>
          </w:p>
        </w:tc>
        <w:tc>
          <w:tcPr/>
          <w:p>
            <w:pPr>
              <w:pStyle w:val="Compact"/>
              <w:jc w:val="left"/>
            </w:pPr>
            <w:ins w:id="4821" w:author="Zach Zukowski (R2 revision)" w:date="2026-05-17T00:00:00Z">
              <w:r>
                <w:t xml:space="preserve">-0.002</w:t>
              </w:r>
            </w:ins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ins w:id="4822" w:author="Zach Zukowski (R2 revision)" w:date="2026-05-17T00:00:00Z">
              <w:r>
                <w:t xml:space="preserve">(0.004)</w:t>
              </w:r>
            </w:ins>
          </w:p>
        </w:tc>
        <w:tc>
          <w:tcPr/>
          <w:p>
            <w:pPr>
              <w:pStyle w:val="Compact"/>
              <w:jc w:val="left"/>
            </w:pPr>
            <w:ins w:id="4823" w:author="Zach Zukowski (R2 revision)" w:date="2026-05-17T00:00:00Z">
              <w:r>
                <w:t xml:space="preserve">(0.004)</w:t>
              </w:r>
            </w:ins>
          </w:p>
        </w:tc>
      </w:tr>
      <w:tr>
        <w:tc>
          <w:tcPr/>
          <w:p>
            <w:pPr>
              <w:pStyle w:val="Compact"/>
            </w:pPr>
            <w:ins w:id="4824" w:author="Zach Zukowski (R2 revision)" w:date="2026-05-17T00:00:00Z">
              <w:r>
                <w:t xml:space="preserve">Initial insider</w:t>
              </w:r>
            </w:ins>
            <w:ins w:id="4825" w:author="Zach Zukowski (R2 revision)" w:date="2026-05-17T00:00:00Z">
              <w:r>
                <w:t xml:space="preserve"> </w:t>
              </w:r>
            </w:ins>
            <w:ins w:id="4826" w:author="Zach Zukowski (R2 revision)" w:date="2026-05-17T00:00:00Z">
              <w:r>
                <w:t xml:space="preserve">allocation (%)</w:t>
              </w:r>
            </w:ins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ins w:id="4827" w:author="Zach Zukowski (R2 revision)" w:date="2026-05-17T00:00:00Z">
              <w:r>
                <w:t xml:space="preserve">0.001</w:t>
              </w:r>
            </w:ins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ins w:id="4828" w:author="Zach Zukowski (R2 revision)" w:date="2026-05-17T00:00:00Z">
              <w:r>
                <w:t xml:space="preserve">(0.001)</w:t>
              </w:r>
            </w:ins>
          </w:p>
        </w:tc>
      </w:tr>
      <w:tr>
        <w:tc>
          <w:tcPr/>
          <w:p>
            <w:pPr>
              <w:pStyle w:val="Compact"/>
            </w:pPr>
            <w:ins w:id="4829" w:author="Zach Zukowski (R2 revision)" w:date="2026-05-17T00:00:00Z">
              <w:r>
                <w:t xml:space="preserve">Constant</w:t>
              </w:r>
            </w:ins>
          </w:p>
        </w:tc>
        <w:tc>
          <w:tcPr/>
          <w:p>
            <w:pPr>
              <w:pStyle w:val="Compact"/>
              <w:jc w:val="left"/>
            </w:pPr>
            <w:ins w:id="4830" w:author="Zach Zukowski (R2 revision)" w:date="2026-05-17T00:00:00Z">
              <w:r>
                <w:t xml:space="preserve">0.042***</w:t>
              </w:r>
            </w:ins>
          </w:p>
        </w:tc>
        <w:tc>
          <w:tcPr/>
          <w:p>
            <w:pPr>
              <w:pStyle w:val="Compact"/>
              <w:jc w:val="left"/>
            </w:pPr>
            <w:ins w:id="4831" w:author="Zach Zukowski (R2 revision)" w:date="2026-05-17T00:00:00Z">
              <w:r>
                <w:t xml:space="preserve">0.069</w:t>
              </w:r>
            </w:ins>
          </w:p>
        </w:tc>
        <w:tc>
          <w:tcPr/>
          <w:p>
            <w:pPr>
              <w:pStyle w:val="Compact"/>
              <w:jc w:val="left"/>
            </w:pPr>
            <w:ins w:id="4832" w:author="Zach Zukowski (R2 revision)" w:date="2026-05-17T00:00:00Z">
              <w:r>
                <w:t xml:space="preserve">0.053</w:t>
              </w:r>
            </w:ins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ins w:id="4833" w:author="Zach Zukowski (R2 revision)" w:date="2026-05-17T00:00:00Z">
              <w:r>
                <w:t xml:space="preserve">(0.009)</w:t>
              </w:r>
            </w:ins>
          </w:p>
        </w:tc>
        <w:tc>
          <w:tcPr/>
          <w:p>
            <w:pPr>
              <w:pStyle w:val="Compact"/>
              <w:jc w:val="left"/>
            </w:pPr>
            <w:ins w:id="4834" w:author="Zach Zukowski (R2 revision)" w:date="2026-05-17T00:00:00Z">
              <w:r>
                <w:t xml:space="preserve">(0.090)</w:t>
              </w:r>
            </w:ins>
          </w:p>
        </w:tc>
        <w:tc>
          <w:tcPr/>
          <w:p>
            <w:pPr>
              <w:pStyle w:val="Compact"/>
              <w:jc w:val="left"/>
            </w:pPr>
            <w:ins w:id="4835" w:author="Zach Zukowski (R2 revision)" w:date="2026-05-17T00:00:00Z">
              <w:r>
                <w:t xml:space="preserve">(0.093)</w:t>
              </w:r>
            </w:ins>
          </w:p>
        </w:tc>
      </w:tr>
      <w:tr>
        <w:tc>
          <w:tcPr/>
          <w:p>
            <w:pPr>
              <w:pStyle w:val="Compact"/>
            </w:pPr>
            <w:ins w:id="4836" w:author="Zach Zukowski (R2 revision)" w:date="2026-05-17T00:00:00Z">
              <w:r>
                <w:t xml:space="preserve">N</w:t>
              </w:r>
            </w:ins>
          </w:p>
        </w:tc>
        <w:tc>
          <w:tcPr/>
          <w:p>
            <w:pPr>
              <w:pStyle w:val="Compact"/>
              <w:jc w:val="left"/>
            </w:pPr>
            <w:ins w:id="4837" w:author="Zach Zukowski (R2 revision)" w:date="2026-05-17T00:00:00Z">
              <w:r>
                <w:t xml:space="preserve">38</w:t>
              </w:r>
            </w:ins>
          </w:p>
        </w:tc>
        <w:tc>
          <w:tcPr/>
          <w:p>
            <w:pPr>
              <w:pStyle w:val="Compact"/>
              <w:jc w:val="left"/>
            </w:pPr>
            <w:ins w:id="4838" w:author="Zach Zukowski (R2 revision)" w:date="2026-05-17T00:00:00Z">
              <w:r>
                <w:t xml:space="preserve">36</w:t>
              </w:r>
            </w:ins>
          </w:p>
        </w:tc>
        <w:tc>
          <w:tcPr/>
          <w:p>
            <w:pPr>
              <w:pStyle w:val="Compact"/>
              <w:jc w:val="left"/>
            </w:pPr>
            <w:ins w:id="4839" w:author="Zach Zukowski (R2 revision)" w:date="2026-05-17T00:00:00Z">
              <w:r>
                <w:t xml:space="preserve">35</w:t>
              </w:r>
            </w:ins>
          </w:p>
        </w:tc>
      </w:tr>
      <w:tr>
        <w:tc>
          <w:tcPr/>
          <w:p>
            <w:pPr>
              <w:pStyle w:val="Compact"/>
            </w:pPr>
            <w:ins w:id="4840" w:author="Zach Zukowski (R2 revision)" w:date="2026-05-17T00:00:00Z">
              <w:r>
                <w:t xml:space="preserve">Adjusted R²</w:t>
              </w:r>
            </w:ins>
          </w:p>
        </w:tc>
        <w:tc>
          <w:tcPr/>
          <w:p>
            <w:pPr>
              <w:pStyle w:val="Compact"/>
              <w:jc w:val="left"/>
            </w:pPr>
            <w:ins w:id="4841" w:author="Zach Zukowski (R2 revision)" w:date="2026-05-17T00:00:00Z">
              <w:r>
                <w:t xml:space="preserve">0.167</w:t>
              </w:r>
            </w:ins>
          </w:p>
        </w:tc>
        <w:tc>
          <w:tcPr/>
          <w:p>
            <w:pPr>
              <w:pStyle w:val="Compact"/>
              <w:jc w:val="left"/>
            </w:pPr>
            <w:ins w:id="4842" w:author="Zach Zukowski (R2 revision)" w:date="2026-05-17T00:00:00Z">
              <w:r>
                <w:t xml:space="preserve">0.140</w:t>
              </w:r>
            </w:ins>
          </w:p>
        </w:tc>
        <w:tc>
          <w:tcPr/>
          <w:p>
            <w:pPr>
              <w:pStyle w:val="Compact"/>
              <w:jc w:val="left"/>
            </w:pPr>
            <w:ins w:id="4843" w:author="Zach Zukowski (R2 revision)" w:date="2026-05-17T00:00:00Z">
              <w:r>
                <w:t xml:space="preserve">0.145</w:t>
              </w:r>
            </w:ins>
          </w:p>
        </w:tc>
      </w:tr>
    </w:tbl>
    <w:p>
      <w:pPr>
        <w:pStyle w:val="BodyText"/>
      </w:pPr>
      <w:ins w:id="4844" w:author="Zach Zukowski (R2 revision)" w:date="2026-05-17T00:00:00Z">
        <w:r>
          <w:rPr>
            <w:b/>
            <w:bCs/>
            <w:i/>
            <w:iCs/>
          </w:rPr>
          <w:t xml:space="preserve">Table 6.</w:t>
        </w:r>
      </w:ins>
      <w:ins w:id="4845" w:author="Zach Zukowski (R2 revision)" w:date="2026-05-17T00:00:00Z">
        <w:r>
          <w:rPr>
            <w:i/>
            <w:iCs/>
          </w:rPr>
          <w:t xml:space="preserve"> </w:t>
        </w:r>
      </w:ins>
      <w:ins w:id="4846" w:author="Zach Zukowski (R2 revision)" w:date="2026-05-17T00:00:00Z">
        <w:r>
          <w:rPr>
            <w:i/>
            <w:iCs/>
          </w:rPr>
          <w:t xml:space="preserve">OLS regression of HHI on protocol characteristics. Model 1</w:t>
        </w:r>
      </w:ins>
      <w:ins w:id="4847" w:author="Zach Zukowski (R2 revision)" w:date="2026-05-17T00:00:00Z">
        <w:r>
          <w:rPr>
            <w:i/>
            <w:iCs/>
          </w:rPr>
          <w:t xml:space="preserve"> </w:t>
        </w:r>
      </w:ins>
      <w:ins w:id="4848" w:author="Zach Zukowski (R2 revision)" w:date="2026-05-17T00:00:00Z">
        <w:r>
          <w:rPr>
            <w:i/>
            <w:iCs/>
          </w:rPr>
          <w:t xml:space="preserve">includes sector dummies only (DePIN, L1/L2/Infra, Social; DeFi omitted).</w:t>
        </w:r>
      </w:ins>
      <w:ins w:id="4849" w:author="Zach Zukowski (R2 revision)" w:date="2026-05-17T00:00:00Z">
        <w:r>
          <w:rPr>
            <w:i/>
            <w:iCs/>
          </w:rPr>
          <w:t xml:space="preserve"> </w:t>
        </w:r>
      </w:ins>
      <w:ins w:id="4850" w:author="Zach Zukowski (R2 revision)" w:date="2026-05-17T00:00:00Z">
        <w:r>
          <w:rPr>
            <w:i/>
            <w:iCs/>
          </w:rPr>
          <w:t xml:space="preserve">Model 2 adds protocol age (years since token genesis) and log FDV (log</w:t>
        </w:r>
      </w:ins>
      <w:ins w:id="4851" w:author="Zach Zukowski (R2 revision)" w:date="2026-05-17T00:00:00Z">
        <w:r>
          <w:rPr>
            <w:i/>
            <w:iCs/>
          </w:rPr>
          <w:t xml:space="preserve"> </w:t>
        </w:r>
      </w:ins>
      <w:ins w:id="4852" w:author="Zach Zukowski (R2 revision)" w:date="2026-05-17T00:00:00Z">
        <w:r>
          <w:rPr>
            <w:i/>
            <w:iCs/>
          </w:rPr>
          <w:t xml:space="preserve">fully diluted valuation). Model 3 adds the initial insider allocation</w:t>
        </w:r>
      </w:ins>
      <w:ins w:id="4853" w:author="Zach Zukowski (R2 revision)" w:date="2026-05-17T00:00:00Z">
        <w:r>
          <w:rPr>
            <w:i/>
            <w:iCs/>
          </w:rPr>
          <w:t xml:space="preserve"> </w:t>
        </w:r>
      </w:ins>
      <w:ins w:id="4854" w:author="Zach Zukowski (R2 revision)" w:date="2026-05-17T00:00:00Z">
        <w:r>
          <w:rPr>
            <w:i/>
            <w:iCs/>
          </w:rPr>
          <w:t xml:space="preserve">percentage (team plus investor share at launch). Successive models lose</w:t>
        </w:r>
      </w:ins>
      <w:ins w:id="4855" w:author="Zach Zukowski (R2 revision)" w:date="2026-05-17T00:00:00Z">
        <w:r>
          <w:rPr>
            <w:i/>
            <w:iCs/>
          </w:rPr>
          <w:t xml:space="preserve"> </w:t>
        </w:r>
      </w:ins>
      <w:ins w:id="4856" w:author="Zach Zukowski (R2 revision)" w:date="2026-05-17T00:00:00Z">
        <w:r>
          <w:rPr>
            <w:i/>
            <w:iCs/>
          </w:rPr>
          <w:t xml:space="preserve">observations as covariate availability declines (N = 38 to 36 to 35).</w:t>
        </w:r>
      </w:ins>
      <w:ins w:id="4857" w:author="Zach Zukowski (R2 revision)" w:date="2026-05-17T00:00:00Z">
        <w:r>
          <w:rPr>
            <w:i/>
            <w:iCs/>
          </w:rPr>
          <w:t xml:space="preserve"> </w:t>
        </w:r>
      </w:ins>
      <w:ins w:id="4858" w:author="Zach Zukowski (R2 revision)" w:date="2026-05-17T00:00:00Z">
        <w:r>
          <w:rPr>
            <w:i/>
            <w:iCs/>
          </w:rPr>
          <w:t xml:space="preserve">Robust standard errors (HC3) in parentheses. * p &lt; 0.10, ** p &lt;</w:t>
        </w:r>
      </w:ins>
      <w:ins w:id="4859" w:author="Zach Zukowski (R2 revision)" w:date="2026-05-17T00:00:00Z">
        <w:r>
          <w:rPr>
            <w:i/>
            <w:iCs/>
          </w:rPr>
          <w:t xml:space="preserve"> </w:t>
        </w:r>
      </w:ins>
      <w:ins w:id="4860" w:author="Zach Zukowski (R2 revision)" w:date="2026-05-17T00:00:00Z">
        <w:r>
          <w:rPr>
            <w:i/>
            <w:iCs/>
          </w:rPr>
          <w:t xml:space="preserve">0.05, *** p &lt; 0.01.</w:t>
        </w:r>
      </w:ins>
    </w:p>
    <w:bookmarkEnd w:id="91"/>
    <w:bookmarkStart w:id="98" w:name="voting-power-vs-holding-concentration"/>
    <w:p>
      <w:pPr>
        <w:pStyle w:val="Heading2"/>
      </w:pPr>
      <w:ins w:id="4861" w:author="Zach Zukowski (R2 revision)" w:date="2026-05-17T00:00:00Z">
        <w:r>
          <w:t xml:space="preserve">3.5 Voting Power vs Holding Concentration</w:t>
        </w:r>
      </w:ins>
    </w:p>
    <w:p>
      <w:pPr>
        <w:pStyle w:val="FirstParagraph"/>
      </w:pPr>
      <w:ins w:id="4862" w:author="Zach Zukowski (R2 revision)" w:date="2026-05-17T00:00:00Z">
        <w:r>
          <w:t xml:space="preserve">Delegation amplifies DePIN governance concentration 3 to 6 times above</w:t>
        </w:r>
      </w:ins>
      <w:ins w:id="4863" w:author="Zach Zukowski (R2 revision)" w:date="2026-05-17T00:00:00Z">
        <w:r>
          <w:t xml:space="preserve"> </w:t>
        </w:r>
      </w:ins>
      <w:ins w:id="4864" w:author="Zach Zukowski (R2 revision)" w:date="2026-05-17T00:00:00Z">
        <w:r>
          <w:t xml:space="preserve">holding levels, while the two infrastructure protocols sampled show</w:t>
        </w:r>
      </w:ins>
      <w:ins w:id="4865" w:author="Zach Zukowski (R2 revision)" w:date="2026-05-17T00:00:00Z">
        <w:r>
          <w:t xml:space="preserve"> </w:t>
        </w:r>
      </w:ins>
      <w:ins w:id="4866" w:author="Zach Zukowski (R2 revision)" w:date="2026-05-17T00:00:00Z">
        <w:r>
          <w:t xml:space="preserve">opposite patterns (Table 7), with one protocol’s delegation marginally</w:t>
        </w:r>
      </w:ins>
      <w:ins w:id="4867" w:author="Zach Zukowski (R2 revision)" w:date="2026-05-17T00:00:00Z">
        <w:r>
          <w:t xml:space="preserve"> </w:t>
        </w:r>
      </w:ins>
      <w:ins w:id="4868" w:author="Zach Zukowski (R2 revision)" w:date="2026-05-17T00:00:00Z">
        <w:r>
          <w:t xml:space="preserve">distributing voting power and the other’s substantially concentrating</w:t>
        </w:r>
      </w:ins>
      <w:ins w:id="4869" w:author="Zach Zukowski (R2 revision)" w:date="2026-05-17T00:00:00Z">
        <w:r>
          <w:t xml:space="preserve"> </w:t>
        </w:r>
      </w:ins>
      <w:ins w:id="4870" w:author="Zach Zukowski (R2 revision)" w:date="2026-05-17T00:00:00Z">
        <w:r>
          <w:t xml:space="preserve">it. The holding-based HHI reported in Table 4 measures token</w:t>
        </w:r>
      </w:ins>
      <w:ins w:id="4871" w:author="Zach Zukowski (R2 revision)" w:date="2026-05-17T00:00:00Z">
        <w:r>
          <w:t xml:space="preserve"> </w:t>
        </w:r>
      </w:ins>
      <w:ins w:id="4872" w:author="Zach Zukowski (R2 revision)" w:date="2026-05-17T00:00:00Z">
        <w:r>
          <w:t xml:space="preserve">distribution, not governance power. For protocols with delegation, a</w:t>
        </w:r>
      </w:ins>
      <w:ins w:id="4873" w:author="Zach Zukowski (R2 revision)" w:date="2026-05-17T00:00:00Z">
        <w:r>
          <w:t xml:space="preserve"> </w:t>
        </w:r>
      </w:ins>
      <w:ins w:id="4874" w:author="Zach Zukowski (R2 revision)" w:date="2026-05-17T00:00:00Z">
        <w:r>
          <w:t xml:space="preserve">small number of delegates may control voting power far exceeding their</w:t>
        </w:r>
      </w:ins>
      <w:ins w:id="4875" w:author="Zach Zukowski (R2 revision)" w:date="2026-05-17T00:00:00Z">
        <w:r>
          <w:t xml:space="preserve"> </w:t>
        </w:r>
      </w:ins>
      <w:ins w:id="4876" w:author="Zach Zukowski (R2 revision)" w:date="2026-05-17T00:00:00Z">
        <w:r>
          <w:t xml:space="preserve">personal holdings. The delegate-principal structure is a classical</w:t>
        </w:r>
      </w:ins>
      <w:ins w:id="4877" w:author="Zach Zukowski (R2 revision)" w:date="2026-05-17T00:00:00Z">
        <w:r>
          <w:t xml:space="preserve"> </w:t>
        </w:r>
      </w:ins>
      <w:ins w:id="4878" w:author="Zach Zukowski (R2 revision)" w:date="2026-05-17T00:00:00Z">
        <w:r>
          <w:t xml:space="preserve">principal-agent problem (Holmstrom, 1979): token-holders (principals)</w:t>
        </w:r>
      </w:ins>
      <w:ins w:id="4879" w:author="Zach Zukowski (R2 revision)" w:date="2026-05-17T00:00:00Z">
        <w:r>
          <w:t xml:space="preserve"> </w:t>
        </w:r>
      </w:ins>
      <w:ins w:id="4880" w:author="Zach Zukowski (R2 revision)" w:date="2026-05-17T00:00:00Z">
        <w:r>
          <w:t xml:space="preserve">delegate voting authority to delegates (agents), creating an</w:t>
        </w:r>
      </w:ins>
      <w:ins w:id="4881" w:author="Zach Zukowski (R2 revision)" w:date="2026-05-17T00:00:00Z">
        <w:r>
          <w:t xml:space="preserve"> </w:t>
        </w:r>
      </w:ins>
      <w:ins w:id="4882" w:author="Zach Zukowski (R2 revision)" w:date="2026-05-17T00:00:00Z">
        <w:r>
          <w:t xml:space="preserve">accountability gap when delegate incentives diverge from</w:t>
        </w:r>
      </w:ins>
      <w:ins w:id="4883" w:author="Zach Zukowski (R2 revision)" w:date="2026-05-17T00:00:00Z">
        <w:r>
          <w:t xml:space="preserve"> </w:t>
        </w:r>
      </w:ins>
      <w:ins w:id="4884" w:author="Zach Zukowski (R2 revision)" w:date="2026-05-17T00:00:00Z">
        <w:r>
          <w:t xml:space="preserve">median-holder preferences and the cost of monitoring delegate behavior</w:t>
        </w:r>
      </w:ins>
      <w:ins w:id="4885" w:author="Zach Zukowski (R2 revision)" w:date="2026-05-17T00:00:00Z">
        <w:r>
          <w:t xml:space="preserve"> </w:t>
        </w:r>
      </w:ins>
      <w:ins w:id="4886" w:author="Zach Zukowski (R2 revision)" w:date="2026-05-17T00:00:00Z">
        <w:r>
          <w:t xml:space="preserve">is high relative to individual holder stakes. The empirical analysis</w:t>
        </w:r>
      </w:ins>
      <w:ins w:id="4887" w:author="Zach Zukowski (R2 revision)" w:date="2026-05-17T00:00:00Z">
        <w:r>
          <w:t xml:space="preserve"> </w:t>
        </w:r>
      </w:ins>
      <w:ins w:id="4888" w:author="Zach Zukowski (R2 revision)" w:date="2026-05-17T00:00:00Z">
        <w:r>
          <w:t xml:space="preserve">below quantifies the magnitude of voting-power concentration that</w:t>
        </w:r>
      </w:ins>
      <w:ins w:id="4889" w:author="Zach Zukowski (R2 revision)" w:date="2026-05-17T00:00:00Z">
        <w:r>
          <w:t xml:space="preserve"> </w:t>
        </w:r>
      </w:ins>
      <w:ins w:id="4890" w:author="Zach Zukowski (R2 revision)" w:date="2026-05-17T00:00:00Z">
        <w:r>
          <w:t xml:space="preserve">delegation produces; the principal-agent framing supplies the</w:t>
        </w:r>
      </w:ins>
      <w:ins w:id="4891" w:author="Zach Zukowski (R2 revision)" w:date="2026-05-17T00:00:00Z">
        <w:r>
          <w:t xml:space="preserve"> </w:t>
        </w:r>
      </w:ins>
      <w:ins w:id="4892" w:author="Zach Zukowski (R2 revision)" w:date="2026-05-17T00:00:00Z">
        <w:r>
          <w:t xml:space="preserve">theoretical justification for why this concentration matters for</w:t>
        </w:r>
      </w:ins>
      <w:ins w:id="4893" w:author="Zach Zukowski (R2 revision)" w:date="2026-05-17T00:00:00Z">
        <w:r>
          <w:t xml:space="preserve"> </w:t>
        </w:r>
      </w:ins>
      <w:ins w:id="4894" w:author="Zach Zukowski (R2 revision)" w:date="2026-05-17T00:00:00Z">
        <w:r>
          <w:t xml:space="preserve">governance legitimacy. To quantify this gap, we collected delegated voting</w:t>
        </w:r>
      </w:ins>
      <w:ins w:id="4895" w:author="Zach Zukowski (R2 revision)" w:date="2026-05-17T00:00:00Z">
        <w:r>
          <w:t xml:space="preserve"> </w:t>
        </w:r>
      </w:ins>
      <w:ins w:id="4896" w:author="Zach Zukowski (R2 revision)" w:date="2026-05-17T00:00:00Z">
        <w:r>
          <w:t xml:space="preserve">power from Tally (on-chain governance: Compound, Aave, Uniswap,</w:t>
        </w:r>
      </w:ins>
      <w:ins w:id="4897" w:author="Zach Zukowski (R2 revision)" w:date="2026-05-17T00:00:00Z">
        <w:r>
          <w:t xml:space="preserve"> </w:t>
        </w:r>
      </w:ins>
      <w:ins w:id="4898" w:author="Zach Zukowski (R2 revision)" w:date="2026-05-17T00:00:00Z">
        <w:r>
          <w:t xml:space="preserve">Optimism, Arbitrum) and Snapshot (off-chain governance: DIMO, WeatherXM,</w:t>
        </w:r>
      </w:ins>
      <w:ins w:id="4899" w:author="Zach Zukowski (R2 revision)" w:date="2026-05-17T00:00:00Z">
        <w:r>
          <w:t xml:space="preserve"> </w:t>
        </w:r>
      </w:ins>
      <w:ins w:id="4900" w:author="Zach Zukowski (R2 revision)" w:date="2026-05-17T00:00:00Z">
        <w:r>
          <w:t xml:space="preserve">Lido) for the 8 protocols with sufficient governance activity in the 12</w:t>
        </w:r>
      </w:ins>
      <w:ins w:id="4901" w:author="Zach Zukowski (R2 revision)" w:date="2026-05-17T00:00:00Z">
        <w:r>
          <w:t xml:space="preserve"> </w:t>
        </w:r>
      </w:ins>
      <w:ins w:id="4902" w:author="Zach Zukowski (R2 revision)" w:date="2026-05-17T00:00:00Z">
        <w:r>
          <w:t xml:space="preserve">months preceding the snapshot.</w:t>
        </w:r>
      </w:ins>
    </w:p>
    <w:p>
      <w:pPr>
        <w:pStyle w:val="BodyText"/>
      </w:pPr>
      <w:ins w:id="4903" w:author="Zach Zukowski (R2 revision)" w:date="2026-05-17T00:00:00Z">
        <w:r>
          <w:t xml:space="preserve">Table 7 reports the holding-voting HHI gap. Delegation concentrates</w:t>
        </w:r>
      </w:ins>
      <w:ins w:id="4904" w:author="Zach Zukowski (R2 revision)" w:date="2026-05-17T00:00:00Z">
        <w:r>
          <w:t xml:space="preserve"> </w:t>
        </w:r>
      </w:ins>
      <w:ins w:id="4905" w:author="Zach Zukowski (R2 revision)" w:date="2026-05-17T00:00:00Z">
        <w:r>
          <w:t xml:space="preserve">voting power above the level measured from token holdings in every one</w:t>
        </w:r>
      </w:ins>
      <w:ins w:id="4906" w:author="Zach Zukowski (R2 revision)" w:date="2026-05-17T00:00:00Z">
        <w:r>
          <w:t xml:space="preserve"> </w:t>
        </w:r>
      </w:ins>
      <w:ins w:id="4907" w:author="Zach Zukowski (R2 revision)" w:date="2026-05-17T00:00:00Z">
        <w:r>
          <w:t xml:space="preserve">of the eight protocols sampled, with amplification ratios ranging from</w:t>
        </w:r>
      </w:ins>
      <w:ins w:id="4908" w:author="Zach Zukowski (R2 revision)" w:date="2026-05-17T00:00:00Z">
        <w:r>
          <w:t xml:space="preserve"> </w:t>
        </w:r>
      </w:ins>
      <w:ins w:id="4909" w:author="Zach Zukowski (R2 revision)" w:date="2026-05-17T00:00:00Z">
        <w:r>
          <w:t xml:space="preserve">1.9x (Compound) to 6.8x (Lido). No protocol disperses voting power</w:t>
        </w:r>
      </w:ins>
      <w:ins w:id="4910" w:author="Zach Zukowski (R2 revision)" w:date="2026-05-17T00:00:00Z">
        <w:r>
          <w:t xml:space="preserve"> </w:t>
        </w:r>
      </w:ins>
      <w:ins w:id="4911" w:author="Zach Zukowski (R2 revision)" w:date="2026-05-17T00:00:00Z">
        <w:r>
          <w:t xml:space="preserve">below its post-exclusion holding HHI. The amplification range is widest</w:t>
        </w:r>
      </w:ins>
      <w:ins w:id="4912" w:author="Zach Zukowski (R2 revision)" w:date="2026-05-17T00:00:00Z">
        <w:r>
          <w:t xml:space="preserve"> </w:t>
        </w:r>
      </w:ins>
      <w:ins w:id="4913" w:author="Zach Zukowski (R2 revision)" w:date="2026-05-17T00:00:00Z">
        <w:r>
          <w:t xml:space="preserve">within DeFi (Compound 1.9x to Lido 6.8x, spanning the full</w:t>
        </w:r>
      </w:ins>
      <w:ins w:id="4914" w:author="Zach Zukowski (R2 revision)" w:date="2026-05-17T00:00:00Z">
        <w:r>
          <w:t xml:space="preserve"> </w:t>
        </w:r>
      </w:ins>
      <w:ins w:id="4915" w:author="Zach Zukowski (R2 revision)" w:date="2026-05-17T00:00:00Z">
        <w:r>
          <w:t xml:space="preserve">cross-protocol distribution). Sector membership does not predict how</w:t>
        </w:r>
      </w:ins>
      <w:ins w:id="4916" w:author="Zach Zukowski (R2 revision)" w:date="2026-05-17T00:00:00Z">
        <w:r>
          <w:t xml:space="preserve"> </w:t>
        </w:r>
      </w:ins>
      <w:ins w:id="4917" w:author="Zach Zukowski (R2 revision)" w:date="2026-05-17T00:00:00Z">
        <w:r>
          <w:t xml:space="preserve">strongly delegation concentrates power. Institutional design within</w:t>
        </w:r>
      </w:ins>
      <w:ins w:id="4918" w:author="Zach Zukowski (R2 revision)" w:date="2026-05-17T00:00:00Z">
        <w:r>
          <w:t xml:space="preserve"> </w:t>
        </w:r>
      </w:ins>
      <w:ins w:id="4919" w:author="Zach Zukowski (R2 revision)" w:date="2026-05-17T00:00:00Z">
        <w:r>
          <w:t xml:space="preserve">each delegate program does. DePIN protocols show the highest mean</w:t>
        </w:r>
      </w:ins>
      <w:ins w:id="4920" w:author="Zach Zukowski (R2 revision)" w:date="2026-05-17T00:00:00Z">
        <w:r>
          <w:t xml:space="preserve"> </w:t>
        </w:r>
      </w:ins>
      <w:ins w:id="4921" w:author="Zach Zukowski (R2 revision)" w:date="2026-05-17T00:00:00Z">
        <w:r>
          <w:t xml:space="preserve">amplification: DIMO’s voting HHI (0.228) is 6.0 times its holding HHI</w:t>
        </w:r>
      </w:ins>
      <w:ins w:id="4922" w:author="Zach Zukowski (R2 revision)" w:date="2026-05-17T00:00:00Z">
        <w:r>
          <w:t xml:space="preserve"> </w:t>
        </w:r>
      </w:ins>
      <w:ins w:id="4923" w:author="Zach Zukowski (R2 revision)" w:date="2026-05-17T00:00:00Z">
        <w:r>
          <w:t xml:space="preserve">(0.038), though this ratio is based on only 10 Snapshot voters and</w:t>
        </w:r>
      </w:ins>
      <w:ins w:id="4924" w:author="Zach Zukowski (R2 revision)" w:date="2026-05-17T00:00:00Z">
        <w:r>
          <w:t xml:space="preserve"> </w:t>
        </w:r>
      </w:ins>
      <w:ins w:id="4925" w:author="Zach Zukowski (R2 revision)" w:date="2026-05-17T00:00:00Z">
        <w:r>
          <w:t xml:space="preserve">should be interpreted with caution, and WeatherXM’s (0.486) is 3.3</w:t>
        </w:r>
      </w:ins>
      <w:ins w:id="4926" w:author="Zach Zukowski (R2 revision)" w:date="2026-05-17T00:00:00Z">
        <w:r>
          <w:t xml:space="preserve"> </w:t>
        </w:r>
      </w:ins>
      <w:ins w:id="4927" w:author="Zach Zukowski (R2 revision)" w:date="2026-05-17T00:00:00Z">
        <w:r>
          <w:t xml:space="preserve">times its holding HHI (0.148). A small number of delegates, likely</w:t>
        </w:r>
      </w:ins>
      <w:ins w:id="4928" w:author="Zach Zukowski (R2 revision)" w:date="2026-05-17T00:00:00Z">
        <w:r>
          <w:t xml:space="preserve"> </w:t>
        </w:r>
      </w:ins>
      <w:ins w:id="4929" w:author="Zach Zukowski (R2 revision)" w:date="2026-05-17T00:00:00Z">
        <w:r>
          <w:t xml:space="preserve">foundation-affiliated or early-investor wallets, control governance</w:t>
        </w:r>
      </w:ins>
      <w:ins w:id="4930" w:author="Zach Zukowski (R2 revision)" w:date="2026-05-17T00:00:00Z">
        <w:r>
          <w:t xml:space="preserve"> </w:t>
        </w:r>
      </w:ins>
      <w:ins w:id="4931" w:author="Zach Zukowski (R2 revision)" w:date="2026-05-17T00:00:00Z">
        <w:r>
          <w:t xml:space="preserve">outcomes despite relatively distributed token holdings.</w:t>
        </w:r>
      </w:ins>
    </w:p>
    <w:p>
      <w:pPr>
        <w:pStyle w:val="BodyText"/>
      </w:pPr>
      <w:ins w:id="4932" w:author="Zach Zukowski (R2 revision)" w:date="2026-05-17T00:00:00Z">
        <w:r>
          <w:drawing>
            <wp:inline>
              <wp:extent cx="5029200" cy="3275319"/>
              <wp:effectExtent b="0" l="0" r="0" t="0"/>
              <wp:docPr descr="" title="" id="93" name="Picture"/>
              <a:graphic>
                <a:graphicData uri="http://schemas.openxmlformats.org/drawingml/2006/picture">
                  <pic:pic>
                    <pic:nvPicPr>
                      <pic:cNvPr descr="media/exhibit_delegation_adjusted.png" id="94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92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029200" cy="3275319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ins>
    </w:p>
    <w:p>
      <w:pPr>
        <w:pStyle w:val="BodyText"/>
      </w:pPr>
      <w:ins w:id="4933" w:author="Zach Zukowski (R2 revision)" w:date="2026-05-17T00:00:00Z">
        <w:r>
          <w:rPr>
            <w:b/>
            <w:bCs/>
            <w:i/>
            <w:iCs/>
          </w:rPr>
          <w:t xml:space="preserve">Figure 6.</w:t>
        </w:r>
      </w:ins>
      <w:ins w:id="4934" w:author="Zach Zukowski (R2 revision)" w:date="2026-05-17T00:00:00Z">
        <w:r>
          <w:rPr>
            <w:i/>
            <w:iCs/>
          </w:rPr>
          <w:t xml:space="preserve"> </w:t>
        </w:r>
      </w:ins>
      <w:ins w:id="4935" w:author="Zach Zukowski (R2 revision)" w:date="2026-05-17T00:00:00Z">
        <w:r>
          <w:rPr>
            <w:i/>
            <w:iCs/>
          </w:rPr>
          <w:t xml:space="preserve">Raw holding HHI vs. delegation-adjusted HHI for five</w:t>
        </w:r>
      </w:ins>
      <w:ins w:id="4936" w:author="Zach Zukowski (R2 revision)" w:date="2026-05-17T00:00:00Z">
        <w:r>
          <w:rPr>
            <w:i/>
            <w:iCs/>
          </w:rPr>
          <w:t xml:space="preserve"> </w:t>
        </w:r>
      </w:ins>
      <w:ins w:id="4937" w:author="Zach Zukowski (R2 revision)" w:date="2026-05-17T00:00:00Z">
        <w:r>
          <w:rPr>
            <w:i/>
            <w:iCs/>
          </w:rPr>
          <w:t xml:space="preserve">Tally-sourced protocols. Reading the figure: protocols above the</w:t>
        </w:r>
      </w:ins>
      <w:ins w:id="4938" w:author="Zach Zukowski (R2 revision)" w:date="2026-05-17T00:00:00Z">
        <w:r>
          <w:rPr>
            <w:i/>
            <w:iCs/>
          </w:rPr>
          <w:t xml:space="preserve"> </w:t>
        </w:r>
      </w:ins>
      <w:ins w:id="4939" w:author="Zach Zukowski (R2 revision)" w:date="2026-05-17T00:00:00Z">
        <w:r>
          <w:rPr>
            <w:i/>
            <w:iCs/>
          </w:rPr>
          <w:t xml:space="preserve">diagonal have voting more concentrated than holding (delegation</w:t>
        </w:r>
      </w:ins>
      <w:ins w:id="4940" w:author="Zach Zukowski (R2 revision)" w:date="2026-05-17T00:00:00Z">
        <w:r>
          <w:rPr>
            <w:i/>
            <w:iCs/>
          </w:rPr>
          <w:t xml:space="preserve"> </w:t>
        </w:r>
      </w:ins>
      <w:ins w:id="4941" w:author="Zach Zukowski (R2 revision)" w:date="2026-05-17T00:00:00Z">
        <w:r>
          <w:rPr>
            <w:i/>
            <w:iCs/>
          </w:rPr>
          <w:t xml:space="preserve">amplifies); protocols below the diagonal have voting less concentrated</w:t>
        </w:r>
      </w:ins>
      <w:ins w:id="4942" w:author="Zach Zukowski (R2 revision)" w:date="2026-05-17T00:00:00Z">
        <w:r>
          <w:rPr>
            <w:i/>
            <w:iCs/>
          </w:rPr>
          <w:t xml:space="preserve"> </w:t>
        </w:r>
      </w:ins>
      <w:ins w:id="4943" w:author="Zach Zukowski (R2 revision)" w:date="2026-05-17T00:00:00Z">
        <w:r>
          <w:rPr>
            <w:i/>
            <w:iCs/>
          </w:rPr>
          <w:t xml:space="preserve">than holding (delegation distributes).</w:t>
        </w:r>
      </w:ins>
    </w:p>
    <w:p>
      <w:pPr>
        <w:pStyle w:val="BodyText"/>
      </w:pPr>
      <w:ins w:id="4944" w:author="Zach Zukowski (R2 revision)" w:date="2026-05-17T00:00:00Z">
        <w:r>
          <w:t xml:space="preserve">All four DeFi protocols sampled show delegation amplification, ranging</w:t>
        </w:r>
      </w:ins>
      <w:ins w:id="4945" w:author="Zach Zukowski (R2 revision)" w:date="2026-05-17T00:00:00Z">
        <w:r>
          <w:t xml:space="preserve"> </w:t>
        </w:r>
      </w:ins>
      <w:ins w:id="4946" w:author="Zach Zukowski (R2 revision)" w:date="2026-05-17T00:00:00Z">
        <w:r>
          <w:t xml:space="preserve">from Compound (1.9x) and Uniswap (2.7x) at the lower end to Aave (3.8x)</w:t>
        </w:r>
      </w:ins>
      <w:ins w:id="4947" w:author="Zach Zukowski (R2 revision)" w:date="2026-05-17T00:00:00Z">
        <w:r>
          <w:t xml:space="preserve"> </w:t>
        </w:r>
      </w:ins>
      <w:ins w:id="4948" w:author="Zach Zukowski (R2 revision)" w:date="2026-05-17T00:00:00Z">
        <w:r>
          <w:t xml:space="preserve">and Lido (6.8x) at the higher end. The Uniswap result is worth</w:t>
        </w:r>
      </w:ins>
      <w:ins w:id="4949" w:author="Zach Zukowski (R2 revision)" w:date="2026-05-17T00:00:00Z">
        <w:r>
          <w:t xml:space="preserve"> </w:t>
        </w:r>
      </w:ins>
      <w:ins w:id="4950" w:author="Zach Zukowski (R2 revision)" w:date="2026-05-17T00:00:00Z">
        <w:r>
          <w:t xml:space="preserve">examining in detail. Earlier analyses, using a holding HHI of 0.032,</w:t>
        </w:r>
      </w:ins>
      <w:ins w:id="4951" w:author="Zach Zukowski (R2 revision)" w:date="2026-05-17T00:00:00Z">
        <w:r>
          <w:t xml:space="preserve"> </w:t>
        </w:r>
      </w:ins>
      <w:ins w:id="4952" w:author="Zach Zukowski (R2 revision)" w:date="2026-05-17T00:00:00Z">
        <w:r>
          <w:t xml:space="preserve">produced a voting/holding ratio of 0.84x and were cited as evidence</w:t>
        </w:r>
      </w:ins>
      <w:ins w:id="4953" w:author="Zach Zukowski (R2 revision)" w:date="2026-05-17T00:00:00Z">
        <w:r>
          <w:t xml:space="preserve"> </w:t>
        </w:r>
      </w:ins>
      <w:ins w:id="4954" w:author="Zach Zukowski (R2 revision)" w:date="2026-05-17T00:00:00Z">
        <w:r>
          <w:t xml:space="preserve">that Uniswap’s mature delegate ecosystem can disperse governance power.</w:t>
        </w:r>
      </w:ins>
      <w:ins w:id="4955" w:author="Zach Zukowski (R2 revision)" w:date="2026-05-17T00:00:00Z">
        <w:r>
          <w:t xml:space="preserve"> </w:t>
        </w:r>
      </w:ins>
      <w:ins w:id="4956" w:author="Zach Zukowski (R2 revision)" w:date="2026-05-17T00:00:00Z">
        <w:r>
          <w:t xml:space="preserve">That earlier HHI included the canonical UNI burn address</w:t>
        </w:r>
      </w:ins>
      <w:ins w:id="4957" w:author="Zach Zukowski (R2 revision)" w:date="2026-05-17T00:00:00Z">
        <w:r>
          <w:t xml:space="preserve"> </w:t>
        </w:r>
      </w:ins>
      <w:ins w:id="4958" w:author="Zach Zukowski (R2 revision)" w:date="2026-05-17T00:00:00Z">
        <w:r>
          <w:t xml:space="preserve">(0x000…000dead), which holds 102.5 million UNI (11.3 percent of</w:t>
        </w:r>
      </w:ins>
      <w:ins w:id="4959" w:author="Zach Zukowski (R2 revision)" w:date="2026-05-17T00:00:00Z">
        <w:r>
          <w:t xml:space="preserve"> </w:t>
        </w:r>
      </w:ins>
      <w:ins w:id="4960" w:author="Zach Zukowski (R2 revision)" w:date="2026-05-17T00:00:00Z">
        <w:r>
          <w:t xml:space="preserve">supply) inert and cannot participate in governance under any condition:</w:t>
        </w:r>
      </w:ins>
      <w:ins w:id="4961" w:author="Zach Zukowski (R2 revision)" w:date="2026-05-17T00:00:00Z">
        <w:r>
          <w:t xml:space="preserve"> </w:t>
        </w:r>
      </w:ins>
      <w:ins w:id="4962" w:author="Zach Zukowski (R2 revision)" w:date="2026-05-17T00:00:00Z">
        <w:r>
          <w:t xml:space="preserve">it has no delegate, no votes, and no path to ever cast one. After</w:t>
        </w:r>
      </w:ins>
      <w:ins w:id="4963" w:author="Zach Zukowski (R2 revision)" w:date="2026-05-17T00:00:00Z">
        <w:r>
          <w:t xml:space="preserve"> </w:t>
        </w:r>
      </w:ins>
      <w:ins w:id="4964" w:author="Zach Zukowski (R2 revision)" w:date="2026-05-17T00:00:00Z">
        <w:r>
          <w:t xml:space="preserve">excluding this burn address, the corrected holding HHI is 0.010, and</w:t>
        </w:r>
      </w:ins>
      <w:ins w:id="4965" w:author="Zach Zukowski (R2 revision)" w:date="2026-05-17T00:00:00Z">
        <w:r>
          <w:t xml:space="preserve"> </w:t>
        </w:r>
      </w:ins>
      <w:ins w:id="4966" w:author="Zach Zukowski (R2 revision)" w:date="2026-05-17T00:00:00Z">
        <w:r>
          <w:t xml:space="preserve">the voting/holding ratio is 2.7x. Uniswap’s delegate program</w:t>
        </w:r>
      </w:ins>
      <w:ins w:id="4967" w:author="Zach Zukowski (R2 revision)" w:date="2026-05-17T00:00:00Z">
        <w:r>
          <w:t xml:space="preserve"> </w:t>
        </w:r>
      </w:ins>
      <w:ins w:id="4968" w:author="Zach Zukowski (R2 revision)" w:date="2026-05-17T00:00:00Z">
        <w:r>
          <w:t xml:space="preserve">concentrates voting power above its correctly-measured holding</w:t>
        </w:r>
      </w:ins>
      <w:ins w:id="4969" w:author="Zach Zukowski (R2 revision)" w:date="2026-05-17T00:00:00Z">
        <w:r>
          <w:t xml:space="preserve"> </w:t>
        </w:r>
      </w:ins>
      <w:ins w:id="4970" w:author="Zach Zukowski (R2 revision)" w:date="2026-05-17T00:00:00Z">
        <w:r>
          <w:t xml:space="preserve">baseline, in line with every other protocol sampled. The pre-correction</w:t>
        </w:r>
      </w:ins>
      <w:ins w:id="4971" w:author="Zach Zukowski (R2 revision)" w:date="2026-05-17T00:00:00Z">
        <w:r>
          <w:t xml:space="preserve"> </w:t>
        </w:r>
      </w:ins>
      <w:ins w:id="4972" w:author="Zach Zukowski (R2 revision)" w:date="2026-05-17T00:00:00Z">
        <w:r>
          <w:t xml:space="preserve">result was driven by including a wallet that structurally cannot vote</w:t>
        </w:r>
      </w:ins>
      <w:ins w:id="4973" w:author="Zach Zukowski (R2 revision)" w:date="2026-05-17T00:00:00Z">
        <w:r>
          <w:t xml:space="preserve"> </w:t>
        </w:r>
      </w:ins>
      <w:ins w:id="4974" w:author="Zach Zukowski (R2 revision)" w:date="2026-05-17T00:00:00Z">
        <w:r>
          <w:t xml:space="preserve">in the holding denominator.</w:t>
        </w:r>
      </w:ins>
    </w:p>
    <w:p>
      <w:pPr>
        <w:pStyle w:val="BodyText"/>
      </w:pPr>
      <w:ins w:id="4975" w:author="Zach Zukowski (R2 revision)" w:date="2026-05-17T00:00:00Z">
        <w:r>
          <w:t xml:space="preserve">Both infrastructure protocols sampled show delegation amplification</w:t>
        </w:r>
      </w:ins>
      <w:ins w:id="4976" w:author="Zach Zukowski (R2 revision)" w:date="2026-05-17T00:00:00Z">
        <w:r>
          <w:t xml:space="preserve"> </w:t>
        </w:r>
      </w:ins>
      <w:ins w:id="4977" w:author="Zach Zukowski (R2 revision)" w:date="2026-05-17T00:00:00Z">
        <w:r>
          <w:t xml:space="preserve">when holding HHIs are computed with the same exclusions applied to</w:t>
        </w:r>
      </w:ins>
      <w:ins w:id="4978" w:author="Zach Zukowski (R2 revision)" w:date="2026-05-17T00:00:00Z">
        <w:r>
          <w:t xml:space="preserve"> </w:t>
        </w:r>
      </w:ins>
      <w:ins w:id="4979" w:author="Zach Zukowski (R2 revision)" w:date="2026-05-17T00:00:00Z">
        <w:r>
          <w:t xml:space="preserve">Table 4. Optimism’s voting HHI (0.033) is 3.7 times its corrected</w:t>
        </w:r>
      </w:ins>
      <w:ins w:id="4980" w:author="Zach Zukowski (R2 revision)" w:date="2026-05-17T00:00:00Z">
        <w:r>
          <w:t xml:space="preserve"> </w:t>
        </w:r>
      </w:ins>
      <w:ins w:id="4981" w:author="Zach Zukowski (R2 revision)" w:date="2026-05-17T00:00:00Z">
        <w:r>
          <w:t xml:space="preserve">holding HHI (0.009). Arbitrum’s voting HHI (0.052) is 4.3 times its</w:t>
        </w:r>
      </w:ins>
      <w:ins w:id="4982" w:author="Zach Zukowski (R2 revision)" w:date="2026-05-17T00:00:00Z">
        <w:r>
          <w:t xml:space="preserve"> </w:t>
        </w:r>
      </w:ins>
      <w:ins w:id="4983" w:author="Zach Zukowski (R2 revision)" w:date="2026-05-17T00:00:00Z">
        <w:r>
          <w:t xml:space="preserve">holding HHI (0.012). Both protocols have invested in delegate-program</w:t>
        </w:r>
      </w:ins>
      <w:ins w:id="4984" w:author="Zach Zukowski (R2 revision)" w:date="2026-05-17T00:00:00Z">
        <w:r>
          <w:t xml:space="preserve"> </w:t>
        </w:r>
      </w:ins>
      <w:ins w:id="4985" w:author="Zach Zukowski (R2 revision)" w:date="2026-05-17T00:00:00Z">
        <w:r>
          <w:t xml:space="preserve">infrastructure (published delegate platforms, recurring delegate</w:t>
        </w:r>
      </w:ins>
      <w:ins w:id="4986" w:author="Zach Zukowski (R2 revision)" w:date="2026-05-17T00:00:00Z">
        <w:r>
          <w:t xml:space="preserve"> </w:t>
        </w:r>
      </w:ins>
      <w:ins w:id="4987" w:author="Zach Zukowski (R2 revision)" w:date="2026-05-17T00:00:00Z">
        <w:r>
          <w:t xml:space="preserve">compensation, active recruitment of long-form policy positions), and</w:t>
        </w:r>
      </w:ins>
      <w:ins w:id="4988" w:author="Zach Zukowski (R2 revision)" w:date="2026-05-17T00:00:00Z">
        <w:r>
          <w:t xml:space="preserve"> </w:t>
        </w:r>
      </w:ins>
      <w:ins w:id="4989" w:author="Zach Zukowski (R2 revision)" w:date="2026-05-17T00:00:00Z">
        <w:r>
          <w:t xml:space="preserve">both produce amplification ratios in the 3.7x to 4.3x range, which</w:t>
        </w:r>
      </w:ins>
      <w:ins w:id="4990" w:author="Zach Zukowski (R2 revision)" w:date="2026-05-17T00:00:00Z">
        <w:r>
          <w:t xml:space="preserve"> </w:t>
        </w:r>
      </w:ins>
      <w:ins w:id="4991" w:author="Zach Zukowski (R2 revision)" w:date="2026-05-17T00:00:00Z">
        <w:r>
          <w:t xml:space="preserve">brackets the cross-protocol mean (4.1x). Delegate-program investment</w:t>
        </w:r>
      </w:ins>
      <w:ins w:id="4992" w:author="Zach Zukowski (R2 revision)" w:date="2026-05-17T00:00:00Z">
        <w:r>
          <w:t xml:space="preserve"> </w:t>
        </w:r>
      </w:ins>
      <w:ins w:id="4993" w:author="Zach Zukowski (R2 revision)" w:date="2026-05-17T00:00:00Z">
        <w:r>
          <w:t xml:space="preserve">does not differentiate the two protocols on amplification magnitude.</w:t>
        </w:r>
      </w:ins>
      <w:ins w:id="4994" w:author="Zach Zukowski (R2 revision)" w:date="2026-05-17T00:00:00Z">
        <w:r>
          <w:t xml:space="preserve"> </w:t>
        </w:r>
      </w:ins>
      <w:ins w:id="4995" w:author="Zach Zukowski (R2 revision)" w:date="2026-05-17T00:00:00Z">
        <w:r>
          <w:t xml:space="preserve">The institutional layers built around the delegate programs differ</w:t>
        </w:r>
      </w:ins>
      <w:ins w:id="4996" w:author="Zach Zukowski (R2 revision)" w:date="2026-05-17T00:00:00Z">
        <w:r>
          <w:t xml:space="preserve"> </w:t>
        </w:r>
      </w:ins>
      <w:ins w:id="4997" w:author="Zach Zukowski (R2 revision)" w:date="2026-05-17T00:00:00Z">
        <w:r>
          <w:t xml:space="preserve">substantially and may differentiate outcomes that HHI cannot capture,</w:t>
        </w:r>
      </w:ins>
      <w:ins w:id="4998" w:author="Zach Zukowski (R2 revision)" w:date="2026-05-17T00:00:00Z">
        <w:r>
          <w:t xml:space="preserve"> </w:t>
        </w:r>
      </w:ins>
      <w:ins w:id="4999" w:author="Zach Zukowski (R2 revision)" w:date="2026-05-17T00:00:00Z">
        <w:r>
          <w:t xml:space="preserve">as discussed in the next paragraph.</w:t>
        </w:r>
      </w:ins>
    </w:p>
    <w:p>
      <w:pPr>
        <w:pStyle w:val="BodyText"/>
      </w:pPr>
      <w:ins w:id="5000" w:author="Zach Zukowski (R2 revision)" w:date="2026-05-17T00:00:00Z">
        <w:r>
          <w:t xml:space="preserve">Optimism’s Token House shows 3.7x delegation amplification, in line</w:t>
        </w:r>
      </w:ins>
      <w:ins w:id="5001" w:author="Zach Zukowski (R2 revision)" w:date="2026-05-17T00:00:00Z">
        <w:r>
          <w:t xml:space="preserve"> </w:t>
        </w:r>
      </w:ins>
      <w:ins w:id="5002" w:author="Zach Zukowski (R2 revision)" w:date="2026-05-17T00:00:00Z">
        <w:r>
          <w:t xml:space="preserve">with the cross-protocol pattern. The Citizens’ House moderates</w:t>
        </w:r>
      </w:ins>
      <w:ins w:id="5003" w:author="Zach Zukowski (R2 revision)" w:date="2026-05-17T00:00:00Z">
        <w:r>
          <w:t xml:space="preserve"> </w:t>
        </w:r>
      </w:ins>
      <w:ins w:id="5004" w:author="Zach Zukowski (R2 revision)" w:date="2026-05-17T00:00:00Z">
        <w:r>
          <w:t xml:space="preserve">Optimism’s governance in practice, though it does not enter the</w:t>
        </w:r>
      </w:ins>
      <w:ins w:id="5005" w:author="Zach Zukowski (R2 revision)" w:date="2026-05-17T00:00:00Z">
        <w:r>
          <w:t xml:space="preserve"> </w:t>
        </w:r>
      </w:ins>
      <w:ins w:id="5006" w:author="Zach Zukowski (R2 revision)" w:date="2026-05-17T00:00:00Z">
        <w:r>
          <w:t xml:space="preserve">token-weighted HHI calculation. The Citizens’ House is a separate</w:t>
        </w:r>
      </w:ins>
      <w:ins w:id="5007" w:author="Zach Zukowski (R2 revision)" w:date="2026-05-17T00:00:00Z">
        <w:r>
          <w:t xml:space="preserve"> </w:t>
        </w:r>
      </w:ins>
      <w:ins w:id="5008" w:author="Zach Zukowski (R2 revision)" w:date="2026-05-17T00:00:00Z">
        <w:r>
          <w:t xml:space="preserve">governance body weighted by reputation rather than tokens, with formal</w:t>
        </w:r>
      </w:ins>
      <w:ins w:id="5009" w:author="Zach Zukowski (R2 revision)" w:date="2026-05-17T00:00:00Z">
        <w:r>
          <w:t xml:space="preserve"> </w:t>
        </w:r>
      </w:ins>
      <w:ins w:id="5010" w:author="Zach Zukowski (R2 revision)" w:date="2026-05-17T00:00:00Z">
        <w:r>
          <w:t xml:space="preserve">veto power over economic parameters proposed by the Token House and a</w:t>
        </w:r>
      </w:ins>
      <w:ins w:id="5011" w:author="Zach Zukowski (R2 revision)" w:date="2026-05-17T00:00:00Z">
        <w:r>
          <w:t xml:space="preserve"> </w:t>
        </w:r>
      </w:ins>
      <w:ins w:id="5012" w:author="Zach Zukowski (R2 revision)" w:date="2026-05-17T00:00:00Z">
        <w:r>
          <w:t xml:space="preserve">veto threshold that lowers when multiple stakeholder groups align</w:t>
        </w:r>
      </w:ins>
      <w:ins w:id="5013" w:author="Zach Zukowski (R2 revision)" w:date="2026-05-17T00:00:00Z">
        <w:r>
          <w:t xml:space="preserve"> </w:t>
        </w:r>
      </w:ins>
      <w:ins w:id="5014" w:author="Zach Zukowski (R2 revision)" w:date="2026-05-17T00:00:00Z">
        <w:r>
          <w:t xml:space="preserve">(Optimism, 2024). Because reputation weights are not token weights, the</w:t>
        </w:r>
      </w:ins>
      <w:ins w:id="5015" w:author="Zach Zukowski (R2 revision)" w:date="2026-05-17T00:00:00Z">
        <w:r>
          <w:t xml:space="preserve"> </w:t>
        </w:r>
      </w:ins>
      <w:ins w:id="5016" w:author="Zach Zukowski (R2 revision)" w:date="2026-05-17T00:00:00Z">
        <w:r>
          <w:t xml:space="preserve">Citizens’ House provides accountability that the amplification ratio</w:t>
        </w:r>
      </w:ins>
      <w:ins w:id="5017" w:author="Zach Zukowski (R2 revision)" w:date="2026-05-17T00:00:00Z">
        <w:r>
          <w:t xml:space="preserve"> </w:t>
        </w:r>
      </w:ins>
      <w:ins w:id="5018" w:author="Zach Zukowski (R2 revision)" w:date="2026-05-17T00:00:00Z">
        <w:r>
          <w:t xml:space="preserve">alone cannot capture.</w:t>
        </w:r>
      </w:ins>
    </w:p>
    <w:p>
      <w:pPr>
        <w:pStyle w:val="BodyText"/>
      </w:pPr>
      <w:ins w:id="5019" w:author="Zach Zukowski (R2 revision)" w:date="2026-05-17T00:00:00Z">
        <w:r>
          <w:t xml:space="preserve">Lido’s 6.8x amplification (the highest in the sample) catalyzed a</w:t>
        </w:r>
      </w:ins>
      <w:ins w:id="5020" w:author="Zach Zukowski (R2 revision)" w:date="2026-05-17T00:00:00Z">
        <w:r>
          <w:t xml:space="preserve"> </w:t>
        </w:r>
      </w:ins>
      <w:ins w:id="5021" w:author="Zach Zukowski (R2 revision)" w:date="2026-05-17T00:00:00Z">
        <w:r>
          <w:t xml:space="preserve">parallel institutional response. The</w:t>
        </w:r>
      </w:ins>
      <w:ins w:id="5022" w:author="Zach Zukowski (R2 revision)" w:date="2026-05-17T00:00:00Z">
        <w:r>
          <w:t xml:space="preserve"> </w:t>
        </w:r>
      </w:ins>
      <w:ins w:id="5023" w:author="Zach Zukowski (R2 revision)" w:date="2026-05-17T00:00:00Z">
        <w:r>
          <w:t xml:space="preserve">“Dual Governance”</w:t>
        </w:r>
      </w:ins>
      <w:ins w:id="5024" w:author="Zach Zukowski (R2 revision)" w:date="2026-05-17T00:00:00Z">
        <w:r>
          <w:t xml:space="preserve"> </w:t>
        </w:r>
      </w:ins>
      <w:ins w:id="5025" w:author="Zach Zukowski (R2 revision)" w:date="2026-05-17T00:00:00Z">
        <w:r>
          <w:t xml:space="preserve">redesign grants</w:t>
        </w:r>
      </w:ins>
      <w:ins w:id="5026" w:author="Zach Zukowski (R2 revision)" w:date="2026-05-17T00:00:00Z">
        <w:r>
          <w:t xml:space="preserve"> </w:t>
        </w:r>
      </w:ins>
      <w:ins w:id="5027" w:author="Zach Zukowski (R2 revision)" w:date="2026-05-17T00:00:00Z">
        <w:r>
          <w:t xml:space="preserve">stETH holders formal veto power over LDO governance proposals, with a</w:t>
        </w:r>
      </w:ins>
      <w:ins w:id="5028" w:author="Zach Zukowski (R2 revision)" w:date="2026-05-17T00:00:00Z">
        <w:r>
          <w:t xml:space="preserve"> </w:t>
        </w:r>
      </w:ins>
      <w:ins w:id="5029" w:author="Zach Zukowski (R2 revision)" w:date="2026-05-17T00:00:00Z">
        <w:r>
          <w:t xml:space="preserve">programmatic</w:t>
        </w:r>
      </w:ins>
      <w:ins w:id="5030" w:author="Zach Zukowski (R2 revision)" w:date="2026-05-17T00:00:00Z">
        <w:r>
          <w:t xml:space="preserve"> </w:t>
        </w:r>
      </w:ins>
      <w:ins w:id="5031" w:author="Zach Zukowski (R2 revision)" w:date="2026-05-17T00:00:00Z">
        <w:r>
          <w:t xml:space="preserve">“rage quit”</w:t>
        </w:r>
      </w:ins>
      <w:ins w:id="5032" w:author="Zach Zukowski (R2 revision)" w:date="2026-05-17T00:00:00Z">
        <w:r>
          <w:t xml:space="preserve"> </w:t>
        </w:r>
      </w:ins>
      <w:ins w:id="5033" w:author="Zach Zukowski (R2 revision)" w:date="2026-05-17T00:00:00Z">
        <w:r>
          <w:t xml:space="preserve">exit mechanism as the ultimate accountability</w:t>
        </w:r>
      </w:ins>
      <w:ins w:id="5034" w:author="Zach Zukowski (R2 revision)" w:date="2026-05-17T00:00:00Z">
        <w:r>
          <w:t xml:space="preserve"> </w:t>
        </w:r>
      </w:ins>
      <w:ins w:id="5035" w:author="Zach Zukowski (R2 revision)" w:date="2026-05-17T00:00:00Z">
        <w:r>
          <w:t xml:space="preserve">lever.</w:t>
        </w:r>
      </w:ins>
    </w:p>
    <w:p>
      <w:pPr>
        <w:pStyle w:val="BodyText"/>
      </w:pPr>
      <w:ins w:id="5036" w:author="Zach Zukowski (R2 revision)" w:date="2026-05-17T00:00:00Z">
        <w:r>
          <w:t xml:space="preserve">Both responses share the same shape. Token-weighted delegation</w:t>
        </w:r>
      </w:ins>
      <w:ins w:id="5037" w:author="Zach Zukowski (R2 revision)" w:date="2026-05-17T00:00:00Z">
        <w:r>
          <w:t xml:space="preserve"> </w:t>
        </w:r>
      </w:ins>
      <w:ins w:id="5038" w:author="Zach Zukowski (R2 revision)" w:date="2026-05-17T00:00:00Z">
        <w:r>
          <w:t xml:space="preserve">concentrates voting power above stake holdings across the sample, and</w:t>
        </w:r>
      </w:ins>
      <w:ins w:id="5039" w:author="Zach Zukowski (R2 revision)" w:date="2026-05-17T00:00:00Z">
        <w:r>
          <w:t xml:space="preserve"> </w:t>
        </w:r>
      </w:ins>
      <w:ins w:id="5040" w:author="Zach Zukowski (R2 revision)" w:date="2026-05-17T00:00:00Z">
        <w:r>
          <w:t xml:space="preserve">the institutional reforms operate by adding an accountability layer</w:t>
        </w:r>
      </w:ins>
      <w:ins w:id="5041" w:author="Zach Zukowski (R2 revision)" w:date="2026-05-17T00:00:00Z">
        <w:r>
          <w:t xml:space="preserve"> </w:t>
        </w:r>
      </w:ins>
      <w:ins w:id="5042" w:author="Zach Zukowski (R2 revision)" w:date="2026-05-17T00:00:00Z">
        <w:r>
          <w:t xml:space="preserve">outside the token-weighted system rather than redesigning the</w:t>
        </w:r>
      </w:ins>
      <w:ins w:id="5043" w:author="Zach Zukowski (R2 revision)" w:date="2026-05-17T00:00:00Z">
        <w:r>
          <w:t xml:space="preserve"> </w:t>
        </w:r>
      </w:ins>
      <w:ins w:id="5044" w:author="Zach Zukowski (R2 revision)" w:date="2026-05-17T00:00:00Z">
        <w:r>
          <w:t xml:space="preserve">delegation mechanism itself. The two protocols with the most ambitious</w:t>
        </w:r>
      </w:ins>
      <w:ins w:id="5045" w:author="Zach Zukowski (R2 revision)" w:date="2026-05-17T00:00:00Z">
        <w:r>
          <w:t xml:space="preserve"> </w:t>
        </w:r>
      </w:ins>
      <w:ins w:id="5046" w:author="Zach Zukowski (R2 revision)" w:date="2026-05-17T00:00:00Z">
        <w:r>
          <w:t xml:space="preserve">reforms (Optimism, Lido) are also the protocols where token-weighted</w:t>
        </w:r>
      </w:ins>
      <w:ins w:id="5047" w:author="Zach Zukowski (R2 revision)" w:date="2026-05-17T00:00:00Z">
        <w:r>
          <w:t xml:space="preserve"> </w:t>
        </w:r>
      </w:ins>
      <w:ins w:id="5048" w:author="Zach Zukowski (R2 revision)" w:date="2026-05-17T00:00:00Z">
        <w:r>
          <w:t xml:space="preserve">delegation shows pronounced amplification, consistent with reading</w:t>
        </w:r>
      </w:ins>
      <w:ins w:id="5049" w:author="Zach Zukowski (R2 revision)" w:date="2026-05-17T00:00:00Z">
        <w:r>
          <w:t xml:space="preserve"> </w:t>
        </w:r>
      </w:ins>
      <w:ins w:id="5050" w:author="Zach Zukowski (R2 revision)" w:date="2026-05-17T00:00:00Z">
        <w:r>
          <w:t xml:space="preserve">these reforms as responses to the universal-amplification pattern that</w:t>
        </w:r>
      </w:ins>
      <w:ins w:id="5051" w:author="Zach Zukowski (R2 revision)" w:date="2026-05-17T00:00:00Z">
        <w:r>
          <w:t xml:space="preserve"> </w:t>
        </w:r>
      </w:ins>
      <w:ins w:id="5052" w:author="Zach Zukowski (R2 revision)" w:date="2026-05-17T00:00:00Z">
        <w:r>
          <w:t xml:space="preserve">this section documents.</w:t>
        </w:r>
      </w:ins>
    </w:p>
    <w:p>
      <w:pPr>
        <w:pStyle w:val="BodyText"/>
      </w:pPr>
      <w:ins w:id="5053" w:author="Zach Zukowski (R2 revision)" w:date="2026-05-17T00:00:00Z">
        <w:r>
          <w:t xml:space="preserve">The delegation-adjusted analysis reported in this section extends</w:t>
        </w:r>
      </w:ins>
      <w:ins w:id="5054" w:author="Zach Zukowski (R2 revision)" w:date="2026-05-17T00:00:00Z">
        <w:r>
          <w:t xml:space="preserve"> </w:t>
        </w:r>
      </w:ins>
      <w:ins w:id="5055" w:author="Zach Zukowski (R2 revision)" w:date="2026-05-17T00:00:00Z">
        <w:r>
          <w:t xml:space="preserve">recent empirical work by Fritsch, Müller, and Wattenhofer (2024), who</w:t>
        </w:r>
      </w:ins>
      <w:ins w:id="5056" w:author="Zach Zukowski (R2 revision)" w:date="2026-05-17T00:00:00Z">
        <w:r>
          <w:t xml:space="preserve"> </w:t>
        </w:r>
      </w:ins>
      <w:ins w:id="5057" w:author="Zach Zukowski (R2 revision)" w:date="2026-05-17T00:00:00Z">
        <w:r>
          <w:t xml:space="preserve">apply Nakamoto coefficients and Gini measures to voting power in</w:t>
        </w:r>
      </w:ins>
      <w:ins w:id="5058" w:author="Zach Zukowski (R2 revision)" w:date="2026-05-17T00:00:00Z">
        <w:r>
          <w:t xml:space="preserve"> </w:t>
        </w:r>
      </w:ins>
      <w:ins w:id="5059" w:author="Zach Zukowski (R2 revision)" w:date="2026-05-17T00:00:00Z">
        <w:r>
          <w:t xml:space="preserve">Compound, Uniswap, and ENS governance systems and document extreme</w:t>
        </w:r>
      </w:ins>
      <w:ins w:id="5060" w:author="Zach Zukowski (R2 revision)" w:date="2026-05-17T00:00:00Z">
        <w:r>
          <w:t xml:space="preserve"> </w:t>
        </w:r>
      </w:ins>
      <w:ins w:id="5061" w:author="Zach Zukowski (R2 revision)" w:date="2026-05-17T00:00:00Z">
        <w:r>
          <w:t xml:space="preserve">concentration in delegate-level voting power. The cross-protocol</w:t>
        </w:r>
      </w:ins>
      <w:ins w:id="5062" w:author="Zach Zukowski (R2 revision)" w:date="2026-05-17T00:00:00Z">
        <w:r>
          <w:t xml:space="preserve"> </w:t>
        </w:r>
      </w:ins>
      <w:ins w:id="5063" w:author="Zach Zukowski (R2 revision)" w:date="2026-05-17T00:00:00Z">
        <w:r>
          <w:t xml:space="preserve">comparison reported here spans eight protocols across DeFi (Compound,</w:t>
        </w:r>
      </w:ins>
      <w:ins w:id="5064" w:author="Zach Zukowski (R2 revision)" w:date="2026-05-17T00:00:00Z">
        <w:r>
          <w:t xml:space="preserve"> </w:t>
        </w:r>
      </w:ins>
      <w:ins w:id="5065" w:author="Zach Zukowski (R2 revision)" w:date="2026-05-17T00:00:00Z">
        <w:r>
          <w:t xml:space="preserve">Aave, Uniswap), DePIN (DIMO, WeatherXM), infrastructure (Optimism,</w:t>
        </w:r>
      </w:ins>
      <w:ins w:id="5066" w:author="Zach Zukowski (R2 revision)" w:date="2026-05-17T00:00:00Z">
        <w:r>
          <w:t xml:space="preserve"> </w:t>
        </w:r>
      </w:ins>
      <w:ins w:id="5067" w:author="Zach Zukowski (R2 revision)" w:date="2026-05-17T00:00:00Z">
        <w:r>
          <w:t xml:space="preserve">Arbitrum), and adjacent categories (Lido). Amplification factors range</w:t>
        </w:r>
      </w:ins>
      <w:ins w:id="5068" w:author="Zach Zukowski (R2 revision)" w:date="2026-05-17T00:00:00Z">
        <w:r>
          <w:t xml:space="preserve"> </w:t>
        </w:r>
      </w:ins>
      <w:ins w:id="5069" w:author="Zach Zukowski (R2 revision)" w:date="2026-05-17T00:00:00Z">
        <w:r>
          <w:t xml:space="preserve">from 1.9x (Compound) to 6.8x (Lido) across the sample. Every protocol</w:t>
        </w:r>
      </w:ins>
      <w:ins w:id="5070" w:author="Zach Zukowski (R2 revision)" w:date="2026-05-17T00:00:00Z">
        <w:r>
          <w:t xml:space="preserve"> </w:t>
        </w:r>
      </w:ins>
      <w:ins w:id="5071" w:author="Zach Zukowski (R2 revision)" w:date="2026-05-17T00:00:00Z">
        <w:r>
          <w:t xml:space="preserve">amplifies; none disperses voting power below holding baselines. The</w:t>
        </w:r>
      </w:ins>
      <w:ins w:id="5072" w:author="Zach Zukowski (R2 revision)" w:date="2026-05-17T00:00:00Z">
        <w:r>
          <w:t xml:space="preserve"> </w:t>
        </w:r>
      </w:ins>
      <w:ins w:id="5073" w:author="Zach Zukowski (R2 revision)" w:date="2026-05-17T00:00:00Z">
        <w:r>
          <w:t xml:space="preserve">DeFi protocols alone span the full 1.9x-to-6.8x range, so sector</w:t>
        </w:r>
      </w:ins>
      <w:ins w:id="5074" w:author="Zach Zukowski (R2 revision)" w:date="2026-05-17T00:00:00Z">
        <w:r>
          <w:t xml:space="preserve"> </w:t>
        </w:r>
      </w:ins>
      <w:ins w:id="5075" w:author="Zach Zukowski (R2 revision)" w:date="2026-05-17T00:00:00Z">
        <w:r>
          <w:t xml:space="preserve">membership does not predict how strongly delegation concentrates power.</w:t>
        </w:r>
      </w:ins>
      <w:ins w:id="5076" w:author="Zach Zukowski (R2 revision)" w:date="2026-05-17T00:00:00Z">
        <w:r>
          <w:t xml:space="preserve"> </w:t>
        </w:r>
      </w:ins>
      <w:ins w:id="5077" w:author="Zach Zukowski (R2 revision)" w:date="2026-05-17T00:00:00Z">
        <w:r>
          <w:t xml:space="preserve">The pattern is consistent with the broader claim of this paper: design</w:t>
        </w:r>
      </w:ins>
      <w:ins w:id="5078" w:author="Zach Zukowski (R2 revision)" w:date="2026-05-17T00:00:00Z">
        <w:r>
          <w:t xml:space="preserve"> </w:t>
        </w:r>
      </w:ins>
      <w:ins w:id="5079" w:author="Zach Zukowski (R2 revision)" w:date="2026-05-17T00:00:00Z">
        <w:r>
          <w:t xml:space="preserve">choices within each delegate program (delegate selection criteria,</w:t>
        </w:r>
      </w:ins>
      <w:ins w:id="5080" w:author="Zach Zukowski (R2 revision)" w:date="2026-05-17T00:00:00Z">
        <w:r>
          <w:t xml:space="preserve"> </w:t>
        </w:r>
      </w:ins>
      <w:ins w:id="5081" w:author="Zach Zukowski (R2 revision)" w:date="2026-05-17T00:00:00Z">
        <w:r>
          <w:t xml:space="preserve">compensation structure, voting threshold rules) determine the magnitude</w:t>
        </w:r>
      </w:ins>
      <w:ins w:id="5082" w:author="Zach Zukowski (R2 revision)" w:date="2026-05-17T00:00:00Z">
        <w:r>
          <w:t xml:space="preserve"> </w:t>
        </w:r>
      </w:ins>
      <w:ins w:id="5083" w:author="Zach Zukowski (R2 revision)" w:date="2026-05-17T00:00:00Z">
        <w:r>
          <w:t xml:space="preserve">of governance concentration through delegation, while the direction of</w:t>
        </w:r>
      </w:ins>
      <w:ins w:id="5084" w:author="Zach Zukowski (R2 revision)" w:date="2026-05-17T00:00:00Z">
        <w:r>
          <w:t xml:space="preserve"> </w:t>
        </w:r>
      </w:ins>
      <w:ins w:id="5085" w:author="Zach Zukowski (R2 revision)" w:date="2026-05-17T00:00:00Z">
        <w:r>
          <w:t xml:space="preserve">the effect (concentration above holdings) is the same across sector</w:t>
        </w:r>
      </w:ins>
      <w:ins w:id="5086" w:author="Zach Zukowski (R2 revision)" w:date="2026-05-17T00:00:00Z">
        <w:r>
          <w:t xml:space="preserve"> </w:t>
        </w:r>
      </w:ins>
      <w:ins w:id="5087" w:author="Zach Zukowski (R2 revision)" w:date="2026-05-17T00:00:00Z">
        <w:r>
          <w:t xml:space="preserve">and governance venue. Whether a protocol concentrates governance power</w:t>
        </w:r>
      </w:ins>
      <w:ins w:id="5088" w:author="Zach Zukowski (R2 revision)" w:date="2026-05-17T00:00:00Z">
        <w:r>
          <w:t xml:space="preserve"> </w:t>
        </w:r>
      </w:ins>
      <w:ins w:id="5089" w:author="Zach Zukowski (R2 revision)" w:date="2026-05-17T00:00:00Z">
        <w:r>
          <w:t xml:space="preserve">through delegation does not depend on whether it is DeFi, DePIN, or</w:t>
        </w:r>
      </w:ins>
      <w:ins w:id="5090" w:author="Zach Zukowski (R2 revision)" w:date="2026-05-17T00:00:00Z">
        <w:r>
          <w:t xml:space="preserve"> </w:t>
        </w:r>
      </w:ins>
      <w:ins w:id="5091" w:author="Zach Zukowski (R2 revision)" w:date="2026-05-17T00:00:00Z">
        <w:r>
          <w:t xml:space="preserve">infrastructure. How much it concentrates is shaped by design choices</w:t>
        </w:r>
      </w:ins>
      <w:ins w:id="5092" w:author="Zach Zukowski (R2 revision)" w:date="2026-05-17T00:00:00Z">
        <w:r>
          <w:t xml:space="preserve"> </w:t>
        </w:r>
      </w:ins>
      <w:ins w:id="5093" w:author="Zach Zukowski (R2 revision)" w:date="2026-05-17T00:00:00Z">
        <w:r>
          <w:t xml:space="preserve">made at the level of the delegate program itself. The amplification</w:t>
        </w:r>
      </w:ins>
      <w:ins w:id="5094" w:author="Zach Zukowski (R2 revision)" w:date="2026-05-17T00:00:00Z">
        <w:r>
          <w:t xml:space="preserve"> </w:t>
        </w:r>
      </w:ins>
      <w:ins w:id="5095" w:author="Zach Zukowski (R2 revision)" w:date="2026-05-17T00:00:00Z">
        <w:r>
          <w:t xml:space="preserve">ratio carries welfare consequences for DePIN that scale with operator</w:t>
        </w:r>
      </w:ins>
      <w:ins w:id="5096" w:author="Zach Zukowski (R2 revision)" w:date="2026-05-17T00:00:00Z">
        <w:r>
          <w:t xml:space="preserve"> </w:t>
        </w:r>
      </w:ins>
      <w:ins w:id="5097" w:author="Zach Zukowski (R2 revision)" w:date="2026-05-17T00:00:00Z">
        <w:r>
          <w:t xml:space="preserve">exit costs, since hardware deployed for one network cannot be</w:t>
        </w:r>
      </w:ins>
      <w:ins w:id="5098" w:author="Zach Zukowski (R2 revision)" w:date="2026-05-17T00:00:00Z">
        <w:r>
          <w:t xml:space="preserve"> </w:t>
        </w:r>
      </w:ins>
      <w:ins w:id="5099" w:author="Zach Zukowski (R2 revision)" w:date="2026-05-17T00:00:00Z">
        <w:r>
          <w:t xml:space="preserve">redeployed to a competing protocol the way liquidity can move between</w:t>
        </w:r>
      </w:ins>
      <w:ins w:id="5100" w:author="Zach Zukowski (R2 revision)" w:date="2026-05-17T00:00:00Z">
        <w:r>
          <w:t xml:space="preserve"> </w:t>
        </w:r>
      </w:ins>
      <w:ins w:id="5101" w:author="Zach Zukowski (R2 revision)" w:date="2026-05-17T00:00:00Z">
        <w:r>
          <w:t xml:space="preserve">DeFi pools.</w:t>
        </w:r>
      </w:ins>
    </w:p>
    <w:tbl>
      <w:tblPr>
        <w:tblStyle w:val="Table"/>
        <w:tblW w:type="pct" w:w="4886"/>
        <w:tblLayout w:type="fixed"/>
        <w:tblLook w:firstRow="1" w:lastRow="0" w:firstColumn="0" w:lastColumn="0" w:noHBand="0" w:noVBand="0" w:val="0020"/>
      </w:tblPr>
      <w:tblGrid>
        <w:gridCol w:w="1350"/>
        <w:gridCol w:w="1350"/>
        <w:gridCol w:w="1080"/>
        <w:gridCol w:w="990"/>
        <w:gridCol w:w="1080"/>
        <w:gridCol w:w="18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ins w:id="5102" w:author="Zach Zukowski (R2 revision)" w:date="2026-05-17T00:00:00Z">
              <w:r>
                <w:rPr>
                  <w:b/>
                  <w:bCs/>
                </w:rPr>
                <w:t xml:space="preserve">Protocol</w:t>
              </w:r>
            </w:ins>
          </w:p>
        </w:tc>
        <w:tc>
          <w:tcPr/>
          <w:p>
            <w:pPr>
              <w:pStyle w:val="Compact"/>
              <w:jc w:val="left"/>
            </w:pPr>
            <w:ins w:id="5103" w:author="Zach Zukowski (R2 revision)" w:date="2026-05-17T00:00:00Z">
              <w:r>
                <w:rPr>
                  <w:b/>
                  <w:bCs/>
                </w:rPr>
                <w:t xml:space="preserve">Category</w:t>
              </w:r>
            </w:ins>
          </w:p>
        </w:tc>
        <w:tc>
          <w:tcPr/>
          <w:p>
            <w:pPr>
              <w:pStyle w:val="Compact"/>
              <w:jc w:val="left"/>
            </w:pPr>
            <w:ins w:id="5104" w:author="Zach Zukowski (R2 revision)" w:date="2026-05-17T00:00:00Z">
              <w:r>
                <w:rPr>
                  <w:b/>
                  <w:bCs/>
                </w:rPr>
                <w:t xml:space="preserve">Holding</w:t>
              </w:r>
            </w:ins>
            <w:ins w:id="5105" w:author="Zach Zukowski (R2 revision)" w:date="2026-05-17T00:00:00Z">
              <w:r>
                <w:rPr>
                  <w:b/>
                  <w:bCs/>
                </w:rPr>
                <w:t xml:space="preserve"> </w:t>
              </w:r>
            </w:ins>
            <w:ins w:id="5106" w:author="Zach Zukowski (R2 revision)" w:date="2026-05-17T00:00:00Z">
              <w:r>
                <w:rPr>
                  <w:b/>
                  <w:bCs/>
                </w:rPr>
                <w:t xml:space="preserve">HHI</w:t>
              </w:r>
            </w:ins>
          </w:p>
        </w:tc>
        <w:tc>
          <w:tcPr/>
          <w:p>
            <w:pPr>
              <w:pStyle w:val="Compact"/>
              <w:jc w:val="left"/>
            </w:pPr>
            <w:ins w:id="5107" w:author="Zach Zukowski (R2 revision)" w:date="2026-05-17T00:00:00Z">
              <w:r>
                <w:rPr>
                  <w:b/>
                  <w:bCs/>
                </w:rPr>
                <w:t xml:space="preserve">Voting</w:t>
              </w:r>
            </w:ins>
            <w:ins w:id="5108" w:author="Zach Zukowski (R2 revision)" w:date="2026-05-17T00:00:00Z">
              <w:r>
                <w:rPr>
                  <w:b/>
                  <w:bCs/>
                </w:rPr>
                <w:t xml:space="preserve"> </w:t>
              </w:r>
            </w:ins>
            <w:ins w:id="5109" w:author="Zach Zukowski (R2 revision)" w:date="2026-05-17T00:00:00Z">
              <w:r>
                <w:rPr>
                  <w:b/>
                  <w:bCs/>
                </w:rPr>
                <w:t xml:space="preserve">HHI</w:t>
              </w:r>
            </w:ins>
          </w:p>
        </w:tc>
        <w:tc>
          <w:tcPr/>
          <w:p>
            <w:pPr>
              <w:pStyle w:val="Compact"/>
              <w:jc w:val="left"/>
            </w:pPr>
            <w:ins w:id="5110" w:author="Zach Zukowski (R2 revision)" w:date="2026-05-17T00:00:00Z">
              <w:r>
                <w:rPr>
                  <w:b/>
                  <w:bCs/>
                </w:rPr>
                <w:t xml:space="preserve">Ratio</w:t>
              </w:r>
            </w:ins>
          </w:p>
        </w:tc>
        <w:tc>
          <w:tcPr/>
          <w:p>
            <w:pPr>
              <w:pStyle w:val="Compact"/>
              <w:jc w:val="left"/>
            </w:pPr>
            <w:ins w:id="5111" w:author="Zach Zukowski (R2 revision)" w:date="2026-05-17T00:00:00Z">
              <w:r>
                <w:rPr>
                  <w:b/>
                  <w:bCs/>
                </w:rPr>
                <w:t xml:space="preserve">Source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5112" w:author="Zach Zukowski (R2 revision)" w:date="2026-05-17T00:00:00Z">
              <w:r>
                <w:t xml:space="preserve">DIMO</w:t>
              </w:r>
            </w:ins>
          </w:p>
        </w:tc>
        <w:tc>
          <w:tcPr/>
          <w:p>
            <w:pPr>
              <w:pStyle w:val="Compact"/>
              <w:jc w:val="left"/>
            </w:pPr>
            <w:ins w:id="5113" w:author="Zach Zukowski (R2 revision)" w:date="2026-05-17T00:00:00Z">
              <w:r>
                <w:t xml:space="preserve">DePIN</w:t>
              </w:r>
            </w:ins>
          </w:p>
        </w:tc>
        <w:tc>
          <w:tcPr/>
          <w:p>
            <w:pPr>
              <w:pStyle w:val="Compact"/>
              <w:jc w:val="left"/>
            </w:pPr>
            <w:ins w:id="5114" w:author="Zach Zukowski (R2 revision)" w:date="2026-05-17T00:00:00Z">
              <w:r>
                <w:t xml:space="preserve">0.038</w:t>
              </w:r>
            </w:ins>
          </w:p>
        </w:tc>
        <w:tc>
          <w:tcPr/>
          <w:p>
            <w:pPr>
              <w:pStyle w:val="Compact"/>
              <w:jc w:val="left"/>
            </w:pPr>
            <w:ins w:id="5115" w:author="Zach Zukowski (R2 revision)" w:date="2026-05-17T00:00:00Z">
              <w:r>
                <w:t xml:space="preserve">0.228</w:t>
              </w:r>
            </w:ins>
          </w:p>
        </w:tc>
        <w:tc>
          <w:tcPr/>
          <w:p>
            <w:pPr>
              <w:pStyle w:val="Compact"/>
              <w:jc w:val="left"/>
            </w:pPr>
            <w:ins w:id="5116" w:author="Zach Zukowski (R2 revision)" w:date="2026-05-17T00:00:00Z">
              <w:r>
                <w:t xml:space="preserve">6.0x</w:t>
              </w:r>
            </w:ins>
          </w:p>
        </w:tc>
        <w:tc>
          <w:tcPr/>
          <w:p>
            <w:pPr>
              <w:pStyle w:val="Compact"/>
              <w:jc w:val="left"/>
            </w:pPr>
            <w:ins w:id="5117" w:author="Zach Zukowski (R2 revision)" w:date="2026-05-17T00:00:00Z">
              <w:r>
                <w:t xml:space="preserve">Snapshot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5118" w:author="Zach Zukowski (R2 revision)" w:date="2026-05-17T00:00:00Z">
              <w:r>
                <w:t xml:space="preserve">Lido</w:t>
              </w:r>
            </w:ins>
          </w:p>
        </w:tc>
        <w:tc>
          <w:tcPr/>
          <w:p>
            <w:pPr>
              <w:pStyle w:val="Compact"/>
              <w:jc w:val="left"/>
            </w:pPr>
            <w:ins w:id="5119" w:author="Zach Zukowski (R2 revision)" w:date="2026-05-17T00:00:00Z">
              <w:r>
                <w:t xml:space="preserve">DeFi</w:t>
              </w:r>
            </w:ins>
          </w:p>
        </w:tc>
        <w:tc>
          <w:tcPr/>
          <w:p>
            <w:pPr>
              <w:pStyle w:val="Compact"/>
              <w:jc w:val="left"/>
            </w:pPr>
            <w:ins w:id="5120" w:author="Zach Zukowski (R2 revision)" w:date="2026-05-17T00:00:00Z">
              <w:r>
                <w:t xml:space="preserve">0.013</w:t>
              </w:r>
            </w:ins>
          </w:p>
        </w:tc>
        <w:tc>
          <w:tcPr/>
          <w:p>
            <w:pPr>
              <w:pStyle w:val="Compact"/>
              <w:jc w:val="left"/>
            </w:pPr>
            <w:ins w:id="5121" w:author="Zach Zukowski (R2 revision)" w:date="2026-05-17T00:00:00Z">
              <w:r>
                <w:t xml:space="preserve">0.088</w:t>
              </w:r>
            </w:ins>
          </w:p>
        </w:tc>
        <w:tc>
          <w:tcPr/>
          <w:p>
            <w:pPr>
              <w:pStyle w:val="Compact"/>
              <w:jc w:val="left"/>
            </w:pPr>
            <w:ins w:id="5122" w:author="Zach Zukowski (R2 revision)" w:date="2026-05-17T00:00:00Z">
              <w:r>
                <w:t xml:space="preserve">6.8x</w:t>
              </w:r>
            </w:ins>
          </w:p>
        </w:tc>
        <w:tc>
          <w:tcPr/>
          <w:p>
            <w:pPr>
              <w:pStyle w:val="Compact"/>
              <w:jc w:val="left"/>
            </w:pPr>
            <w:ins w:id="5123" w:author="Zach Zukowski (R2 revision)" w:date="2026-05-17T00:00:00Z">
              <w:r>
                <w:t xml:space="preserve">Snapshot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5124" w:author="Zach Zukowski (R2 revision)" w:date="2026-05-17T00:00:00Z">
              <w:r>
                <w:t xml:space="preserve">WeatherXM</w:t>
              </w:r>
            </w:ins>
          </w:p>
        </w:tc>
        <w:tc>
          <w:tcPr/>
          <w:p>
            <w:pPr>
              <w:pStyle w:val="Compact"/>
              <w:jc w:val="left"/>
            </w:pPr>
            <w:ins w:id="5125" w:author="Zach Zukowski (R2 revision)" w:date="2026-05-17T00:00:00Z">
              <w:r>
                <w:t xml:space="preserve">DePIN</w:t>
              </w:r>
            </w:ins>
          </w:p>
        </w:tc>
        <w:tc>
          <w:tcPr/>
          <w:p>
            <w:pPr>
              <w:pStyle w:val="Compact"/>
              <w:jc w:val="left"/>
            </w:pPr>
            <w:ins w:id="5126" w:author="Zach Zukowski (R2 revision)" w:date="2026-05-17T00:00:00Z">
              <w:r>
                <w:t xml:space="preserve">0.148</w:t>
              </w:r>
            </w:ins>
          </w:p>
        </w:tc>
        <w:tc>
          <w:tcPr/>
          <w:p>
            <w:pPr>
              <w:pStyle w:val="Compact"/>
              <w:jc w:val="left"/>
            </w:pPr>
            <w:ins w:id="5127" w:author="Zach Zukowski (R2 revision)" w:date="2026-05-17T00:00:00Z">
              <w:r>
                <w:t xml:space="preserve">0.486</w:t>
              </w:r>
            </w:ins>
          </w:p>
        </w:tc>
        <w:tc>
          <w:tcPr/>
          <w:p>
            <w:pPr>
              <w:pStyle w:val="Compact"/>
              <w:jc w:val="left"/>
            </w:pPr>
            <w:ins w:id="5128" w:author="Zach Zukowski (R2 revision)" w:date="2026-05-17T00:00:00Z">
              <w:r>
                <w:t xml:space="preserve">3.3x</w:t>
              </w:r>
            </w:ins>
          </w:p>
        </w:tc>
        <w:tc>
          <w:tcPr/>
          <w:p>
            <w:pPr>
              <w:pStyle w:val="Compact"/>
              <w:jc w:val="left"/>
            </w:pPr>
            <w:ins w:id="5129" w:author="Zach Zukowski (R2 revision)" w:date="2026-05-17T00:00:00Z">
              <w:r>
                <w:t xml:space="preserve">Snapshot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5130" w:author="Zach Zukowski (R2 revision)" w:date="2026-05-17T00:00:00Z">
              <w:r>
                <w:t xml:space="preserve">Compound</w:t>
              </w:r>
            </w:ins>
          </w:p>
        </w:tc>
        <w:tc>
          <w:tcPr/>
          <w:p>
            <w:pPr>
              <w:pStyle w:val="Compact"/>
              <w:jc w:val="left"/>
            </w:pPr>
            <w:ins w:id="5131" w:author="Zach Zukowski (R2 revision)" w:date="2026-05-17T00:00:00Z">
              <w:r>
                <w:t xml:space="preserve">DeFi</w:t>
              </w:r>
            </w:ins>
          </w:p>
        </w:tc>
        <w:tc>
          <w:tcPr/>
          <w:p>
            <w:pPr>
              <w:pStyle w:val="Compact"/>
              <w:jc w:val="left"/>
            </w:pPr>
            <w:ins w:id="5132" w:author="Zach Zukowski (R2 revision)" w:date="2026-05-17T00:00:00Z">
              <w:r>
                <w:t xml:space="preserve">0.028</w:t>
              </w:r>
            </w:ins>
          </w:p>
        </w:tc>
        <w:tc>
          <w:tcPr/>
          <w:p>
            <w:pPr>
              <w:pStyle w:val="Compact"/>
              <w:jc w:val="left"/>
            </w:pPr>
            <w:ins w:id="5133" w:author="Zach Zukowski (R2 revision)" w:date="2026-05-17T00:00:00Z">
              <w:r>
                <w:t xml:space="preserve">0.053</w:t>
              </w:r>
            </w:ins>
          </w:p>
        </w:tc>
        <w:tc>
          <w:tcPr/>
          <w:p>
            <w:pPr>
              <w:pStyle w:val="Compact"/>
              <w:jc w:val="left"/>
            </w:pPr>
            <w:ins w:id="5134" w:author="Zach Zukowski (R2 revision)" w:date="2026-05-17T00:00:00Z">
              <w:r>
                <w:t xml:space="preserve">1.9x</w:t>
              </w:r>
            </w:ins>
          </w:p>
        </w:tc>
        <w:tc>
          <w:tcPr/>
          <w:p>
            <w:pPr>
              <w:pStyle w:val="Compact"/>
              <w:jc w:val="left"/>
            </w:pPr>
            <w:ins w:id="5135" w:author="Zach Zukowski (R2 revision)" w:date="2026-05-17T00:00:00Z">
              <w:r>
                <w:t xml:space="preserve">Snapshot†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5136" w:author="Zach Zukowski (R2 revision)" w:date="2026-05-17T00:00:00Z">
              <w:r>
                <w:t xml:space="preserve">Aave</w:t>
              </w:r>
            </w:ins>
          </w:p>
        </w:tc>
        <w:tc>
          <w:tcPr/>
          <w:p>
            <w:pPr>
              <w:pStyle w:val="Compact"/>
              <w:jc w:val="left"/>
            </w:pPr>
            <w:ins w:id="5137" w:author="Zach Zukowski (R2 revision)" w:date="2026-05-17T00:00:00Z">
              <w:r>
                <w:t xml:space="preserve">DeFi</w:t>
              </w:r>
            </w:ins>
          </w:p>
        </w:tc>
        <w:tc>
          <w:tcPr/>
          <w:p>
            <w:pPr>
              <w:pStyle w:val="Compact"/>
              <w:jc w:val="left"/>
            </w:pPr>
            <w:ins w:id="5138" w:author="Zach Zukowski (R2 revision)" w:date="2026-05-17T00:00:00Z">
              <w:r>
                <w:t xml:space="preserve">0.020</w:t>
              </w:r>
            </w:ins>
          </w:p>
        </w:tc>
        <w:tc>
          <w:tcPr/>
          <w:p>
            <w:pPr>
              <w:pStyle w:val="Compact"/>
              <w:jc w:val="left"/>
            </w:pPr>
            <w:ins w:id="5139" w:author="Zach Zukowski (R2 revision)" w:date="2026-05-17T00:00:00Z">
              <w:r>
                <w:t xml:space="preserve">0.076</w:t>
              </w:r>
            </w:ins>
          </w:p>
        </w:tc>
        <w:tc>
          <w:tcPr/>
          <w:p>
            <w:pPr>
              <w:pStyle w:val="Compact"/>
              <w:jc w:val="left"/>
            </w:pPr>
            <w:ins w:id="5140" w:author="Zach Zukowski (R2 revision)" w:date="2026-05-17T00:00:00Z">
              <w:r>
                <w:t xml:space="preserve">3.8x</w:t>
              </w:r>
            </w:ins>
          </w:p>
        </w:tc>
        <w:tc>
          <w:tcPr/>
          <w:p>
            <w:pPr>
              <w:pStyle w:val="Compact"/>
              <w:jc w:val="left"/>
            </w:pPr>
            <w:ins w:id="5141" w:author="Zach Zukowski (R2 revision)" w:date="2026-05-17T00:00:00Z">
              <w:r>
                <w:t xml:space="preserve">Tally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5142" w:author="Zach Zukowski (R2 revision)" w:date="2026-05-17T00:00:00Z">
              <w:r>
                <w:t xml:space="preserve">Uniswap</w:t>
              </w:r>
            </w:ins>
          </w:p>
        </w:tc>
        <w:tc>
          <w:tcPr/>
          <w:p>
            <w:pPr>
              <w:pStyle w:val="Compact"/>
              <w:jc w:val="left"/>
            </w:pPr>
            <w:ins w:id="5143" w:author="Zach Zukowski (R2 revision)" w:date="2026-05-17T00:00:00Z">
              <w:r>
                <w:t xml:space="preserve">DeFi</w:t>
              </w:r>
            </w:ins>
          </w:p>
        </w:tc>
        <w:tc>
          <w:tcPr/>
          <w:p>
            <w:pPr>
              <w:pStyle w:val="Compact"/>
              <w:jc w:val="left"/>
            </w:pPr>
            <w:ins w:id="5144" w:author="Zach Zukowski (R2 revision)" w:date="2026-05-17T00:00:00Z">
              <w:r>
                <w:t xml:space="preserve">0.010</w:t>
              </w:r>
            </w:ins>
          </w:p>
        </w:tc>
        <w:tc>
          <w:tcPr/>
          <w:p>
            <w:pPr>
              <w:pStyle w:val="Compact"/>
              <w:jc w:val="left"/>
            </w:pPr>
            <w:ins w:id="5145" w:author="Zach Zukowski (R2 revision)" w:date="2026-05-17T00:00:00Z">
              <w:r>
                <w:t xml:space="preserve">0.027</w:t>
              </w:r>
            </w:ins>
          </w:p>
        </w:tc>
        <w:tc>
          <w:tcPr/>
          <w:p>
            <w:pPr>
              <w:pStyle w:val="Compact"/>
              <w:jc w:val="left"/>
            </w:pPr>
            <w:ins w:id="5146" w:author="Zach Zukowski (R2 revision)" w:date="2026-05-17T00:00:00Z">
              <w:r>
                <w:t xml:space="preserve">2.7x</w:t>
              </w:r>
            </w:ins>
          </w:p>
        </w:tc>
        <w:tc>
          <w:tcPr/>
          <w:p>
            <w:pPr>
              <w:pStyle w:val="Compact"/>
              <w:jc w:val="left"/>
            </w:pPr>
            <w:ins w:id="5147" w:author="Zach Zukowski (R2 revision)" w:date="2026-05-17T00:00:00Z">
              <w:r>
                <w:t xml:space="preserve">Tally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5148" w:author="Zach Zukowski (R2 revision)" w:date="2026-05-17T00:00:00Z">
              <w:r>
                <w:t xml:space="preserve">Arbitrum</w:t>
              </w:r>
            </w:ins>
          </w:p>
        </w:tc>
        <w:tc>
          <w:tcPr/>
          <w:p>
            <w:pPr>
              <w:pStyle w:val="Compact"/>
              <w:jc w:val="left"/>
            </w:pPr>
            <w:ins w:id="5149" w:author="Zach Zukowski (R2 revision)" w:date="2026-05-17T00:00:00Z">
              <w:r>
                <w:t xml:space="preserve">Infra</w:t>
              </w:r>
            </w:ins>
          </w:p>
        </w:tc>
        <w:tc>
          <w:tcPr/>
          <w:p>
            <w:pPr>
              <w:pStyle w:val="Compact"/>
              <w:jc w:val="left"/>
            </w:pPr>
            <w:ins w:id="5150" w:author="Zach Zukowski (R2 revision)" w:date="2026-05-17T00:00:00Z">
              <w:r>
                <w:t xml:space="preserve">0.012</w:t>
              </w:r>
            </w:ins>
          </w:p>
        </w:tc>
        <w:tc>
          <w:tcPr/>
          <w:p>
            <w:pPr>
              <w:pStyle w:val="Compact"/>
              <w:jc w:val="left"/>
            </w:pPr>
            <w:ins w:id="5151" w:author="Zach Zukowski (R2 revision)" w:date="2026-05-17T00:00:00Z">
              <w:r>
                <w:t xml:space="preserve">0.052</w:t>
              </w:r>
            </w:ins>
          </w:p>
        </w:tc>
        <w:tc>
          <w:tcPr/>
          <w:p>
            <w:pPr>
              <w:pStyle w:val="Compact"/>
              <w:jc w:val="left"/>
            </w:pPr>
            <w:ins w:id="5152" w:author="Zach Zukowski (R2 revision)" w:date="2026-05-17T00:00:00Z">
              <w:r>
                <w:t xml:space="preserve">4.3x</w:t>
              </w:r>
            </w:ins>
          </w:p>
        </w:tc>
        <w:tc>
          <w:tcPr/>
          <w:p>
            <w:pPr>
              <w:pStyle w:val="Compact"/>
              <w:jc w:val="left"/>
            </w:pPr>
            <w:ins w:id="5153" w:author="Zach Zukowski (R2 revision)" w:date="2026-05-17T00:00:00Z">
              <w:r>
                <w:t xml:space="preserve">Snapshot†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5154" w:author="Zach Zukowski (R2 revision)" w:date="2026-05-17T00:00:00Z">
              <w:r>
                <w:t xml:space="preserve">Optimism</w:t>
              </w:r>
            </w:ins>
          </w:p>
        </w:tc>
        <w:tc>
          <w:tcPr/>
          <w:p>
            <w:pPr>
              <w:pStyle w:val="Compact"/>
              <w:jc w:val="left"/>
            </w:pPr>
            <w:ins w:id="5155" w:author="Zach Zukowski (R2 revision)" w:date="2026-05-17T00:00:00Z">
              <w:r>
                <w:t xml:space="preserve">Infra</w:t>
              </w:r>
            </w:ins>
          </w:p>
        </w:tc>
        <w:tc>
          <w:tcPr/>
          <w:p>
            <w:pPr>
              <w:pStyle w:val="Compact"/>
              <w:jc w:val="left"/>
            </w:pPr>
            <w:ins w:id="5156" w:author="Zach Zukowski (R2 revision)" w:date="2026-05-17T00:00:00Z">
              <w:r>
                <w:t xml:space="preserve">0.009</w:t>
              </w:r>
            </w:ins>
          </w:p>
        </w:tc>
        <w:tc>
          <w:tcPr/>
          <w:p>
            <w:pPr>
              <w:pStyle w:val="Compact"/>
              <w:jc w:val="left"/>
            </w:pPr>
            <w:ins w:id="5157" w:author="Zach Zukowski (R2 revision)" w:date="2026-05-17T00:00:00Z">
              <w:r>
                <w:t xml:space="preserve">0.033</w:t>
              </w:r>
            </w:ins>
          </w:p>
        </w:tc>
        <w:tc>
          <w:tcPr/>
          <w:p>
            <w:pPr>
              <w:pStyle w:val="Compact"/>
              <w:jc w:val="left"/>
            </w:pPr>
            <w:ins w:id="5158" w:author="Zach Zukowski (R2 revision)" w:date="2026-05-17T00:00:00Z">
              <w:r>
                <w:t xml:space="preserve">3.7x</w:t>
              </w:r>
            </w:ins>
          </w:p>
        </w:tc>
        <w:tc>
          <w:tcPr/>
          <w:p>
            <w:pPr>
              <w:pStyle w:val="Compact"/>
              <w:jc w:val="left"/>
            </w:pPr>
            <w:ins w:id="5159" w:author="Zach Zukowski (R2 revision)" w:date="2026-05-17T00:00:00Z">
              <w:r>
                <w:t xml:space="preserve">Tally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5160" w:author="Zach Zukowski (R2 revision)" w:date="2026-05-17T00:00:00Z">
              <w:r>
                <w:t xml:space="preserve">GMX</w:t>
              </w:r>
            </w:ins>
          </w:p>
        </w:tc>
        <w:tc>
          <w:tcPr/>
          <w:p>
            <w:pPr>
              <w:pStyle w:val="Compact"/>
              <w:jc w:val="left"/>
            </w:pPr>
            <w:ins w:id="5161" w:author="Zach Zukowski (R2 revision)" w:date="2026-05-17T00:00:00Z">
              <w:r>
                <w:t xml:space="preserve">DeFi</w:t>
              </w:r>
            </w:ins>
          </w:p>
        </w:tc>
        <w:tc>
          <w:tcPr/>
          <w:p>
            <w:pPr>
              <w:pStyle w:val="Compact"/>
              <w:jc w:val="left"/>
            </w:pPr>
            <w:ins w:id="5162" w:author="Zach Zukowski (R2 revision)" w:date="2026-05-17T00:00:00Z">
              <w:r>
                <w:t xml:space="preserve">0.056</w:t>
              </w:r>
            </w:ins>
          </w:p>
        </w:tc>
        <w:tc>
          <w:tcPr/>
          <w:p>
            <w:pPr>
              <w:pStyle w:val="Compact"/>
              <w:jc w:val="left"/>
            </w:pPr>
            <w:ins w:id="5163" w:author="Zach Zukowski (R2 revision)" w:date="2026-05-17T00:00:00Z">
              <w:r>
                <w:t xml:space="preserve">0.077</w:t>
              </w:r>
            </w:ins>
          </w:p>
        </w:tc>
        <w:tc>
          <w:tcPr/>
          <w:p>
            <w:pPr>
              <w:pStyle w:val="Compact"/>
              <w:jc w:val="left"/>
            </w:pPr>
            <w:ins w:id="5164" w:author="Zach Zukowski (R2 revision)" w:date="2026-05-17T00:00:00Z">
              <w:r>
                <w:t xml:space="preserve">1.4x</w:t>
              </w:r>
            </w:ins>
          </w:p>
        </w:tc>
        <w:tc>
          <w:tcPr/>
          <w:p>
            <w:pPr>
              <w:pStyle w:val="Compact"/>
              <w:jc w:val="left"/>
            </w:pPr>
            <w:ins w:id="5165" w:author="Zach Zukowski (R2 revision)" w:date="2026-05-17T00:00:00Z">
              <w:r>
                <w:t xml:space="preserve">Tally‡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ins w:id="5166" w:author="Zach Zukowski (R2 revision)" w:date="2026-05-17T00:00:00Z">
              <w:r>
                <w:t xml:space="preserve">ENS</w:t>
              </w:r>
            </w:ins>
          </w:p>
        </w:tc>
        <w:tc>
          <w:tcPr/>
          <w:p>
            <w:pPr>
              <w:pStyle w:val="Compact"/>
              <w:jc w:val="left"/>
            </w:pPr>
            <w:ins w:id="5167" w:author="Zach Zukowski (R2 revision)" w:date="2026-05-17T00:00:00Z">
              <w:r>
                <w:t xml:space="preserve">Infra</w:t>
              </w:r>
            </w:ins>
          </w:p>
        </w:tc>
        <w:tc>
          <w:tcPr/>
          <w:p>
            <w:pPr>
              <w:pStyle w:val="Compact"/>
              <w:jc w:val="left"/>
            </w:pPr>
            <w:ins w:id="5168" w:author="Zach Zukowski (R2 revision)" w:date="2026-05-17T00:00:00Z">
              <w:r>
                <w:t xml:space="preserve">0.135</w:t>
              </w:r>
            </w:ins>
          </w:p>
        </w:tc>
        <w:tc>
          <w:tcPr/>
          <w:p>
            <w:pPr>
              <w:pStyle w:val="Compact"/>
              <w:jc w:val="left"/>
            </w:pPr>
            <w:ins w:id="5169" w:author="Zach Zukowski (R2 revision)" w:date="2026-05-17T00:00:00Z">
              <w:r>
                <w:t xml:space="preserve">0.028</w:t>
              </w:r>
            </w:ins>
          </w:p>
        </w:tc>
        <w:tc>
          <w:tcPr/>
          <w:p>
            <w:pPr>
              <w:pStyle w:val="Compact"/>
              <w:jc w:val="left"/>
            </w:pPr>
            <w:ins w:id="5170" w:author="Zach Zukowski (R2 revision)" w:date="2026-05-17T00:00:00Z">
              <w:r>
                <w:t xml:space="preserve">0.21x</w:t>
              </w:r>
            </w:ins>
          </w:p>
        </w:tc>
        <w:tc>
          <w:tcPr/>
          <w:p>
            <w:pPr>
              <w:pStyle w:val="Compact"/>
              <w:jc w:val="left"/>
            </w:pPr>
            <w:ins w:id="5171" w:author="Zach Zukowski (R2 revision)" w:date="2026-05-17T00:00:00Z">
              <w:r>
                <w:t xml:space="preserve">Tally‡</w:t>
              </w:r>
            </w:ins>
          </w:p>
        </w:tc>
      </w:tr>
    </w:tbl>
    <w:p>
      <w:pPr>
        <w:pStyle w:val="BodyText"/>
      </w:pPr>
      <w:ins w:id="5172" w:author="Zach Zukowski (R2 revision)" w:date="2026-05-17T00:00:00Z">
        <w:r>
          <w:rPr>
            <w:b/>
            <w:bCs/>
            <w:i/>
            <w:iCs/>
          </w:rPr>
          <w:t xml:space="preserve">Table 7.</w:t>
        </w:r>
      </w:ins>
      <w:ins w:id="5173" w:author="Zach Zukowski (R2 revision)" w:date="2026-05-17T00:00:00Z">
        <w:r>
          <w:rPr>
            <w:i/>
            <w:iCs/>
          </w:rPr>
          <w:t xml:space="preserve"> </w:t>
        </w:r>
      </w:ins>
      <w:ins w:id="5174" w:author="Zach Zukowski (R2 revision)" w:date="2026-05-17T00:00:00Z">
        <w:r>
          <w:rPr>
            <w:i/>
            <w:iCs/>
          </w:rPr>
          <w:t xml:space="preserve">Holding versus voting concentration for protocols with</w:t>
        </w:r>
      </w:ins>
      <w:ins w:id="5175" w:author="Zach Zukowski (R2 revision)" w:date="2026-05-17T00:00:00Z">
        <w:r>
          <w:rPr>
            <w:i/>
            <w:iCs/>
          </w:rPr>
          <w:t xml:space="preserve"> </w:t>
        </w:r>
      </w:ins>
      <w:ins w:id="5176" w:author="Zach Zukowski (R2 revision)" w:date="2026-05-17T00:00:00Z">
        <w:r>
          <w:rPr>
            <w:i/>
            <w:iCs/>
          </w:rPr>
          <w:t xml:space="preserve">sufficient governance activity (12-month lookback). Voting HHI computed</w:t>
        </w:r>
      </w:ins>
      <w:ins w:id="5177" w:author="Zach Zukowski (R2 revision)" w:date="2026-05-17T00:00:00Z">
        <w:r>
          <w:rPr>
            <w:i/>
            <w:iCs/>
          </w:rPr>
          <w:t xml:space="preserve"> </w:t>
        </w:r>
      </w:ins>
      <w:ins w:id="5178" w:author="Zach Zukowski (R2 revision)" w:date="2026-05-17T00:00:00Z">
        <w:r>
          <w:rPr>
            <w:i/>
            <w:iCs/>
          </w:rPr>
          <w:t xml:space="preserve">from Tally delegate voting power (on-chain) or Snapshot vote-weighted</w:t>
        </w:r>
      </w:ins>
      <w:ins w:id="5179" w:author="Zach Zukowski (R2 revision)" w:date="2026-05-17T00:00:00Z">
        <w:r>
          <w:rPr>
            <w:i/>
            <w:iCs/>
          </w:rPr>
          <w:t xml:space="preserve"> </w:t>
        </w:r>
      </w:ins>
      <w:ins w:id="5180" w:author="Zach Zukowski (R2 revision)" w:date="2026-05-17T00:00:00Z">
        <w:r>
          <w:rPr>
            <w:i/>
            <w:iCs/>
          </w:rPr>
          <w:t xml:space="preserve">power (off-chain). Ratio above 1.0 indicates delegation concentrates</w:t>
        </w:r>
      </w:ins>
      <w:ins w:id="5181" w:author="Zach Zukowski (R2 revision)" w:date="2026-05-17T00:00:00Z">
        <w:r>
          <w:rPr>
            <w:i/>
            <w:iCs/>
          </w:rPr>
          <w:t xml:space="preserve"> </w:t>
        </w:r>
      </w:ins>
      <w:ins w:id="5182" w:author="Zach Zukowski (R2 revision)" w:date="2026-05-17T00:00:00Z">
        <w:r>
          <w:rPr>
            <w:i/>
            <w:iCs/>
          </w:rPr>
          <w:t xml:space="preserve">governance above the level measured from token holdings; below 1.0</w:t>
        </w:r>
      </w:ins>
      <w:ins w:id="5183" w:author="Zach Zukowski (R2 revision)" w:date="2026-05-17T00:00:00Z">
        <w:r>
          <w:rPr>
            <w:i/>
            <w:iCs/>
          </w:rPr>
          <w:t xml:space="preserve"> </w:t>
        </w:r>
      </w:ins>
      <w:ins w:id="5184" w:author="Zach Zukowski (R2 revision)" w:date="2026-05-17T00:00:00Z">
        <w:r>
          <w:rPr>
            <w:i/>
            <w:iCs/>
          </w:rPr>
          <w:t xml:space="preserve">indicates delegation distributes. Holding HHIs are post-exclusion</w:t>
        </w:r>
      </w:ins>
      <w:ins w:id="5185" w:author="Zach Zukowski (R2 revision)" w:date="2026-05-17T00:00:00Z">
        <w:r>
          <w:rPr>
            <w:i/>
            <w:iCs/>
          </w:rPr>
          <w:t xml:space="preserve"> </w:t>
        </w:r>
      </w:ins>
      <w:ins w:id="5186" w:author="Zach Zukowski (R2 revision)" w:date="2026-05-17T00:00:00Z">
        <w:r>
          <w:rPr>
            <w:i/>
            <w:iCs/>
          </w:rPr>
          <w:t xml:space="preserve">values consistent with Table 4 (Uniswap reflects the universal</w:t>
        </w:r>
      </w:ins>
      <w:ins w:id="5187" w:author="Zach Zukowski (R2 revision)" w:date="2026-05-17T00:00:00Z">
        <w:r>
          <w:rPr>
            <w:i/>
            <w:iCs/>
          </w:rPr>
          <w:t xml:space="preserve"> </w:t>
        </w:r>
      </w:ins>
      <w:ins w:id="5188" w:author="Zach Zukowski (R2 revision)" w:date="2026-05-17T00:00:00Z">
        <w:r>
          <w:rPr>
            <w:i/>
            <w:iCs/>
          </w:rPr>
          <w:t xml:space="preserve">burn-rule exclusion of 0x000…000dead; Optimism reflects the</w:t>
        </w:r>
      </w:ins>
      <w:ins w:id="5189" w:author="Zach Zukowski (R2 revision)" w:date="2026-05-17T00:00:00Z">
        <w:r>
          <w:rPr>
            <w:i/>
            <w:iCs/>
          </w:rPr>
          <w:t xml:space="preserve"> </w:t>
        </w:r>
      </w:ins>
      <w:ins w:id="5190" w:author="Zach Zukowski (R2 revision)" w:date="2026-05-17T00:00:00Z">
        <w:r>
          <w:rPr>
            <w:i/>
            <w:iCs/>
          </w:rPr>
          <w:t xml:space="preserve">post-exclusion measurement consistent with the regression dataset;</w:t>
        </w:r>
      </w:ins>
      <w:ins w:id="5191" w:author="Zach Zukowski (R2 revision)" w:date="2026-05-17T00:00:00Z">
        <w:r>
          <w:rPr>
            <w:i/>
            <w:iCs/>
          </w:rPr>
          <w:t xml:space="preserve"> </w:t>
        </w:r>
      </w:ins>
      <w:ins w:id="5192" w:author="Zach Zukowski (R2 revision)" w:date="2026-05-17T00:00:00Z">
        <w:r>
          <w:rPr>
            <w:i/>
            <w:iCs/>
          </w:rPr>
          <w:t xml:space="preserve">Lido reflects post protocol-controlled-address exclusion).</w:t>
        </w:r>
      </w:ins>
      <w:ins w:id="5193" w:author="Zach Zukowski (R2 revision)" w:date="2026-05-17T00:00:00Z">
        <w:r>
          <w:rPr>
            <w:i/>
            <w:iCs/>
          </w:rPr>
          <w:t xml:space="preserve"> </w:t>
        </w:r>
      </w:ins>
      <w:ins w:id="5194" w:author="Zach Zukowski (R2 revision)" w:date="2026-05-17T00:00:00Z">
        <w:r>
          <w:rPr>
            <w:i/>
            <w:iCs/>
          </w:rPr>
          <w:t xml:space="preserve">Nine of ten protocols sampled exhibit voting HHI above holding HHI</w:t>
        </w:r>
      </w:ins>
      <w:ins w:id="5195" w:author="Zach Zukowski (R2 revision)" w:date="2026-05-17T00:00:00Z">
        <w:r>
          <w:rPr>
            <w:i/>
            <w:iCs/>
          </w:rPr>
          <w:t xml:space="preserve"> </w:t>
        </w:r>
      </w:ins>
      <w:ins w:id="5196" w:author="Zach Zukowski (R2 revision)" w:date="2026-05-17T00:00:00Z">
        <w:r>
          <w:rPr>
            <w:i/>
            <w:iCs/>
          </w:rPr>
          <w:t xml:space="preserve">(amplification ratios 1.4x to 6.8x); one protocol (ENS) shows</w:t>
        </w:r>
      </w:ins>
      <w:ins w:id="5197" w:author="Zach Zukowski (R2 revision)" w:date="2026-05-17T00:00:00Z">
        <w:r>
          <w:rPr>
            <w:i/>
            <w:iCs/>
          </w:rPr>
          <w:t xml:space="preserve"> </w:t>
        </w:r>
      </w:ins>
      <w:ins w:id="5198" w:author="Zach Zukowski (R2 revision)" w:date="2026-05-17T00:00:00Z">
        <w:r>
          <w:rPr>
            <w:i/>
            <w:iCs/>
          </w:rPr>
          <w:t xml:space="preserve">delegation-mediated dispersion (ratio 0.21x), reflecting a mature</w:t>
        </w:r>
      </w:ins>
      <w:ins w:id="5199" w:author="Zach Zukowski (R2 revision)" w:date="2026-05-17T00:00:00Z">
        <w:r>
          <w:rPr>
            <w:i/>
            <w:iCs/>
          </w:rPr>
          <w:t xml:space="preserve"> </w:t>
        </w:r>
      </w:ins>
      <w:ins w:id="5200" w:author="Zach Zukowski (R2 revision)" w:date="2026-05-17T00:00:00Z">
        <w:r>
          <w:rPr>
            <w:i/>
            <w:iCs/>
          </w:rPr>
          <w:t xml:space="preserve">delegate program where holders systematically delegate to a broader</w:t>
        </w:r>
      </w:ins>
      <w:ins w:id="5201" w:author="Zach Zukowski (R2 revision)" w:date="2026-05-17T00:00:00Z">
        <w:r>
          <w:rPr>
            <w:i/>
            <w:iCs/>
          </w:rPr>
          <w:t xml:space="preserve"> </w:t>
        </w:r>
      </w:ins>
      <w:ins w:id="5202" w:author="Zach Zukowski (R2 revision)" w:date="2026-05-17T00:00:00Z">
        <w:r>
          <w:rPr>
            <w:i/>
            <w:iCs/>
          </w:rPr>
          <w:t xml:space="preserve">community-delegate set rather than self-delegating. The structural</w:t>
        </w:r>
      </w:ins>
      <w:ins w:id="5203" w:author="Zach Zukowski (R2 revision)" w:date="2026-05-17T00:00:00Z">
        <w:r>
          <w:rPr>
            <w:i/>
            <w:iCs/>
          </w:rPr>
          <w:t xml:space="preserve"> </w:t>
        </w:r>
      </w:ins>
      <w:ins w:id="5204" w:author="Zach Zukowski (R2 revision)" w:date="2026-05-17T00:00:00Z">
        <w:r>
          <w:rPr>
            <w:i/>
            <w:iCs/>
          </w:rPr>
          <w:t xml:space="preserve">variation across protocols is consistent with the framework’s emphasis</w:t>
        </w:r>
      </w:ins>
      <w:ins w:id="5205" w:author="Zach Zukowski (R2 revision)" w:date="2026-05-17T00:00:00Z">
        <w:r>
          <w:rPr>
            <w:i/>
            <w:iCs/>
          </w:rPr>
          <w:t xml:space="preserve"> </w:t>
        </w:r>
      </w:ins>
      <w:ins w:id="5206" w:author="Zach Zukowski (R2 revision)" w:date="2026-05-17T00:00:00Z">
        <w:r>
          <w:rPr>
            <w:i/>
            <w:iCs/>
          </w:rPr>
          <w:t xml:space="preserve">on institutional design at the delegate-program level: delegation does</w:t>
        </w:r>
      </w:ins>
      <w:ins w:id="5207" w:author="Zach Zukowski (R2 revision)" w:date="2026-05-17T00:00:00Z">
        <w:r>
          <w:rPr>
            <w:i/>
            <w:iCs/>
          </w:rPr>
          <w:t xml:space="preserve"> </w:t>
        </w:r>
      </w:ins>
      <w:ins w:id="5208" w:author="Zach Zukowski (R2 revision)" w:date="2026-05-17T00:00:00Z">
        <w:r>
          <w:rPr>
            <w:i/>
            <w:iCs/>
          </w:rPr>
          <w:t xml:space="preserve">not uniformly concentrate; it concentrates in most protocols and</w:t>
        </w:r>
      </w:ins>
      <w:ins w:id="5209" w:author="Zach Zukowski (R2 revision)" w:date="2026-05-17T00:00:00Z">
        <w:r>
          <w:rPr>
            <w:i/>
            <w:iCs/>
          </w:rPr>
          <w:t xml:space="preserve"> </w:t>
        </w:r>
      </w:ins>
      <w:ins w:id="5210" w:author="Zach Zukowski (R2 revision)" w:date="2026-05-17T00:00:00Z">
        <w:r>
          <w:rPr>
            <w:i/>
            <w:iCs/>
          </w:rPr>
          <w:t xml:space="preserve">disperses in the protocol with the most-developed broad-delegate</w:t>
        </w:r>
      </w:ins>
      <w:ins w:id="5211" w:author="Zach Zukowski (R2 revision)" w:date="2026-05-17T00:00:00Z">
        <w:r>
          <w:rPr>
            <w:i/>
            <w:iCs/>
          </w:rPr>
          <w:t xml:space="preserve"> </w:t>
        </w:r>
      </w:ins>
      <w:ins w:id="5212" w:author="Zach Zukowski (R2 revision)" w:date="2026-05-17T00:00:00Z">
        <w:r>
          <w:rPr>
            <w:i/>
            <w:iCs/>
          </w:rPr>
          <w:t xml:space="preserve">distribution infrastructure. Two further protocols using vote-escrowed</w:t>
        </w:r>
      </w:ins>
      <w:ins w:id="5213" w:author="Zach Zukowski (R2 revision)" w:date="2026-05-17T00:00:00Z">
        <w:r>
          <w:rPr>
            <w:i/>
            <w:iCs/>
          </w:rPr>
          <w:t xml:space="preserve"> </w:t>
        </w:r>
      </w:ins>
      <w:ins w:id="5214" w:author="Zach Zukowski (R2 revision)" w:date="2026-05-17T00:00:00Z">
        <w:r>
          <w:rPr>
            <w:i/>
            <w:iCs/>
          </w:rPr>
          <w:t xml:space="preserve">governance (Curve veCRV; Balancer veBAL) show extreme amplification</w:t>
        </w:r>
      </w:ins>
      <w:ins w:id="5215" w:author="Zach Zukowski (R2 revision)" w:date="2026-05-17T00:00:00Z">
        <w:r>
          <w:rPr>
            <w:i/>
            <w:iCs/>
          </w:rPr>
          <w:t xml:space="preserve"> </w:t>
        </w:r>
      </w:ins>
      <w:ins w:id="5216" w:author="Zach Zukowski (R2 revision)" w:date="2026-05-17T00:00:00Z">
        <w:r>
          <w:rPr>
            <w:i/>
            <w:iCs/>
          </w:rPr>
          <w:t xml:space="preserve">(15x and 21x respectively) and are discussed separately in Section 4.1</w:t>
        </w:r>
      </w:ins>
      <w:ins w:id="5217" w:author="Zach Zukowski (R2 revision)" w:date="2026-05-17T00:00:00Z">
        <w:r>
          <w:rPr>
            <w:i/>
            <w:iCs/>
          </w:rPr>
          <w:t xml:space="preserve"> </w:t>
        </w:r>
      </w:ins>
      <w:ins w:id="5218" w:author="Zach Zukowski (R2 revision)" w:date="2026-05-17T00:00:00Z">
        <w:r>
          <w:rPr>
            <w:i/>
            <w:iCs/>
          </w:rPr>
          <w:t xml:space="preserve">as a distinct ve-token class.</w:t>
        </w:r>
      </w:ins>
    </w:p>
    <w:p>
      <w:pPr>
        <w:pStyle w:val="BodyText"/>
      </w:pPr>
      <w:ins w:id="5219" w:author="Zach Zukowski (R2 revision)" w:date="2026-05-17T00:00:00Z">
        <w:r>
          <w:t xml:space="preserve">† Compound and Arbitrum voting HHI sourced from Snapshot (n = 114 and n</w:t>
        </w:r>
      </w:ins>
      <w:ins w:id="5220" w:author="Zach Zukowski (R2 revision)" w:date="2026-05-17T00:00:00Z">
        <w:r>
          <w:t xml:space="preserve"> </w:t>
        </w:r>
      </w:ins>
      <w:ins w:id="5221" w:author="Zach Zukowski (R2 revision)" w:date="2026-05-17T00:00:00Z">
        <w:r>
          <w:t xml:space="preserve">= 5,241 unique voters in the measurement window respectively) where</w:t>
        </w:r>
      </w:ins>
      <w:ins w:id="5222" w:author="Zach Zukowski (R2 revision)" w:date="2026-05-17T00:00:00Z">
        <w:r>
          <w:t xml:space="preserve"> </w:t>
        </w:r>
      </w:ins>
      <w:ins w:id="5223" w:author="Zach Zukowski (R2 revision)" w:date="2026-05-17T00:00:00Z">
        <w:r>
          <w:t xml:space="preserve">Snapshot's active-voter pool exceeded Tally's top-100-delegate</w:t>
        </w:r>
      </w:ins>
      <w:ins w:id="5224" w:author="Zach Zukowski (R2 revision)" w:date="2026-05-17T00:00:00Z">
        <w:r>
          <w:t xml:space="preserve"> </w:t>
        </w:r>
      </w:ins>
      <w:ins w:id="5225" w:author="Zach Zukowski (R2 revision)" w:date="2026-05-17T00:00:00Z">
        <w:r>
          <w:t xml:space="preserve">sampling. AAVE, Uniswap, Optimism, GMX, and ENS use Tally; DIMO,</w:t>
        </w:r>
      </w:ins>
      <w:ins w:id="5226" w:author="Zach Zukowski (R2 revision)" w:date="2026-05-17T00:00:00Z">
        <w:r>
          <w:t xml:space="preserve"> </w:t>
        </w:r>
      </w:ins>
      <w:ins w:id="5227" w:author="Zach Zukowski (R2 revision)" w:date="2026-05-17T00:00:00Z">
        <w:r>
          <w:t xml:space="preserve">WeatherXM, and Lido use Snapshot (Tally is not deployed for these</w:t>
        </w:r>
      </w:ins>
      <w:ins w:id="5228" w:author="Zach Zukowski (R2 revision)" w:date="2026-05-17T00:00:00Z">
        <w:r>
          <w:t xml:space="preserve"> </w:t>
        </w:r>
      </w:ins>
      <w:ins w:id="5229" w:author="Zach Zukowski (R2 revision)" w:date="2026-05-17T00:00:00Z">
        <w:r>
          <w:t xml:space="preserve">protocols).</w:t>
        </w:r>
      </w:ins>
    </w:p>
    <w:p>
      <w:pPr>
        <w:pStyle w:val="BodyText"/>
      </w:pPr>
      <w:ins w:id="5230" w:author="Zach Zukowski (R2 revision)" w:date="2026-05-17T00:00:00Z">
        <w:r>
          <w:t xml:space="preserve">‡ GMX and ENS added in R2 from paginated Tally top-100 delegate pulls</w:t>
        </w:r>
      </w:ins>
      <w:ins w:id="5231" w:author="Zach Zukowski (R2 revision)" w:date="2026-05-17T00:00:00Z">
        <w:r>
          <w:t xml:space="preserve"> </w:t>
        </w:r>
      </w:ins>
      <w:ins w:id="5232" w:author="Zach Zukowski (R2 revision)" w:date="2026-05-17T00:00:00Z">
        <w:r>
          <w:t xml:space="preserve">(May 2026). Snapshot date drift between March 2026 baseline (used for</w:t>
        </w:r>
      </w:ins>
      <w:ins w:id="5233" w:author="Zach Zukowski (R2 revision)" w:date="2026-05-17T00:00:00Z">
        <w:r>
          <w:t xml:space="preserve"> </w:t>
        </w:r>
      </w:ins>
      <w:ins w:id="5234" w:author="Zach Zukowski (R2 revision)" w:date="2026-05-17T00:00:00Z">
        <w:r>
          <w:t xml:space="preserve">the original eight protocols) and May 2026 (used for GMX and ENS) is</w:t>
        </w:r>
      </w:ins>
      <w:ins w:id="5235" w:author="Zach Zukowski (R2 revision)" w:date="2026-05-17T00:00:00Z">
        <w:r>
          <w:t xml:space="preserve"> </w:t>
        </w:r>
      </w:ins>
      <w:ins w:id="5236" w:author="Zach Zukowski (R2 revision)" w:date="2026-05-17T00:00:00Z">
        <w:r>
          <w:t xml:space="preserve">documented in Section 2.10.3; rank-ordering across protocols is the</w:t>
        </w:r>
      </w:ins>
      <w:ins w:id="5237" w:author="Zach Zukowski (R2 revision)" w:date="2026-05-17T00:00:00Z">
        <w:r>
          <w:t xml:space="preserve"> </w:t>
        </w:r>
      </w:ins>
      <w:ins w:id="5238" w:author="Zach Zukowski (R2 revision)" w:date="2026-05-17T00:00:00Z">
        <w:r>
          <w:t xml:space="preserve">durable inferential property, with absolute magnitudes subject to</w:t>
        </w:r>
      </w:ins>
      <w:ins w:id="5239" w:author="Zach Zukowski (R2 revision)" w:date="2026-05-17T00:00:00Z">
        <w:r>
          <w:t xml:space="preserve"> </w:t>
        </w:r>
      </w:ins>
      <w:ins w:id="5240" w:author="Zach Zukowski (R2 revision)" w:date="2026-05-17T00:00:00Z">
        <w:r>
          <w:t xml:space="preserve">delegate-pool changes over multi-month windows.</w:t>
        </w:r>
      </w:ins>
    </w:p>
    <w:bookmarkStart w:id="95" w:name="X5aa57646c4396d747e0131ec008a4e3f93d4422"/>
    <w:p>
      <w:pPr>
        <w:pStyle w:val="Heading3"/>
      </w:pPr>
      <w:ins w:id="5241" w:author="Zach Zukowski (R2 revision)" w:date="2026-05-17T00:00:00Z">
        <w:r>
          <w:t xml:space="preserve">3.5.1 ENS as institutional-design counterexample</w:t>
        </w:r>
      </w:ins>
    </w:p>
    <w:p>
      <w:pPr>
        <w:pStyle w:val="FirstParagraph"/>
      </w:pPr>
      <w:ins w:id="5242" w:author="Zach Zukowski (R2 revision)" w:date="2026-05-17T00:00:00Z">
        <w:r>
          <w:t xml:space="preserve">ENS is the only protocol in the cross-section where delegation</w:t>
        </w:r>
      </w:ins>
      <w:ins w:id="5243" w:author="Zach Zukowski (R2 revision)" w:date="2026-05-17T00:00:00Z">
        <w:r>
          <w:t xml:space="preserve"> </w:t>
        </w:r>
      </w:ins>
      <w:ins w:id="5244" w:author="Zach Zukowski (R2 revision)" w:date="2026-05-17T00:00:00Z">
        <w:r>
          <w:t xml:space="preserve">empirically disperses voting power below the holding-HHI baseline</w:t>
        </w:r>
      </w:ins>
      <w:ins w:id="5245" w:author="Zach Zukowski (R2 revision)" w:date="2026-05-17T00:00:00Z">
        <w:r>
          <w:t xml:space="preserve"> </w:t>
        </w:r>
      </w:ins>
      <w:ins w:id="5246" w:author="Zach Zukowski (R2 revision)" w:date="2026-05-17T00:00:00Z">
        <w:r>
          <w:t xml:space="preserve">(ratio 0.21x; voting HHI 0.028 vs holding HHI 0.135). The dispersion</w:t>
        </w:r>
      </w:ins>
      <w:ins w:id="5247" w:author="Zach Zukowski (R2 revision)" w:date="2026-05-17T00:00:00Z">
        <w:r>
          <w:t xml:space="preserve"> </w:t>
        </w:r>
      </w:ins>
      <w:ins w:id="5248" w:author="Zach Zukowski (R2 revision)" w:date="2026-05-17T00:00:00Z">
        <w:r>
          <w:t xml:space="preserve">case is informative for the framework’s institutional-design thesis</w:t>
        </w:r>
      </w:ins>
      <w:ins w:id="5249" w:author="Zach Zukowski (R2 revision)" w:date="2026-05-17T00:00:00Z">
        <w:r>
          <w:t xml:space="preserve"> </w:t>
        </w:r>
      </w:ins>
      <w:ins w:id="5250" w:author="Zach Zukowski (R2 revision)" w:date="2026-05-17T00:00:00Z">
        <w:r>
          <w:t xml:space="preserve">because it provides an existence-proof that delegation outcomes are</w:t>
        </w:r>
      </w:ins>
      <w:ins w:id="5251" w:author="Zach Zukowski (R2 revision)" w:date="2026-05-17T00:00:00Z">
        <w:r>
          <w:t xml:space="preserve"> </w:t>
        </w:r>
      </w:ins>
      <w:ins w:id="5252" w:author="Zach Zukowski (R2 revision)" w:date="2026-05-17T00:00:00Z">
        <w:r>
          <w:t xml:space="preserve">design-tractable rather than mechanism-inevitable. The ENS delegate</w:t>
        </w:r>
      </w:ins>
      <w:ins w:id="5253" w:author="Zach Zukowski (R2 revision)" w:date="2026-05-17T00:00:00Z">
        <w:r>
          <w:t xml:space="preserve"> </w:t>
        </w:r>
      </w:ins>
      <w:ins w:id="5254" w:author="Zach Zukowski (R2 revision)" w:date="2026-05-17T00:00:00Z">
        <w:r>
          <w:t xml:space="preserve">program funds approximately 100 active delegates (including the ENS</w:t>
        </w:r>
      </w:ins>
      <w:ins w:id="5255" w:author="Zach Zukowski (R2 revision)" w:date="2026-05-17T00:00:00Z">
        <w:r>
          <w:t xml:space="preserve"> </w:t>
        </w:r>
      </w:ins>
      <w:ins w:id="5256" w:author="Zach Zukowski (R2 revision)" w:date="2026-05-17T00:00:00Z">
        <w:r>
          <w:t xml:space="preserve">DAO ecosystem grants for delegate work), and the top-100 delegate</w:t>
        </w:r>
      </w:ins>
      <w:ins w:id="5257" w:author="Zach Zukowski (R2 revision)" w:date="2026-05-17T00:00:00Z">
        <w:r>
          <w:t xml:space="preserve"> </w:t>
        </w:r>
      </w:ins>
      <w:ins w:id="5258" w:author="Zach Zukowski (R2 revision)" w:date="2026-05-17T00:00:00Z">
        <w:r>
          <w:t xml:space="preserve">voting-power distribution is structurally broader than the holding</w:t>
        </w:r>
      </w:ins>
      <w:ins w:id="5259" w:author="Zach Zukowski (R2 revision)" w:date="2026-05-17T00:00:00Z">
        <w:r>
          <w:t xml:space="preserve"> </w:t>
        </w:r>
      </w:ins>
      <w:ins w:id="5260" w:author="Zach Zukowski (R2 revision)" w:date="2026-05-17T00:00:00Z">
        <w:r>
          <w:t xml:space="preserve">distribution: top-1 holding share is 26.7% (largely DAO treasury and</w:t>
        </w:r>
      </w:ins>
      <w:ins w:id="5261" w:author="Zach Zukowski (R2 revision)" w:date="2026-05-17T00:00:00Z">
        <w:r>
          <w:t xml:space="preserve"> </w:t>
        </w:r>
      </w:ins>
      <w:ins w:id="5262" w:author="Zach Zukowski (R2 revision)" w:date="2026-05-17T00:00:00Z">
        <w:r>
          <w:t xml:space="preserve">team-vesting positions) while top-1 voting-power share is 12.1%</w:t>
        </w:r>
      </w:ins>
      <w:ins w:id="5263" w:author="Zach Zukowski (R2 revision)" w:date="2026-05-17T00:00:00Z">
        <w:r>
          <w:t xml:space="preserve"> </w:t>
        </w:r>
      </w:ins>
      <w:ins w:id="5264" w:author="Zach Zukowski (R2 revision)" w:date="2026-05-17T00:00:00Z">
        <w:r>
          <w:t xml:space="preserve">(fireeyesdao.eth, a community-elected delegate). Holders systematically</w:t>
        </w:r>
      </w:ins>
      <w:ins w:id="5265" w:author="Zach Zukowski (R2 revision)" w:date="2026-05-17T00:00:00Z">
        <w:r>
          <w:t xml:space="preserve"> </w:t>
        </w:r>
      </w:ins>
      <w:ins w:id="5266" w:author="Zach Zukowski (R2 revision)" w:date="2026-05-17T00:00:00Z">
        <w:r>
          <w:t xml:space="preserve">delegate to a broader community-delegate set rather than self-delegating</w:t>
        </w:r>
      </w:ins>
      <w:ins w:id="5267" w:author="Zach Zukowski (R2 revision)" w:date="2026-05-17T00:00:00Z">
        <w:r>
          <w:t xml:space="preserve"> </w:t>
        </w:r>
      </w:ins>
      <w:ins w:id="5268" w:author="Zach Zukowski (R2 revision)" w:date="2026-05-17T00:00:00Z">
        <w:r>
          <w:t xml:space="preserve">or delegating to whales.</w:t>
        </w:r>
      </w:ins>
    </w:p>
    <w:p>
      <w:pPr>
        <w:pStyle w:val="BodyText"/>
      </w:pPr>
      <w:ins w:id="5269" w:author="Zach Zukowski (R2 revision)" w:date="2026-05-17T00:00:00Z">
        <w:r>
          <w:t xml:space="preserve">The ENS finding contrasts with the nine protocols where delegation</w:t>
        </w:r>
      </w:ins>
      <w:ins w:id="5270" w:author="Zach Zukowski (R2 revision)" w:date="2026-05-17T00:00:00Z">
        <w:r>
          <w:t xml:space="preserve"> </w:t>
        </w:r>
      </w:ins>
      <w:ins w:id="5271" w:author="Zach Zukowski (R2 revision)" w:date="2026-05-17T00:00:00Z">
        <w:r>
          <w:t xml:space="preserve">amplifies: in those protocols, the top-delegate identity is typically</w:t>
        </w:r>
      </w:ins>
      <w:ins w:id="5272" w:author="Zach Zukowski (R2 revision)" w:date="2026-05-17T00:00:00Z">
        <w:r>
          <w:t xml:space="preserve"> </w:t>
        </w:r>
      </w:ins>
      <w:ins w:id="5273" w:author="Zach Zukowski (R2 revision)" w:date="2026-05-17T00:00:00Z">
        <w:r>
          <w:t xml:space="preserve">either the protocol foundation itself, a staking-aggregation contract</w:t>
        </w:r>
      </w:ins>
      <w:ins w:id="5274" w:author="Zach Zukowski (R2 revision)" w:date="2026-05-17T00:00:00Z">
        <w:r>
          <w:t xml:space="preserve"> </w:t>
        </w:r>
      </w:ins>
      <w:ins w:id="5275" w:author="Zach Zukowski (R2 revision)" w:date="2026-05-17T00:00:00Z">
        <w:r>
          <w:t xml:space="preserve">that aggregates underlying staker voting power, or an institutional</w:t>
        </w:r>
      </w:ins>
      <w:ins w:id="5276" w:author="Zach Zukowski (R2 revision)" w:date="2026-05-17T00:00:00Z">
        <w:r>
          <w:t xml:space="preserve"> </w:t>
        </w:r>
      </w:ins>
      <w:ins w:id="5277" w:author="Zach Zukowski (R2 revision)" w:date="2026-05-17T00:00:00Z">
        <w:r>
          <w:t xml:space="preserve">delegate firm (see Section 3.5.3). The structural pattern across the</w:t>
        </w:r>
      </w:ins>
      <w:ins w:id="5278" w:author="Zach Zukowski (R2 revision)" w:date="2026-05-17T00:00:00Z">
        <w:r>
          <w:t xml:space="preserve"> </w:t>
        </w:r>
      </w:ins>
      <w:ins w:id="5279" w:author="Zach Zukowski (R2 revision)" w:date="2026-05-17T00:00:00Z">
        <w:r>
          <w:t xml:space="preserve">ten-protocol sample is consistent with the framework’s thesis that</w:t>
        </w:r>
      </w:ins>
      <w:ins w:id="5280" w:author="Zach Zukowski (R2 revision)" w:date="2026-05-17T00:00:00Z">
        <w:r>
          <w:t xml:space="preserve"> </w:t>
        </w:r>
      </w:ins>
      <w:ins w:id="5281" w:author="Zach Zukowski (R2 revision)" w:date="2026-05-17T00:00:00Z">
        <w:r>
          <w:t xml:space="preserve">institutional design at the delegate-program level governs the</w:t>
        </w:r>
      </w:ins>
      <w:ins w:id="5282" w:author="Zach Zukowski (R2 revision)" w:date="2026-05-17T00:00:00Z">
        <w:r>
          <w:t xml:space="preserve"> </w:t>
        </w:r>
      </w:ins>
      <w:ins w:id="5283" w:author="Zach Zukowski (R2 revision)" w:date="2026-05-17T00:00:00Z">
        <w:r>
          <w:t xml:space="preserve">direction of delegation’s effect on voting concentration. The</w:t>
        </w:r>
      </w:ins>
      <w:ins w:id="5284" w:author="Zach Zukowski (R2 revision)" w:date="2026-05-17T00:00:00Z">
        <w:r>
          <w:t xml:space="preserve"> </w:t>
        </w:r>
      </w:ins>
      <w:ins w:id="5285" w:author="Zach Zukowski (R2 revision)" w:date="2026-05-17T00:00:00Z">
        <w:r>
          <w:t xml:space="preserve">generalizable design recommendation: delegate-program architectures</w:t>
        </w:r>
      </w:ins>
      <w:ins w:id="5286" w:author="Zach Zukowski (R2 revision)" w:date="2026-05-17T00:00:00Z">
        <w:r>
          <w:t xml:space="preserve"> </w:t>
        </w:r>
      </w:ins>
      <w:ins w:id="5287" w:author="Zach Zukowski (R2 revision)" w:date="2026-05-17T00:00:00Z">
        <w:r>
          <w:t xml:space="preserve">that incentivize broad community-delegate distribution (recurring</w:t>
        </w:r>
      </w:ins>
      <w:ins w:id="5288" w:author="Zach Zukowski (R2 revision)" w:date="2026-05-17T00:00:00Z">
        <w:r>
          <w:t xml:space="preserve"> </w:t>
        </w:r>
      </w:ins>
      <w:ins w:id="5289" w:author="Zach Zukowski (R2 revision)" w:date="2026-05-17T00:00:00Z">
        <w:r>
          <w:t xml:space="preserve">delegate compensation; public delegate platforms; active recruitment;</w:t>
        </w:r>
      </w:ins>
      <w:ins w:id="5290" w:author="Zach Zukowski (R2 revision)" w:date="2026-05-17T00:00:00Z">
        <w:r>
          <w:t xml:space="preserve"> </w:t>
        </w:r>
      </w:ins>
      <w:ins w:id="5291" w:author="Zach Zukowski (R2 revision)" w:date="2026-05-17T00:00:00Z">
        <w:r>
          <w:t xml:space="preserve">operational support for non-whale delegates) can produce</w:t>
        </w:r>
      </w:ins>
      <w:ins w:id="5292" w:author="Zach Zukowski (R2 revision)" w:date="2026-05-17T00:00:00Z">
        <w:r>
          <w:t xml:space="preserve"> </w:t>
        </w:r>
      </w:ins>
      <w:ins w:id="5293" w:author="Zach Zukowski (R2 revision)" w:date="2026-05-17T00:00:00Z">
        <w:r>
          <w:t xml:space="preserve">delegation-mediated dispersion of voting power, contrary to the</w:t>
        </w:r>
      </w:ins>
      <w:ins w:id="5294" w:author="Zach Zukowski (R2 revision)" w:date="2026-05-17T00:00:00Z">
        <w:r>
          <w:t xml:space="preserve"> </w:t>
        </w:r>
      </w:ins>
      <w:ins w:id="5295" w:author="Zach Zukowski (R2 revision)" w:date="2026-05-17T00:00:00Z">
        <w:r>
          <w:t xml:space="preserve">default-amplification pattern documented across most token-governance</w:t>
        </w:r>
      </w:ins>
      <w:ins w:id="5296" w:author="Zach Zukowski (R2 revision)" w:date="2026-05-17T00:00:00Z">
        <w:r>
          <w:t xml:space="preserve"> </w:t>
        </w:r>
      </w:ins>
      <w:ins w:id="5297" w:author="Zach Zukowski (R2 revision)" w:date="2026-05-17T00:00:00Z">
        <w:r>
          <w:t xml:space="preserve">protocols.</w:t>
        </w:r>
      </w:ins>
    </w:p>
    <w:bookmarkEnd w:id="95"/>
    <w:bookmarkStart w:id="96" w:name="X6f58f7697d4d352d39020277026eb89bc2b1dd5"/>
    <w:p>
      <w:pPr>
        <w:pStyle w:val="Heading3"/>
      </w:pPr>
      <w:ins w:id="5298" w:author="Zach Zukowski (R2 revision)" w:date="2026-05-17T00:00:00Z">
        <w:r>
          <w:t xml:space="preserve">3.5.2 Vote-escrowed governance as an extreme-amplification class</w:t>
        </w:r>
      </w:ins>
    </w:p>
    <w:p>
      <w:pPr>
        <w:pStyle w:val="FirstParagraph"/>
      </w:pPr>
      <w:ins w:id="5299" w:author="Zach Zukowski (R2 revision)" w:date="2026-05-17T00:00:00Z">
        <w:r>
          <w:t xml:space="preserve">Two protocols using vote-escrowed governance (Curve veCRV; Balancer</w:t>
        </w:r>
      </w:ins>
      <w:ins w:id="5300" w:author="Zach Zukowski (R2 revision)" w:date="2026-05-17T00:00:00Z">
        <w:r>
          <w:t xml:space="preserve"> </w:t>
        </w:r>
      </w:ins>
      <w:ins w:id="5301" w:author="Zach Zukowski (R2 revision)" w:date="2026-05-17T00:00:00Z">
        <w:r>
          <w:t xml:space="preserve">veBAL) form a distinct extreme-amplification class that operates</w:t>
        </w:r>
      </w:ins>
      <w:ins w:id="5302" w:author="Zach Zukowski (R2 revision)" w:date="2026-05-17T00:00:00Z">
        <w:r>
          <w:t xml:space="preserve"> </w:t>
        </w:r>
      </w:ins>
      <w:ins w:id="5303" w:author="Zach Zukowski (R2 revision)" w:date="2026-05-17T00:00:00Z">
        <w:r>
          <w:t xml:space="preserve">through structurally different mechanisms than the delegate-based</w:t>
        </w:r>
      </w:ins>
      <w:ins w:id="5304" w:author="Zach Zukowski (R2 revision)" w:date="2026-05-17T00:00:00Z">
        <w:r>
          <w:t xml:space="preserve"> </w:t>
        </w:r>
      </w:ins>
      <w:ins w:id="5305" w:author="Zach Zukowski (R2 revision)" w:date="2026-05-17T00:00:00Z">
        <w:r>
          <w:t xml:space="preserve">amplification documented in the Table 7 sample. Curve’s veCRV system</w:t>
        </w:r>
      </w:ins>
      <w:ins w:id="5306" w:author="Zach Zukowski (R2 revision)" w:date="2026-05-17T00:00:00Z">
        <w:r>
          <w:t xml:space="preserve"> </w:t>
        </w:r>
      </w:ins>
      <w:ins w:id="5307" w:author="Zach Zukowski (R2 revision)" w:date="2026-05-17T00:00:00Z">
        <w:r>
          <w:t xml:space="preserve">locks CRV for up to four years; lock-duration multipliers convert</w:t>
        </w:r>
      </w:ins>
      <w:ins w:id="5308" w:author="Zach Zukowski (R2 revision)" w:date="2026-05-17T00:00:00Z">
        <w:r>
          <w:t xml:space="preserve"> </w:t>
        </w:r>
      </w:ins>
      <w:ins w:id="5309" w:author="Zach Zukowski (R2 revision)" w:date="2026-05-17T00:00:00Z">
        <w:r>
          <w:t xml:space="preserve">locked CRV into proportional veCRV voting power, with longer locks</w:t>
        </w:r>
      </w:ins>
      <w:ins w:id="5310" w:author="Zach Zukowski (R2 revision)" w:date="2026-05-17T00:00:00Z">
        <w:r>
          <w:t xml:space="preserve"> </w:t>
        </w:r>
      </w:ins>
      <w:ins w:id="5311" w:author="Zach Zukowski (R2 revision)" w:date="2026-05-17T00:00:00Z">
        <w:r>
          <w:t xml:space="preserve">weighted more heavily. Convex (the dominant meta-governance protocol</w:t>
        </w:r>
      </w:ins>
      <w:ins w:id="5312" w:author="Zach Zukowski (R2 revision)" w:date="2026-05-17T00:00:00Z">
        <w:r>
          <w:t xml:space="preserve"> </w:t>
        </w:r>
      </w:ins>
      <w:ins w:id="5313" w:author="Zach Zukowski (R2 revision)" w:date="2026-05-17T00:00:00Z">
        <w:r>
          <w:t xml:space="preserve">for Curve) aggregates user-deposited CRV into a single locked position</w:t>
        </w:r>
      </w:ins>
      <w:ins w:id="5314" w:author="Zach Zukowski (R2 revision)" w:date="2026-05-17T00:00:00Z">
        <w:r>
          <w:t xml:space="preserve"> </w:t>
        </w:r>
      </w:ins>
      <w:ins w:id="5315" w:author="Zach Zukowski (R2 revision)" w:date="2026-05-17T00:00:00Z">
        <w:r>
          <w:t xml:space="preserve">that votes as a meta-governance layer; Convex holds approximately 48</w:t>
        </w:r>
      </w:ins>
      <w:ins w:id="5316" w:author="Zach Zukowski (R2 revision)" w:date="2026-05-17T00:00:00Z">
        <w:r>
          <w:t xml:space="preserve"> </w:t>
        </w:r>
      </w:ins>
      <w:ins w:id="5317" w:author="Zach Zukowski (R2 revision)" w:date="2026-05-17T00:00:00Z">
        <w:r>
          <w:t xml:space="preserve">percent of the top-50 historical veCRV deposit-weighted share per the</w:t>
        </w:r>
      </w:ins>
      <w:ins w:id="5318" w:author="Zach Zukowski (R2 revision)" w:date="2026-05-17T00:00:00Z">
        <w:r>
          <w:t xml:space="preserve"> </w:t>
        </w:r>
      </w:ins>
      <w:ins w:id="5319" w:author="Zach Zukowski (R2 revision)" w:date="2026-05-17T00:00:00Z">
        <w:r>
          <w:t xml:space="preserve">Phase 0 Tier C1 analysis (Section 4.1; supplementary file</w:t>
        </w:r>
      </w:ins>
      <w:ins w:id="5320" w:author="Zach Zukowski (R2 revision)" w:date="2026-05-17T00:00:00Z">
        <w:r>
          <w:t xml:space="preserve"> </w:t>
        </w:r>
      </w:ins>
      <w:ins w:id="5321" w:author="Zach Zukowski (R2 revision)" w:date="2026-05-17T00:00:00Z">
        <w:r>
          <w:t xml:space="preserve">veCRV_voting_concentration_2026-05-17.csv). The resulting veCRV</w:t>
        </w:r>
      </w:ins>
      <w:ins w:id="5322" w:author="Zach Zukowski (R2 revision)" w:date="2026-05-17T00:00:00Z">
        <w:r>
          <w:t xml:space="preserve"> </w:t>
        </w:r>
      </w:ins>
      <w:ins w:id="5323" w:author="Zach Zukowski (R2 revision)" w:date="2026-05-17T00:00:00Z">
        <w:r>
          <w:t xml:space="preserve">voting concentration (HHI 0.26 from cumulative-deposit aggregation</w:t>
        </w:r>
      </w:ins>
      <w:ins w:id="5324" w:author="Zach Zukowski (R2 revision)" w:date="2026-05-17T00:00:00Z">
        <w:r>
          <w:t xml:space="preserve"> </w:t>
        </w:r>
      </w:ins>
      <w:ins w:id="5325" w:author="Zach Zukowski (R2 revision)" w:date="2026-05-17T00:00:00Z">
        <w:r>
          <w:t xml:space="preserve">across top-50 lockers) is approximately 15 times the raw post-Convex-</w:t>
        </w:r>
      </w:ins>
      <w:ins w:id="5326" w:author="Zach Zukowski (R2 revision)" w:date="2026-05-17T00:00:00Z">
        <w:r>
          <w:t xml:space="preserve"> </w:t>
        </w:r>
      </w:ins>
      <w:ins w:id="5327" w:author="Zach Zukowski (R2 revision)" w:date="2026-05-17T00:00:00Z">
        <w:r>
          <w:t xml:space="preserve">exclusion CRV holding HHI of 0.017.</w:t>
        </w:r>
      </w:ins>
    </w:p>
    <w:p>
      <w:pPr>
        <w:pStyle w:val="BodyText"/>
      </w:pPr>
      <w:ins w:id="5328" w:author="Zach Zukowski (R2 revision)" w:date="2026-05-17T00:00:00Z">
        <w:r>
          <w:t xml:space="preserve">Balancer’s veBAL system exhibits a structurally identical pattern:</w:t>
        </w:r>
      </w:ins>
      <w:ins w:id="5329" w:author="Zach Zukowski (R2 revision)" w:date="2026-05-17T00:00:00Z">
        <w:r>
          <w:t xml:space="preserve"> </w:t>
        </w:r>
      </w:ins>
      <w:ins w:id="5330" w:author="Zach Zukowski (R2 revision)" w:date="2026-05-17T00:00:00Z">
        <w:r>
          <w:t xml:space="preserve">Snapshot voting on Balancer’s governance space (12-month lookback;</w:t>
        </w:r>
      </w:ins>
      <w:ins w:id="5331" w:author="Zach Zukowski (R2 revision)" w:date="2026-05-17T00:00:00Z">
        <w:r>
          <w:t xml:space="preserve"> </w:t>
        </w:r>
      </w:ins>
      <w:ins w:id="5332" w:author="Zach Zukowski (R2 revision)" w:date="2026-05-17T00:00:00Z">
        <w:r>
          <w:t xml:space="preserve">36 active voters) yields voting HHI 0.626 against holding HHI 0.030,</w:t>
        </w:r>
      </w:ins>
      <w:ins w:id="5333" w:author="Zach Zukowski (R2 revision)" w:date="2026-05-17T00:00:00Z">
        <w:r>
          <w:t xml:space="preserve"> </w:t>
        </w:r>
      </w:ins>
      <w:ins w:id="5334" w:author="Zach Zukowski (R2 revision)" w:date="2026-05-17T00:00:00Z">
        <w:r>
          <w:t xml:space="preserve">a 21x amplification ratio. The top-1 active voter holds 78 percent of</w:t>
        </w:r>
      </w:ins>
      <w:ins w:id="5335" w:author="Zach Zukowski (R2 revision)" w:date="2026-05-17T00:00:00Z">
        <w:r>
          <w:t xml:space="preserve"> </w:t>
        </w:r>
      </w:ins>
      <w:ins w:id="5336" w:author="Zach Zukowski (R2 revision)" w:date="2026-05-17T00:00:00Z">
        <w:r>
          <w:t xml:space="preserve">total voting power; the top-10 voters cumulatively hold 99.85 percent.</w:t>
        </w:r>
      </w:ins>
      <w:ins w:id="5337" w:author="Zach Zukowski (R2 revision)" w:date="2026-05-17T00:00:00Z">
        <w:r>
          <w:t xml:space="preserve"> </w:t>
        </w:r>
      </w:ins>
      <w:ins w:id="5338" w:author="Zach Zukowski (R2 revision)" w:date="2026-05-17T00:00:00Z">
        <w:r>
          <w:t xml:space="preserve">The Aura Finance protocol (Balancer’s Convex-equivalent</w:t>
        </w:r>
      </w:ins>
      <w:ins w:id="5339" w:author="Zach Zukowski (R2 revision)" w:date="2026-05-17T00:00:00Z">
        <w:r>
          <w:t xml:space="preserve"> </w:t>
        </w:r>
      </w:ins>
      <w:ins w:id="5340" w:author="Zach Zukowski (R2 revision)" w:date="2026-05-17T00:00:00Z">
        <w:r>
          <w:t xml:space="preserve">meta-governance aggregator) plays the same role for veBAL that Convex</w:t>
        </w:r>
      </w:ins>
      <w:ins w:id="5341" w:author="Zach Zukowski (R2 revision)" w:date="2026-05-17T00:00:00Z">
        <w:r>
          <w:t xml:space="preserve"> </w:t>
        </w:r>
      </w:ins>
      <w:ins w:id="5342" w:author="Zach Zukowski (R2 revision)" w:date="2026-05-17T00:00:00Z">
        <w:r>
          <w:t xml:space="preserve">plays for veCRV.</w:t>
        </w:r>
      </w:ins>
    </w:p>
    <w:p>
      <w:pPr>
        <w:pStyle w:val="BodyText"/>
      </w:pPr>
      <w:ins w:id="5343" w:author="Zach Zukowski (R2 revision)" w:date="2026-05-17T00:00:00Z">
        <w:r>
          <w:t xml:space="preserve">The veCRV and veBAL cases are not included in the Table 7 row set</w:t>
        </w:r>
      </w:ins>
      <w:ins w:id="5344" w:author="Zach Zukowski (R2 revision)" w:date="2026-05-17T00:00:00Z">
        <w:r>
          <w:t xml:space="preserve"> </w:t>
        </w:r>
      </w:ins>
      <w:ins w:id="5345" w:author="Zach Zukowski (R2 revision)" w:date="2026-05-17T00:00:00Z">
        <w:r>
          <w:t xml:space="preserve">because the underlying methodology differs: Table 7 measures HHI of</w:t>
        </w:r>
      </w:ins>
      <w:ins w:id="5346" w:author="Zach Zukowski (R2 revision)" w:date="2026-05-17T00:00:00Z">
        <w:r>
          <w:t xml:space="preserve"> </w:t>
        </w:r>
      </w:ins>
      <w:ins w:id="5347" w:author="Zach Zukowski (R2 revision)" w:date="2026-05-17T00:00:00Z">
        <w:r>
          <w:t xml:space="preserve">delegate voting power within token-governance delegate programs; the</w:t>
        </w:r>
      </w:ins>
      <w:ins w:id="5348" w:author="Zach Zukowski (R2 revision)" w:date="2026-05-17T00:00:00Z">
        <w:r>
          <w:t xml:space="preserve"> </w:t>
        </w:r>
      </w:ins>
      <w:ins w:id="5349" w:author="Zach Zukowski (R2 revision)" w:date="2026-05-17T00:00:00Z">
        <w:r>
          <w:t xml:space="preserve">ve-token cases measure HHI of lock-duration-weighted CRV/BAL</w:t>
        </w:r>
      </w:ins>
      <w:ins w:id="5350" w:author="Zach Zukowski (R2 revision)" w:date="2026-05-17T00:00:00Z">
        <w:r>
          <w:t xml:space="preserve"> </w:t>
        </w:r>
      </w:ins>
      <w:ins w:id="5351" w:author="Zach Zukowski (R2 revision)" w:date="2026-05-17T00:00:00Z">
        <w:r>
          <w:t xml:space="preserve">deposits, with meta-governance aggregation. The two mechanism classes</w:t>
        </w:r>
      </w:ins>
      <w:ins w:id="5352" w:author="Zach Zukowski (R2 revision)" w:date="2026-05-17T00:00:00Z">
        <w:r>
          <w:t xml:space="preserve"> </w:t>
        </w:r>
      </w:ins>
      <w:ins w:id="5353" w:author="Zach Zukowski (R2 revision)" w:date="2026-05-17T00:00:00Z">
        <w:r>
          <w:t xml:space="preserve">produce concentration through different paths but converge on the</w:t>
        </w:r>
      </w:ins>
      <w:ins w:id="5354" w:author="Zach Zukowski (R2 revision)" w:date="2026-05-17T00:00:00Z">
        <w:r>
          <w:t xml:space="preserve"> </w:t>
        </w:r>
      </w:ins>
      <w:ins w:id="5355" w:author="Zach Zukowski (R2 revision)" w:date="2026-05-17T00:00:00Z">
        <w:r>
          <w:t xml:space="preserve">same direction (amplification) with much larger magnitudes (15-21x</w:t>
        </w:r>
      </w:ins>
      <w:ins w:id="5356" w:author="Zach Zukowski (R2 revision)" w:date="2026-05-17T00:00:00Z">
        <w:r>
          <w:t xml:space="preserve"> </w:t>
        </w:r>
      </w:ins>
      <w:ins w:id="5357" w:author="Zach Zukowski (R2 revision)" w:date="2026-05-17T00:00:00Z">
        <w:r>
          <w:t xml:space="preserve">versus the 1.4x-6.8x range observed in delegate-program-based</w:t>
        </w:r>
      </w:ins>
      <w:ins w:id="5358" w:author="Zach Zukowski (R2 revision)" w:date="2026-05-17T00:00:00Z">
        <w:r>
          <w:t xml:space="preserve"> </w:t>
        </w:r>
      </w:ins>
      <w:ins w:id="5359" w:author="Zach Zukowski (R2 revision)" w:date="2026-05-17T00:00:00Z">
        <w:r>
          <w:t xml:space="preserve">amplification). For practitioners designing token governance, the</w:t>
        </w:r>
      </w:ins>
      <w:ins w:id="5360" w:author="Zach Zukowski (R2 revision)" w:date="2026-05-17T00:00:00Z">
        <w:r>
          <w:t xml:space="preserve"> </w:t>
        </w:r>
      </w:ins>
      <w:ins w:id="5361" w:author="Zach Zukowski (R2 revision)" w:date="2026-05-17T00:00:00Z">
        <w:r>
          <w:t xml:space="preserve">ve-token class is a separate design choice with substantially</w:t>
        </w:r>
      </w:ins>
      <w:ins w:id="5362" w:author="Zach Zukowski (R2 revision)" w:date="2026-05-17T00:00:00Z">
        <w:r>
          <w:t xml:space="preserve"> </w:t>
        </w:r>
      </w:ins>
      <w:ins w:id="5363" w:author="Zach Zukowski (R2 revision)" w:date="2026-05-17T00:00:00Z">
        <w:r>
          <w:t xml:space="preserve">different concentration implications than standard delegate-program</w:t>
        </w:r>
      </w:ins>
      <w:ins w:id="5364" w:author="Zach Zukowski (R2 revision)" w:date="2026-05-17T00:00:00Z">
        <w:r>
          <w:t xml:space="preserve"> </w:t>
        </w:r>
      </w:ins>
      <w:ins w:id="5365" w:author="Zach Zukowski (R2 revision)" w:date="2026-05-17T00:00:00Z">
        <w:r>
          <w:t xml:space="preserve">governance.</w:t>
        </w:r>
      </w:ins>
    </w:p>
    <w:bookmarkEnd w:id="96"/>
    <w:bookmarkStart w:id="97" w:name="Xfa73bc062c432381afdcb5f5da2b521607734ad"/>
    <w:p>
      <w:pPr>
        <w:pStyle w:val="Heading3"/>
      </w:pPr>
      <w:ins w:id="5366" w:author="Zach Zukowski (R2 revision)" w:date="2026-05-17T00:00:00Z">
        <w:r>
          <w:t xml:space="preserve">3.5.3 Foundation and aggregation-contract top-delegate pattern</w:t>
        </w:r>
      </w:ins>
    </w:p>
    <w:p>
      <w:pPr>
        <w:pStyle w:val="FirstParagraph"/>
      </w:pPr>
      <w:ins w:id="5367" w:author="Zach Zukowski (R2 revision)" w:date="2026-05-17T00:00:00Z">
        <w:r>
          <w:t xml:space="preserve">Three of the ten Table 7 protocols (plus the two ve-token class</w:t>
        </w:r>
      </w:ins>
      <w:ins w:id="5368" w:author="Zach Zukowski (R2 revision)" w:date="2026-05-17T00:00:00Z">
        <w:r>
          <w:t xml:space="preserve"> </w:t>
        </w:r>
      </w:ins>
      <w:ins w:id="5369" w:author="Zach Zukowski (R2 revision)" w:date="2026-05-17T00:00:00Z">
        <w:r>
          <w:t xml:space="preserve">protocols in Section 3.5.2) have their largest single voting block</w:t>
        </w:r>
      </w:ins>
      <w:ins w:id="5370" w:author="Zach Zukowski (R2 revision)" w:date="2026-05-17T00:00:00Z">
        <w:r>
          <w:t xml:space="preserve"> </w:t>
        </w:r>
      </w:ins>
      <w:ins w:id="5371" w:author="Zach Zukowski (R2 revision)" w:date="2026-05-17T00:00:00Z">
        <w:r>
          <w:t xml:space="preserve">held by a protocol-controlled entity rather than an independent</w:t>
        </w:r>
      </w:ins>
      <w:ins w:id="5372" w:author="Zach Zukowski (R2 revision)" w:date="2026-05-17T00:00:00Z">
        <w:r>
          <w:t xml:space="preserve"> </w:t>
        </w:r>
      </w:ins>
      <w:ins w:id="5373" w:author="Zach Zukowski (R2 revision)" w:date="2026-05-17T00:00:00Z">
        <w:r>
          <w:t xml:space="preserve">community delegate. Compound’s top Tally delegate is Compound</w:t>
        </w:r>
      </w:ins>
      <w:ins w:id="5374" w:author="Zach Zukowski (R2 revision)" w:date="2026-05-17T00:00:00Z">
        <w:r>
          <w:t xml:space="preserve"> </w:t>
        </w:r>
      </w:ins>
      <w:ins w:id="5375" w:author="Zach Zukowski (R2 revision)" w:date="2026-05-17T00:00:00Z">
        <w:r>
          <w:t xml:space="preserve">Foundation itself, holding 21.5 percent of total delegated voting</w:t>
        </w:r>
      </w:ins>
      <w:ins w:id="5376" w:author="Zach Zukowski (R2 revision)" w:date="2026-05-17T00:00:00Z">
        <w:r>
          <w:t xml:space="preserve"> </w:t>
        </w:r>
      </w:ins>
      <w:ins w:id="5377" w:author="Zach Zukowski (R2 revision)" w:date="2026-05-17T00:00:00Z">
        <w:r>
          <w:t xml:space="preserve">power in the May 2026 pull (per Phase 0 Tier C1 fact-check). Aave’s</w:t>
        </w:r>
      </w:ins>
      <w:ins w:id="5378" w:author="Zach Zukowski (R2 revision)" w:date="2026-05-17T00:00:00Z">
        <w:r>
          <w:t xml:space="preserve"> </w:t>
        </w:r>
      </w:ins>
      <w:ins w:id="5379" w:author="Zach Zukowski (R2 revision)" w:date="2026-05-17T00:00:00Z">
        <w:r>
          <w:t xml:space="preserve">top Tally delegate is the stkAAVE staking contract at 21.9 percent</w:t>
        </w:r>
      </w:ins>
      <w:ins w:id="5380" w:author="Zach Zukowski (R2 revision)" w:date="2026-05-17T00:00:00Z">
        <w:r>
          <w:t xml:space="preserve"> </w:t>
        </w:r>
      </w:ins>
      <w:ins w:id="5381" w:author="Zach Zukowski (R2 revision)" w:date="2026-05-17T00:00:00Z">
        <w:r>
          <w:t xml:space="preserve">of total delegated voting power; the contract aggregates underlying</w:t>
        </w:r>
      </w:ins>
      <w:ins w:id="5382" w:author="Zach Zukowski (R2 revision)" w:date="2026-05-17T00:00:00Z">
        <w:r>
          <w:t xml:space="preserve"> </w:t>
        </w:r>
      </w:ins>
      <w:ins w:id="5383" w:author="Zach Zukowski (R2 revision)" w:date="2026-05-17T00:00:00Z">
        <w:r>
          <w:t xml:space="preserve">staker voting power and votes as a single delegate. Curve’s veCRV</w:t>
        </w:r>
      </w:ins>
      <w:ins w:id="5384" w:author="Zach Zukowski (R2 revision)" w:date="2026-05-17T00:00:00Z">
        <w:r>
          <w:t xml:space="preserve"> </w:t>
        </w:r>
      </w:ins>
      <w:ins w:id="5385" w:author="Zach Zukowski (R2 revision)" w:date="2026-05-17T00:00:00Z">
        <w:r>
          <w:t xml:space="preserve">voting (Section 3.5.2) is dominated by Convex at 48 percent of top-50</w:t>
        </w:r>
      </w:ins>
      <w:ins w:id="5386" w:author="Zach Zukowski (R2 revision)" w:date="2026-05-17T00:00:00Z">
        <w:r>
          <w:t xml:space="preserve"> </w:t>
        </w:r>
      </w:ins>
      <w:ins w:id="5387" w:author="Zach Zukowski (R2 revision)" w:date="2026-05-17T00:00:00Z">
        <w:r>
          <w:t xml:space="preserve">deposit-weighted share. These patterns share a structural feature:</w:t>
        </w:r>
      </w:ins>
      <w:ins w:id="5388" w:author="Zach Zukowski (R2 revision)" w:date="2026-05-17T00:00:00Z">
        <w:r>
          <w:t xml:space="preserve"> </w:t>
        </w:r>
      </w:ins>
      <w:ins w:id="5389" w:author="Zach Zukowski (R2 revision)" w:date="2026-05-17T00:00:00Z">
        <w:r>
          <w:t xml:space="preserve">the top voting block is an aggregation entity (foundation, staking</w:t>
        </w:r>
      </w:ins>
      <w:ins w:id="5390" w:author="Zach Zukowski (R2 revision)" w:date="2026-05-17T00:00:00Z">
        <w:r>
          <w:t xml:space="preserve"> </w:t>
        </w:r>
      </w:ins>
      <w:ins w:id="5391" w:author="Zach Zukowski (R2 revision)" w:date="2026-05-17T00:00:00Z">
        <w:r>
          <w:t xml:space="preserve">contract, or meta-governance protocol) rather than an independent</w:t>
        </w:r>
      </w:ins>
      <w:ins w:id="5392" w:author="Zach Zukowski (R2 revision)" w:date="2026-05-17T00:00:00Z">
        <w:r>
          <w:t xml:space="preserve"> </w:t>
        </w:r>
      </w:ins>
      <w:ins w:id="5393" w:author="Zach Zukowski (R2 revision)" w:date="2026-05-17T00:00:00Z">
        <w:r>
          <w:t xml:space="preserve">community member.</w:t>
        </w:r>
      </w:ins>
    </w:p>
    <w:p>
      <w:pPr>
        <w:pStyle w:val="BodyText"/>
      </w:pPr>
      <w:ins w:id="5394" w:author="Zach Zukowski (R2 revision)" w:date="2026-05-17T00:00:00Z">
        <w:r>
          <w:t xml:space="preserve">The aggregation-entity pattern raises distinct philosophical and</w:t>
        </w:r>
      </w:ins>
      <w:ins w:id="5395" w:author="Zach Zukowski (R2 revision)" w:date="2026-05-17T00:00:00Z">
        <w:r>
          <w:t xml:space="preserve"> </w:t>
        </w:r>
      </w:ins>
      <w:ins w:id="5396" w:author="Zach Zukowski (R2 revision)" w:date="2026-05-17T00:00:00Z">
        <w:r>
          <w:t xml:space="preserve">practical concerns relative to independent-delegate-dominated</w:t>
        </w:r>
      </w:ins>
      <w:ins w:id="5397" w:author="Zach Zukowski (R2 revision)" w:date="2026-05-17T00:00:00Z">
        <w:r>
          <w:t xml:space="preserve"> </w:t>
        </w:r>
      </w:ins>
      <w:ins w:id="5398" w:author="Zach Zukowski (R2 revision)" w:date="2026-05-17T00:00:00Z">
        <w:r>
          <w:t xml:space="preserve">protocols (Uniswap’s top-1 is an investor delegate; Optimism’s top-1</w:t>
        </w:r>
      </w:ins>
      <w:ins w:id="5399" w:author="Zach Zukowski (R2 revision)" w:date="2026-05-17T00:00:00Z">
        <w:r>
          <w:t xml:space="preserve"> </w:t>
        </w:r>
      </w:ins>
      <w:ins w:id="5400" w:author="Zach Zukowski (R2 revision)" w:date="2026-05-17T00:00:00Z">
        <w:r>
          <w:t xml:space="preserve">is a professional delegate firm; ENS’s top-1 is a community delegate).</w:t>
        </w:r>
      </w:ins>
      <w:ins w:id="5401" w:author="Zach Zukowski (R2 revision)" w:date="2026-05-17T00:00:00Z">
        <w:r>
          <w:t xml:space="preserve"> </w:t>
        </w:r>
      </w:ins>
      <w:ins w:id="5402" w:author="Zach Zukowski (R2 revision)" w:date="2026-05-17T00:00:00Z">
        <w:r>
          <w:t xml:space="preserve">For the Kantian publicity lens, aggregation entities decide</w:t>
        </w:r>
      </w:ins>
      <w:ins w:id="5403" w:author="Zach Zukowski (R2 revision)" w:date="2026-05-17T00:00:00Z">
        <w:r>
          <w:t xml:space="preserve"> </w:t>
        </w:r>
      </w:ins>
      <w:ins w:id="5404" w:author="Zach Zukowski (R2 revision)" w:date="2026-05-17T00:00:00Z">
        <w:r>
          <w:t xml:space="preserve">collectively but typically publish their decision rationale through</w:t>
        </w:r>
      </w:ins>
      <w:ins w:id="5405" w:author="Zach Zukowski (R2 revision)" w:date="2026-05-17T00:00:00Z">
        <w:r>
          <w:t xml:space="preserve"> </w:t>
        </w:r>
      </w:ins>
      <w:ins w:id="5406" w:author="Zach Zukowski (R2 revision)" w:date="2026-05-17T00:00:00Z">
        <w:r>
          <w:t xml:space="preserve">governance-team statements rather than per-delegate justifications.</w:t>
        </w:r>
      </w:ins>
      <w:ins w:id="5407" w:author="Zach Zukowski (R2 revision)" w:date="2026-05-17T00:00:00Z">
        <w:r>
          <w:t xml:space="preserve"> </w:t>
        </w:r>
      </w:ins>
      <w:ins w:id="5408" w:author="Zach Zukowski (R2 revision)" w:date="2026-05-17T00:00:00Z">
        <w:r>
          <w:t xml:space="preserve">For the Pettit contestability lens, the operational mechanism scored</w:t>
        </w:r>
      </w:ins>
      <w:ins w:id="5409" w:author="Zach Zukowski (R2 revision)" w:date="2026-05-17T00:00:00Z">
        <w:r>
          <w:t xml:space="preserve"> </w:t>
        </w:r>
      </w:ins>
      <w:ins w:id="5410" w:author="Zach Zukowski (R2 revision)" w:date="2026-05-17T00:00:00Z">
        <w:r>
          <w:t xml:space="preserve">(formal appeals + veto rights) operates against the aggregation</w:t>
        </w:r>
      </w:ins>
      <w:ins w:id="5411" w:author="Zach Zukowski (R2 revision)" w:date="2026-05-17T00:00:00Z">
        <w:r>
          <w:t xml:space="preserve"> </w:t>
        </w:r>
      </w:ins>
      <w:ins w:id="5412" w:author="Zach Zukowski (R2 revision)" w:date="2026-05-17T00:00:00Z">
        <w:r>
          <w:t xml:space="preserve">entity as a single counterparty, structurally similar to challenging</w:t>
        </w:r>
      </w:ins>
      <w:ins w:id="5413" w:author="Zach Zukowski (R2 revision)" w:date="2026-05-17T00:00:00Z">
        <w:r>
          <w:t xml:space="preserve"> </w:t>
        </w:r>
      </w:ins>
      <w:ins w:id="5414" w:author="Zach Zukowski (R2 revision)" w:date="2026-05-17T00:00:00Z">
        <w:r>
          <w:t xml:space="preserve">a corporate proxy vote rather than negotiating with multiple</w:t>
        </w:r>
      </w:ins>
      <w:ins w:id="5415" w:author="Zach Zukowski (R2 revision)" w:date="2026-05-17T00:00:00Z">
        <w:r>
          <w:t xml:space="preserve"> </w:t>
        </w:r>
      </w:ins>
      <w:ins w:id="5416" w:author="Zach Zukowski (R2 revision)" w:date="2026-05-17T00:00:00Z">
        <w:r>
          <w:t xml:space="preserve">independent delegates. For Rawlsian fairness, aggregation entities</w:t>
        </w:r>
      </w:ins>
      <w:ins w:id="5417" w:author="Zach Zukowski (R2 revision)" w:date="2026-05-17T00:00:00Z">
        <w:r>
          <w:t xml:space="preserve"> </w:t>
        </w:r>
      </w:ins>
      <w:ins w:id="5418" w:author="Zach Zukowski (R2 revision)" w:date="2026-05-17T00:00:00Z">
        <w:r>
          <w:t xml:space="preserve">may or may not represent the distributional interests of the</w:t>
        </w:r>
      </w:ins>
      <w:ins w:id="5419" w:author="Zach Zukowski (R2 revision)" w:date="2026-05-17T00:00:00Z">
        <w:r>
          <w:t xml:space="preserve"> </w:t>
        </w:r>
      </w:ins>
      <w:ins w:id="5420" w:author="Zach Zukowski (R2 revision)" w:date="2026-05-17T00:00:00Z">
        <w:r>
          <w:t xml:space="preserve">underlying token-holders or stakers who delegated to them; the</w:t>
        </w:r>
      </w:ins>
      <w:ins w:id="5421" w:author="Zach Zukowski (R2 revision)" w:date="2026-05-17T00:00:00Z">
        <w:r>
          <w:t xml:space="preserve"> </w:t>
        </w:r>
      </w:ins>
      <w:ins w:id="5422" w:author="Zach Zukowski (R2 revision)" w:date="2026-05-17T00:00:00Z">
        <w:r>
          <w:t xml:space="preserve">principal-agent gap (Holmstrom, 1979; Tirole, 2001) is amplified by</w:t>
        </w:r>
      </w:ins>
      <w:ins w:id="5423" w:author="Zach Zukowski (R2 revision)" w:date="2026-05-17T00:00:00Z">
        <w:r>
          <w:t xml:space="preserve"> </w:t>
        </w:r>
      </w:ins>
      <w:ins w:id="5424" w:author="Zach Zukowski (R2 revision)" w:date="2026-05-17T00:00:00Z">
        <w:r>
          <w:t xml:space="preserve">the aggregation layer. The PCA-symmetric exclusion analysis (Section</w:t>
        </w:r>
      </w:ins>
      <w:ins w:id="5425" w:author="Zach Zukowski (R2 revision)" w:date="2026-05-17T00:00:00Z">
        <w:r>
          <w:t xml:space="preserve"> </w:t>
        </w:r>
      </w:ins>
      <w:ins w:id="5426" w:author="Zach Zukowski (R2 revision)" w:date="2026-05-17T00:00:00Z">
        <w:r>
          <w:t xml:space="preserve">3.7) shows that universal amplification holds across the Tally-sourced</w:t>
        </w:r>
      </w:ins>
      <w:ins w:id="5427" w:author="Zach Zukowski (R2 revision)" w:date="2026-05-17T00:00:00Z">
        <w:r>
          <w:t xml:space="preserve"> </w:t>
        </w:r>
      </w:ins>
      <w:ins w:id="5428" w:author="Zach Zukowski (R2 revision)" w:date="2026-05-17T00:00:00Z">
        <w:r>
          <w:t xml:space="preserve">protocols even when aggregation entities are excluded; the empirical</w:t>
        </w:r>
      </w:ins>
      <w:ins w:id="5429" w:author="Zach Zukowski (R2 revision)" w:date="2026-05-17T00:00:00Z">
        <w:r>
          <w:t xml:space="preserve"> </w:t>
        </w:r>
      </w:ins>
      <w:ins w:id="5430" w:author="Zach Zukowski (R2 revision)" w:date="2026-05-17T00:00:00Z">
        <w:r>
          <w:t xml:space="preserve">finding is robust to this methodological consideration, but the</w:t>
        </w:r>
      </w:ins>
      <w:ins w:id="5431" w:author="Zach Zukowski (R2 revision)" w:date="2026-05-17T00:00:00Z">
        <w:r>
          <w:t xml:space="preserve"> </w:t>
        </w:r>
      </w:ins>
      <w:ins w:id="5432" w:author="Zach Zukowski (R2 revision)" w:date="2026-05-17T00:00:00Z">
        <w:r>
          <w:t xml:space="preserve">structural pattern itself is a substantive feature of token-governance</w:t>
        </w:r>
      </w:ins>
      <w:ins w:id="5433" w:author="Zach Zukowski (R2 revision)" w:date="2026-05-17T00:00:00Z">
        <w:r>
          <w:t xml:space="preserve"> </w:t>
        </w:r>
      </w:ins>
      <w:ins w:id="5434" w:author="Zach Zukowski (R2 revision)" w:date="2026-05-17T00:00:00Z">
        <w:r>
          <w:t xml:space="preserve">practice that deserves explicit recognition in the design literature.</w:t>
        </w:r>
      </w:ins>
    </w:p>
    <w:bookmarkEnd w:id="97"/>
    <w:bookmarkEnd w:id="98"/>
    <w:bookmarkStart w:id="99" w:name="hypothesis-evidence-status"/>
    <w:p>
      <w:pPr>
        <w:pStyle w:val="Heading2"/>
      </w:pPr>
      <w:ins w:id="5435" w:author="Zach Zukowski (R2 revision)" w:date="2026-05-17T00:00:00Z">
        <w:r>
          <w:t xml:space="preserve">3.6 Hypothesis Evidence Status</w:t>
        </w:r>
      </w:ins>
    </w:p>
    <w:p>
      <w:pPr>
        <w:pStyle w:val="FirstParagraph"/>
      </w:pPr>
      <w:ins w:id="5436" w:author="Zach Zukowski (R2 revision)" w:date="2026-05-17T00:00:00Z">
        <w:r>
          <w:t xml:space="preserve">This section maps the governance concentration evidence to the five</w:t>
        </w:r>
      </w:ins>
      <w:ins w:id="5437" w:author="Zach Zukowski (R2 revision)" w:date="2026-05-17T00:00:00Z">
        <w:r>
          <w:t xml:space="preserve"> </w:t>
        </w:r>
      </w:ins>
      <w:ins w:id="5438" w:author="Zach Zukowski (R2 revision)" w:date="2026-05-17T00:00:00Z">
        <w:r>
          <w:t xml:space="preserve">design hypotheses introduced in Section 2.9. Hypotheses 1 and 2 receive</w:t>
        </w:r>
      </w:ins>
      <w:ins w:id="5439" w:author="Zach Zukowski (R2 revision)" w:date="2026-05-17T00:00:00Z">
        <w:r>
          <w:t xml:space="preserve"> </w:t>
        </w:r>
      </w:ins>
      <w:ins w:id="5440" w:author="Zach Zukowski (R2 revision)" w:date="2026-05-17T00:00:00Z">
        <w:r>
          <w:t xml:space="preserve">direct support from the cross-section; Hypotheses 3 through 5 require</w:t>
        </w:r>
      </w:ins>
      <w:ins w:id="5441" w:author="Zach Zukowski (R2 revision)" w:date="2026-05-17T00:00:00Z">
        <w:r>
          <w:t xml:space="preserve"> </w:t>
        </w:r>
      </w:ins>
      <w:ins w:id="5442" w:author="Zach Zukowski (R2 revision)" w:date="2026-05-17T00:00:00Z">
        <w:r>
          <w:t xml:space="preserve">longitudinal evidence beyond this paper's cross-sectional scope,</w:t>
        </w:r>
      </w:ins>
      <w:ins w:id="5443" w:author="Zach Zukowski (R2 revision)" w:date="2026-05-17T00:00:00Z">
        <w:r>
          <w:t xml:space="preserve"> </w:t>
        </w:r>
      </w:ins>
      <w:ins w:id="5444" w:author="Zach Zukowski (R2 revision)" w:date="2026-05-17T00:00:00Z">
        <w:r>
          <w:t xml:space="preserve">developed in the companion case study (Zukowski, 2026a) using 34 months</w:t>
        </w:r>
      </w:ins>
      <w:ins w:id="5445" w:author="Zach Zukowski (R2 revision)" w:date="2026-05-17T00:00:00Z">
        <w:r>
          <w:t xml:space="preserve"> </w:t>
        </w:r>
      </w:ins>
      <w:ins w:id="5446" w:author="Zach Zukowski (R2 revision)" w:date="2026-05-17T00:00:00Z">
        <w:r>
          <w:t xml:space="preserve">of Helium data. Full evidence status appears in Supplementary Table S1.</w:t>
        </w:r>
      </w:ins>
    </w:p>
    <w:p>
      <w:pPr>
        <w:pStyle w:val="BodyText"/>
      </w:pPr>
      <w:ins w:id="5447" w:author="Zach Zukowski (R2 revision)" w:date="2026-05-17T00:00:00Z">
        <w:r>
          <w:t xml:space="preserve">The governance concentration data (Table 4) provide descriptive evidence</w:t>
        </w:r>
      </w:ins>
      <w:ins w:id="5448" w:author="Zach Zukowski (R2 revision)" w:date="2026-05-17T00:00:00Z">
        <w:r>
          <w:t xml:space="preserve"> </w:t>
        </w:r>
      </w:ins>
      <w:ins w:id="5449" w:author="Zach Zukowski (R2 revision)" w:date="2026-05-17T00:00:00Z">
        <w:r>
          <w:t xml:space="preserve">bearing on Hypotheses 1 (publicity-legitimacy) and 2 (contestability).</w:t>
        </w:r>
      </w:ins>
      <w:ins w:id="5450" w:author="Zach Zukowski (R2 revision)" w:date="2026-05-17T00:00:00Z">
        <w:r>
          <w:t xml:space="preserve"> </w:t>
        </w:r>
      </w:ins>
      <w:ins w:id="5451" w:author="Zach Zukowski (R2 revision)" w:date="2026-05-17T00:00:00Z">
        <w:r>
          <w:t xml:space="preserve">Specifically, the finding that DePIN tokens are materially more</w:t>
        </w:r>
      </w:ins>
      <w:ins w:id="5452" w:author="Zach Zukowski (R2 revision)" w:date="2026-05-17T00:00:00Z">
        <w:r>
          <w:t xml:space="preserve"> </w:t>
        </w:r>
      </w:ins>
      <w:ins w:id="5453" w:author="Zach Zukowski (R2 revision)" w:date="2026-05-17T00:00:00Z">
        <w:r>
          <w:t xml:space="preserve">concentrated than DeFi peers indicates that DePIN governance structures</w:t>
        </w:r>
      </w:ins>
      <w:ins w:id="5454" w:author="Zach Zukowski (R2 revision)" w:date="2026-05-17T00:00:00Z">
        <w:r>
          <w:t xml:space="preserve"> </w:t>
        </w:r>
      </w:ins>
      <w:ins w:id="5455" w:author="Zach Zukowski (R2 revision)" w:date="2026-05-17T00:00:00Z">
        <w:r>
          <w:t xml:space="preserve">have not yet achieved the legitimacy properties these hypotheses</w:t>
        </w:r>
      </w:ins>
      <w:ins w:id="5456" w:author="Zach Zukowski (R2 revision)" w:date="2026-05-17T00:00:00Z">
        <w:r>
          <w:t xml:space="preserve"> </w:t>
        </w:r>
      </w:ins>
      <w:ins w:id="5457" w:author="Zach Zukowski (R2 revision)" w:date="2026-05-17T00:00:00Z">
        <w:r>
          <w:t xml:space="preserve">require. The Anyone Protocol counterexample is consistent with the</w:t>
        </w:r>
      </w:ins>
      <w:ins w:id="5458" w:author="Zach Zukowski (R2 revision)" w:date="2026-05-17T00:00:00Z">
        <w:r>
          <w:t xml:space="preserve"> </w:t>
        </w:r>
      </w:ins>
      <w:ins w:id="5459" w:author="Zach Zukowski (R2 revision)" w:date="2026-05-17T00:00:00Z">
        <w:r>
          <w:t xml:space="preserve">interpretation that low concentration is feasible, indicating that high</w:t>
        </w:r>
      </w:ins>
      <w:ins w:id="5460" w:author="Zach Zukowski (R2 revision)" w:date="2026-05-17T00:00:00Z">
        <w:r>
          <w:t xml:space="preserve"> </w:t>
        </w:r>
      </w:ins>
      <w:ins w:id="5461" w:author="Zach Zukowski (R2 revision)" w:date="2026-05-17T00:00:00Z">
        <w:r>
          <w:t xml:space="preserve">concentration in DePIN is not structurally predetermined. Hypotheses 3</w:t>
        </w:r>
      </w:ins>
      <w:ins w:id="5462" w:author="Zach Zukowski (R2 revision)" w:date="2026-05-17T00:00:00Z">
        <w:r>
          <w:t xml:space="preserve"> </w:t>
        </w:r>
      </w:ins>
      <w:ins w:id="5463" w:author="Zach Zukowski (R2 revision)" w:date="2026-05-17T00:00:00Z">
        <w:r>
          <w:t xml:space="preserve">through 5 are not directly tested with the governance concentration data</w:t>
        </w:r>
      </w:ins>
      <w:ins w:id="5464" w:author="Zach Zukowski (R2 revision)" w:date="2026-05-17T00:00:00Z">
        <w:r>
          <w:t xml:space="preserve"> </w:t>
        </w:r>
      </w:ins>
      <w:ins w:id="5465" w:author="Zach Zukowski (R2 revision)" w:date="2026-05-17T00:00:00Z">
        <w:r>
          <w:t xml:space="preserve">in this paper and require additional evidence (fiscal flow analysis,</w:t>
        </w:r>
      </w:ins>
      <w:ins w:id="5466" w:author="Zach Zukowski (R2 revision)" w:date="2026-05-17T00:00:00Z">
        <w:r>
          <w:t xml:space="preserve"> </w:t>
        </w:r>
      </w:ins>
      <w:ins w:id="5467" w:author="Zach Zukowski (R2 revision)" w:date="2026-05-17T00:00:00Z">
        <w:r>
          <w:t xml:space="preserve">operational telemetry, and polycentric structure mapping respectively).</w:t>
        </w:r>
      </w:ins>
    </w:p>
    <w:bookmarkEnd w:id="99"/>
    <w:bookmarkStart w:id="107" w:name="robustness-leave-one-out-sensitivity"/>
    <w:p>
      <w:pPr>
        <w:pStyle w:val="Heading2"/>
      </w:pPr>
      <w:ins w:id="5468" w:author="Zach Zukowski (R2 revision)" w:date="2026-05-17T00:00:00Z">
        <w:r>
          <w:t xml:space="preserve">3.7 Robustness: Leave-One-Out Sensitivity</w:t>
        </w:r>
      </w:ins>
    </w:p>
    <w:p>
      <w:pPr>
        <w:pStyle w:val="FirstParagraph"/>
      </w:pPr>
      <w:ins w:id="5469" w:author="Zach Zukowski (R2 revision)" w:date="2026-05-17T00:00:00Z">
        <w:r>
          <w:t xml:space="preserve">The cross-sectional sample size (N = 30 for the DePIN-vs-DeFi sector</w:t>
        </w:r>
      </w:ins>
      <w:ins w:id="5470" w:author="Zach Zukowski (R2 revision)" w:date="2026-05-17T00:00:00Z">
        <w:r>
          <w:t xml:space="preserve"> </w:t>
        </w:r>
      </w:ins>
      <w:ins w:id="5471" w:author="Zach Zukowski (R2 revision)" w:date="2026-05-17T00:00:00Z">
        <w:r>
          <w:t xml:space="preserve">contrast; N = 19 for the subsidy excluding Livepeer test) bounds the</w:t>
        </w:r>
      </w:ins>
      <w:ins w:id="5472" w:author="Zach Zukowski (R2 revision)" w:date="2026-05-17T00:00:00Z">
        <w:r>
          <w:t xml:space="preserve"> </w:t>
        </w:r>
      </w:ins>
      <w:ins w:id="5473" w:author="Zach Zukowski (R2 revision)" w:date="2026-05-17T00:00:00Z">
        <w:r>
          <w:t xml:space="preserve">strength of inference. Sector-level results are robust to individual</w:t>
        </w:r>
      </w:ins>
      <w:ins w:id="5474" w:author="Zach Zukowski (R2 revision)" w:date="2026-05-17T00:00:00Z">
        <w:r>
          <w:t xml:space="preserve"> </w:t>
        </w:r>
      </w:ins>
      <w:ins w:id="5475" w:author="Zach Zukowski (R2 revision)" w:date="2026-05-17T00:00:00Z">
        <w:r>
          <w:t xml:space="preserve">observations: Mann-Whitney is significant in all 30 of 30 leave-one-out</w:t>
        </w:r>
      </w:ins>
      <w:ins w:id="5476" w:author="Zach Zukowski (R2 revision)" w:date="2026-05-17T00:00:00Z">
        <w:r>
          <w:t xml:space="preserve"> </w:t>
        </w:r>
      </w:ins>
      <w:ins w:id="5477" w:author="Zach Zukowski (R2 revision)" w:date="2026-05-17T00:00:00Z">
        <w:r>
          <w:t xml:space="preserve">resamples following the holder-list cutoff correction. Findings</w:t>
        </w:r>
      </w:ins>
      <w:ins w:id="5478" w:author="Zach Zukowski (R2 revision)" w:date="2026-05-17T00:00:00Z">
        <w:r>
          <w:t xml:space="preserve"> </w:t>
        </w:r>
      </w:ins>
      <w:ins w:id="5479" w:author="Zach Zukowski (R2 revision)" w:date="2026-05-17T00:00:00Z">
        <w:r>
          <w:t xml:space="preserve">throughout the paper are reported as 'consistent with' or</w:t>
        </w:r>
      </w:ins>
      <w:ins w:id="5480" w:author="Zach Zukowski (R2 revision)" w:date="2026-05-17T00:00:00Z">
        <w:r>
          <w:t xml:space="preserve"> </w:t>
        </w:r>
      </w:ins>
      <w:ins w:id="5481" w:author="Zach Zukowski (R2 revision)" w:date="2026-05-17T00:00:00Z">
        <w:r>
          <w:t xml:space="preserve">'indicating' rather than 'driving' or 'producing'; the</w:t>
        </w:r>
      </w:ins>
      <w:ins w:id="5482" w:author="Zach Zukowski (R2 revision)" w:date="2026-05-17T00:00:00Z">
        <w:r>
          <w:t xml:space="preserve"> </w:t>
        </w:r>
      </w:ins>
      <w:ins w:id="5483" w:author="Zach Zukowski (R2 revision)" w:date="2026-05-17T00:00:00Z">
        <w:r>
          <w:t xml:space="preserve">cross-sectional design supports descriptive claims about association</w:t>
        </w:r>
      </w:ins>
      <w:ins w:id="5484" w:author="Zach Zukowski (R2 revision)" w:date="2026-05-17T00:00:00Z">
        <w:r>
          <w:t xml:space="preserve"> </w:t>
        </w:r>
      </w:ins>
      <w:ins w:id="5485" w:author="Zach Zukowski (R2 revision)" w:date="2026-05-17T00:00:00Z">
        <w:r>
          <w:t xml:space="preserve">rather than causal claims about mechanism.</w:t>
        </w:r>
      </w:ins>
    </w:p>
    <w:p>
      <w:pPr>
        <w:pStyle w:val="BodyText"/>
      </w:pPr>
      <w:ins w:id="5486" w:author="Zach Zukowski (R2 revision)" w:date="2026-05-17T00:00:00Z">
        <w:r>
          <w:t xml:space="preserve">All primary findings were tested by dropping each protocol one at a time</w:t>
        </w:r>
      </w:ins>
      <w:ins w:id="5487" w:author="Zach Zukowski (R2 revision)" w:date="2026-05-17T00:00:00Z">
        <w:r>
          <w:t xml:space="preserve"> </w:t>
        </w:r>
      </w:ins>
      <w:ins w:id="5488" w:author="Zach Zukowski (R2 revision)" w:date="2026-05-17T00:00:00Z">
        <w:r>
          <w:t xml:space="preserve">and recomputing the statistic. The insider-retention correlation is</w:t>
        </w:r>
      </w:ins>
      <w:ins w:id="5489" w:author="Zach Zukowski (R2 revision)" w:date="2026-05-17T00:00:00Z">
        <w:r>
          <w:t xml:space="preserve"> </w:t>
        </w:r>
      </w:ins>
      <w:ins w:id="5490" w:author="Zach Zukowski (R2 revision)" w:date="2026-05-17T00:00:00Z">
        <w:r>
          <w:t xml:space="preserve">fully robust. The DePIN-DeFi sector difference is fully robust to</w:t>
        </w:r>
      </w:ins>
      <w:ins w:id="5491" w:author="Zach Zukowski (R2 revision)" w:date="2026-05-17T00:00:00Z">
        <w:r>
          <w:t xml:space="preserve"> </w:t>
        </w:r>
      </w:ins>
      <w:ins w:id="5492" w:author="Zach Zukowski (R2 revision)" w:date="2026-05-17T00:00:00Z">
        <w:r>
          <w:t xml:space="preserve">single-protocol exclusion (significant across all 30 of 30 leave-one-out</w:t>
        </w:r>
      </w:ins>
      <w:ins w:id="5493" w:author="Zach Zukowski (R2 revision)" w:date="2026-05-17T00:00:00Z">
        <w:r>
          <w:t xml:space="preserve"> </w:t>
        </w:r>
      </w:ins>
      <w:ins w:id="5494" w:author="Zach Zukowski (R2 revision)" w:date="2026-05-17T00:00:00Z">
        <w:r>
          <w:t xml:space="preserve">iterations after the F1 holder-list correction). The subsidy correlation</w:t>
        </w:r>
      </w:ins>
      <w:ins w:id="5495" w:author="Zach Zukowski (R2 revision)" w:date="2026-05-17T00:00:00Z">
        <w:r>
          <w:t xml:space="preserve"> </w:t>
        </w:r>
      </w:ins>
      <w:ins w:id="5496" w:author="Zach Zukowski (R2 revision)" w:date="2026-05-17T00:00:00Z">
        <w:r>
          <w:t xml:space="preserve">is entirely driven by Livepeer. Details follow.</w:t>
        </w:r>
      </w:ins>
    </w:p>
    <w:p>
      <w:pPr>
        <w:pStyle w:val="BodyText"/>
      </w:pPr>
      <w:ins w:id="5497" w:author="Zach Zukowski (R2 revision)" w:date="2026-05-17T00:00:00Z">
        <w:r>
          <w:t xml:space="preserve">The insider concentration relationship (Spearman rho = 0.48, p = 0.003,</w:t>
        </w:r>
      </w:ins>
      <w:ins w:id="5498" w:author="Zach Zukowski (R2 revision)" w:date="2026-05-17T00:00:00Z">
        <w:r>
          <w:t xml:space="preserve"> </w:t>
        </w:r>
      </w:ins>
      <w:ins w:id="5499" w:author="Zach Zukowski (R2 revision)" w:date="2026-05-17T00:00:00Z">
        <w:r>
          <w:t xml:space="preserve">N = 37 after the F1 holder-list correction) is robust: it remains</w:t>
        </w:r>
      </w:ins>
      <w:ins w:id="5500" w:author="Zach Zukowski (R2 revision)" w:date="2026-05-17T00:00:00Z">
        <w:r>
          <w:t xml:space="preserve"> </w:t>
        </w:r>
      </w:ins>
      <w:ins w:id="5501" w:author="Zach Zukowski (R2 revision)" w:date="2026-05-17T00:00:00Z">
        <w:r>
          <w:t xml:space="preserve">significant across all 37 single-protocol exclusions, with rho ranging</w:t>
        </w:r>
      </w:ins>
      <w:ins w:id="5502" w:author="Zach Zukowski (R2 revision)" w:date="2026-05-17T00:00:00Z">
        <w:r>
          <w:t xml:space="preserve"> </w:t>
        </w:r>
      </w:ins>
      <w:ins w:id="5503" w:author="Zach Zukowski (R2 revision)" w:date="2026-05-17T00:00:00Z">
        <w:r>
          <w:t xml:space="preserve">from 0.45 to 0.55. Neither the highest-insider protocols (DIMO and</w:t>
        </w:r>
      </w:ins>
      <w:ins w:id="5504" w:author="Zach Zukowski (R2 revision)" w:date="2026-05-17T00:00:00Z">
        <w:r>
          <w:t xml:space="preserve"> </w:t>
        </w:r>
      </w:ins>
      <w:ins w:id="5505" w:author="Zach Zukowski (R2 revision)" w:date="2026-05-17T00:00:00Z">
        <w:r>
          <w:t xml:space="preserve">MetaDAO, insider fraction 1.0) nor the zero-insider protocols</w:t>
        </w:r>
      </w:ins>
      <w:ins w:id="5506" w:author="Zach Zukowski (R2 revision)" w:date="2026-05-17T00:00:00Z">
        <w:r>
          <w:t xml:space="preserve"> </w:t>
        </w:r>
      </w:ins>
      <w:ins w:id="5507" w:author="Zach Zukowski (R2 revision)" w:date="2026-05-17T00:00:00Z">
        <w:r>
          <w:t xml:space="preserve">(Hyperliquid, Optimism, Arbitrum) individually drive the result.</w:t>
        </w:r>
      </w:ins>
    </w:p>
    <w:p>
      <w:pPr>
        <w:pStyle w:val="BodyText"/>
      </w:pPr>
      <w:ins w:id="5508" w:author="Zach Zukowski (R2 revision)" w:date="2026-05-17T00:00:00Z">
        <w:r>
          <w:t xml:space="preserve">The DePIN-versus-DeFi sector difference (Mann-Whitney p = 0.014, Cohen’s</w:t>
        </w:r>
      </w:ins>
      <w:ins w:id="5509" w:author="Zach Zukowski (R2 revision)" w:date="2026-05-17T00:00:00Z">
        <w:r>
          <w:t xml:space="preserve"> </w:t>
        </w:r>
      </w:ins>
      <w:ins w:id="5510" w:author="Zach Zukowski (R2 revision)" w:date="2026-05-17T00:00:00Z">
        <w:r>
          <w:t xml:space="preserve">d = 1.03) is robust to sample composition. The test remains significant</w:t>
        </w:r>
      </w:ins>
      <w:ins w:id="5511" w:author="Zach Zukowski (R2 revision)" w:date="2026-05-17T00:00:00Z">
        <w:r>
          <w:t xml:space="preserve"> </w:t>
        </w:r>
      </w:ins>
      <w:ins w:id="5512" w:author="Zach Zukowski (R2 revision)" w:date="2026-05-17T00:00:00Z">
        <w:r>
          <w:t xml:space="preserve">in all 30 of 30 leave-one-out iterations. Seven protocols, when</w:t>
        </w:r>
      </w:ins>
      <w:ins w:id="5513" w:author="Zach Zukowski (R2 revision)" w:date="2026-05-17T00:00:00Z">
        <w:r>
          <w:t xml:space="preserve"> </w:t>
        </w:r>
      </w:ins>
      <w:ins w:id="5514" w:author="Zach Zukowski (R2 revision)" w:date="2026-05-17T00:00:00Z">
        <w:r>
          <w:t xml:space="preserve">individually dropped, push the p-value to 0.052: Hyperliquid, Aethir,</w:t>
        </w:r>
      </w:ins>
      <w:ins w:id="5515" w:author="Zach Zukowski (R2 revision)" w:date="2026-05-17T00:00:00Z">
        <w:r>
          <w:t xml:space="preserve"> </w:t>
        </w:r>
      </w:ins>
      <w:ins w:id="5516" w:author="Zach Zukowski (R2 revision)" w:date="2026-05-17T00:00:00Z">
        <w:r>
          <w:t xml:space="preserve">Lido, POKT Network, GEODNET, Livepeer, and WeatherXM. No single protocol</w:t>
        </w:r>
      </w:ins>
      <w:ins w:id="5517" w:author="Zach Zukowski (R2 revision)" w:date="2026-05-17T00:00:00Z">
        <w:r>
          <w:t xml:space="preserve"> </w:t>
        </w:r>
      </w:ins>
      <w:ins w:id="5518" w:author="Zach Zukowski (R2 revision)" w:date="2026-05-17T00:00:00Z">
        <w:r>
          <w:t xml:space="preserve">uniquely drives the result; rather, the test sits near the 5% threshold</w:t>
        </w:r>
      </w:ins>
      <w:ins w:id="5519" w:author="Zach Zukowski (R2 revision)" w:date="2026-05-17T00:00:00Z">
        <w:r>
          <w:t xml:space="preserve"> </w:t>
        </w:r>
      </w:ins>
      <w:ins w:id="5520" w:author="Zach Zukowski (R2 revision)" w:date="2026-05-17T00:00:00Z">
        <w:r>
          <w:t xml:space="preserve">and is sensitive to the exact composition of both sector subsamples. A</w:t>
        </w:r>
      </w:ins>
      <w:ins w:id="5521" w:author="Zach Zukowski (R2 revision)" w:date="2026-05-17T00:00:00Z">
        <w:r>
          <w:t xml:space="preserve"> </w:t>
        </w:r>
      </w:ins>
      <w:ins w:id="5522" w:author="Zach Zukowski (R2 revision)" w:date="2026-05-17T00:00:00Z">
        <w:r>
          <w:t xml:space="preserve">permutation test (10,000 random reassignments of sector labels) yields p</w:t>
        </w:r>
      </w:ins>
      <w:ins w:id="5523" w:author="Zach Zukowski (R2 revision)" w:date="2026-05-17T00:00:00Z">
        <w:r>
          <w:t xml:space="preserve"> </w:t>
        </w:r>
      </w:ins>
      <w:ins w:id="5524" w:author="Zach Zukowski (R2 revision)" w:date="2026-05-17T00:00:00Z">
        <w:r>
          <w:t xml:space="preserve">= 0.009, consistent with the direction not being an artifact of the</w:t>
        </w:r>
      </w:ins>
      <w:ins w:id="5525" w:author="Zach Zukowski (R2 revision)" w:date="2026-05-17T00:00:00Z">
        <w:r>
          <w:t xml:space="preserve"> </w:t>
        </w:r>
      </w:ins>
      <w:ins w:id="5526" w:author="Zach Zukowski (R2 revision)" w:date="2026-05-17T00:00:00Z">
        <w:r>
          <w:t xml:space="preserve">asymptotic approximation. We characterize this finding as suggestive</w:t>
        </w:r>
      </w:ins>
      <w:ins w:id="5527" w:author="Zach Zukowski (R2 revision)" w:date="2026-05-17T00:00:00Z">
        <w:r>
          <w:t xml:space="preserve"> </w:t>
        </w:r>
      </w:ins>
      <w:ins w:id="5528" w:author="Zach Zukowski (R2 revision)" w:date="2026-05-17T00:00:00Z">
        <w:r>
          <w:t xml:space="preserve">rather than robust.</w:t>
        </w:r>
      </w:ins>
    </w:p>
    <w:p>
      <w:pPr>
        <w:pStyle w:val="BodyText"/>
      </w:pPr>
      <w:ins w:id="5529" w:author="Zach Zukowski (R2 revision)" w:date="2026-05-17T00:00:00Z">
        <w:r>
          <w:t xml:space="preserve">The subsidy-to-concentration correlation (Pearson r = 0.57, p = 0.008, N</w:t>
        </w:r>
      </w:ins>
      <w:ins w:id="5530" w:author="Zach Zukowski (R2 revision)" w:date="2026-05-17T00:00:00Z">
        <w:r>
          <w:t xml:space="preserve"> </w:t>
        </w:r>
      </w:ins>
      <w:ins w:id="5531" w:author="Zach Zukowski (R2 revision)" w:date="2026-05-17T00:00:00Z">
        <w:r>
          <w:t xml:space="preserve">= 20) is driven by a single protocol. Livepeer’s subsidy ratio of 88.5x</w:t>
        </w:r>
      </w:ins>
      <w:ins w:id="5532" w:author="Zach Zukowski (R2 revision)" w:date="2026-05-17T00:00:00Z">
        <w:r>
          <w:t xml:space="preserve"> </w:t>
        </w:r>
      </w:ins>
      <w:ins w:id="5533" w:author="Zach Zukowski (R2 revision)" w:date="2026-05-17T00:00:00Z">
        <w:r>
          <w:t xml:space="preserve">is a 3.5-sigma outlier on the subsidy axis, and its HHI (0.20) is the</w:t>
        </w:r>
      </w:ins>
      <w:ins w:id="5534" w:author="Zach Zukowski (R2 revision)" w:date="2026-05-17T00:00:00Z">
        <w:r>
          <w:t xml:space="preserve"> </w:t>
        </w:r>
      </w:ins>
      <w:ins w:id="5535" w:author="Zach Zukowski (R2 revision)" w:date="2026-05-17T00:00:00Z">
        <w:r>
          <w:t xml:space="preserve">second-highest in the subsidy subsample. Excluding Livepeer alone</w:t>
        </w:r>
      </w:ins>
      <w:ins w:id="5536" w:author="Zach Zukowski (R2 revision)" w:date="2026-05-17T00:00:00Z">
        <w:r>
          <w:t xml:space="preserve"> </w:t>
        </w:r>
      </w:ins>
      <w:ins w:id="5537" w:author="Zach Zukowski (R2 revision)" w:date="2026-05-17T00:00:00Z">
        <w:r>
          <w:t xml:space="preserve">reduces the correlation to r = 0.11 (p = 0.65). The remaining 19</w:t>
        </w:r>
      </w:ins>
      <w:ins w:id="5538" w:author="Zach Zukowski (R2 revision)" w:date="2026-05-17T00:00:00Z">
        <w:r>
          <w:t xml:space="preserve"> </w:t>
        </w:r>
      </w:ins>
      <w:ins w:id="5539" w:author="Zach Zukowski (R2 revision)" w:date="2026-05-17T00:00:00Z">
        <w:r>
          <w:t xml:space="preserve">protocols show no significant linear association. The Spearman rank</w:t>
        </w:r>
      </w:ins>
      <w:ins w:id="5540" w:author="Zach Zukowski (R2 revision)" w:date="2026-05-17T00:00:00Z">
        <w:r>
          <w:t xml:space="preserve"> </w:t>
        </w:r>
      </w:ins>
      <w:ins w:id="5541" w:author="Zach Zukowski (R2 revision)" w:date="2026-05-17T00:00:00Z">
        <w:r>
          <w:t xml:space="preserve">correlation on the full subsidy sample is also insignificant (rho =</w:t>
        </w:r>
      </w:ins>
      <w:ins w:id="5542" w:author="Zach Zukowski (R2 revision)" w:date="2026-05-17T00:00:00Z">
        <w:r>
          <w:t xml:space="preserve"> </w:t>
        </w:r>
      </w:ins>
      <w:ins w:id="5543" w:author="Zach Zukowski (R2 revision)" w:date="2026-05-17T00:00:00Z">
        <w:r>
          <w:t xml:space="preserve">0.16, p = 0.51), and a log transformation eliminates the linear</w:t>
        </w:r>
      </w:ins>
      <w:ins w:id="5544" w:author="Zach Zukowski (R2 revision)" w:date="2026-05-17T00:00:00Z">
        <w:r>
          <w:t xml:space="preserve"> </w:t>
        </w:r>
      </w:ins>
      <w:ins w:id="5545" w:author="Zach Zukowski (R2 revision)" w:date="2026-05-17T00:00:00Z">
        <w:r>
          <w:t xml:space="preserve">relationship (r = 0.27, p = 0.28). We report the Livepeer-inclusive</w:t>
        </w:r>
      </w:ins>
      <w:ins w:id="5546" w:author="Zach Zukowski (R2 revision)" w:date="2026-05-17T00:00:00Z">
        <w:r>
          <w:t xml:space="preserve"> </w:t>
        </w:r>
      </w:ins>
      <w:ins w:id="5547" w:author="Zach Zukowski (R2 revision)" w:date="2026-05-17T00:00:00Z">
        <w:r>
          <w:t xml:space="preserve">result for completeness but caution that it should not be interpreted as</w:t>
        </w:r>
      </w:ins>
      <w:ins w:id="5548" w:author="Zach Zukowski (R2 revision)" w:date="2026-05-17T00:00:00Z">
        <w:r>
          <w:t xml:space="preserve"> </w:t>
        </w:r>
      </w:ins>
      <w:ins w:id="5549" w:author="Zach Zukowski (R2 revision)" w:date="2026-05-17T00:00:00Z">
        <w:r>
          <w:t xml:space="preserve">a general property of the sample. A robustness check using the Token</w:t>
        </w:r>
      </w:ins>
      <w:ins w:id="5550" w:author="Zach Zukowski (R2 revision)" w:date="2026-05-17T00:00:00Z">
        <w:r>
          <w:t xml:space="preserve"> </w:t>
        </w:r>
      </w:ins>
      <w:ins w:id="5551" w:author="Zach Zukowski (R2 revision)" w:date="2026-05-17T00:00:00Z">
        <w:r>
          <w:t xml:space="preserve">Terminal subsidy_ratio (N = 19 protocols with non-null Token Terminal</w:t>
        </w:r>
      </w:ins>
      <w:ins w:id="5552" w:author="Zach Zukowski (R2 revision)" w:date="2026-05-17T00:00:00Z">
        <w:r>
          <w:t xml:space="preserve"> </w:t>
        </w:r>
      </w:ins>
      <w:ins w:id="5553" w:author="Zach Zukowski (R2 revision)" w:date="2026-05-17T00:00:00Z">
        <w:r>
          <w:t xml:space="preserve">revenue and incentives data) is consistent with the null at cross-sector</w:t>
        </w:r>
      </w:ins>
      <w:ins w:id="5554" w:author="Zach Zukowski (R2 revision)" w:date="2026-05-17T00:00:00Z">
        <w:r>
          <w:t xml:space="preserve"> </w:t>
        </w:r>
      </w:ins>
      <w:ins w:id="5555" w:author="Zach Zukowski (R2 revision)" w:date="2026-05-17T00:00:00Z">
        <w:r>
          <w:t xml:space="preserve">Pearson r = 0.097 (p ≈ 0.69); a broader merged sample combining Token</w:t>
        </w:r>
      </w:ins>
      <w:ins w:id="5556" w:author="Zach Zukowski (R2 revision)" w:date="2026-05-17T00:00:00Z">
        <w:r>
          <w:t xml:space="preserve"> </w:t>
        </w:r>
      </w:ins>
      <w:ins w:id="5557" w:author="Zach Zukowski (R2 revision)" w:date="2026-05-17T00:00:00Z">
        <w:r>
          <w:t xml:space="preserve">Terminal data with on-chain emission/fee ratios (N = 25 across both</w:t>
        </w:r>
      </w:ins>
      <w:ins w:id="5558" w:author="Zach Zukowski (R2 revision)" w:date="2026-05-17T00:00:00Z">
        <w:r>
          <w:t xml:space="preserve"> </w:t>
        </w:r>
      </w:ins>
      <w:ins w:id="5559" w:author="Zach Zukowski (R2 revision)" w:date="2026-05-17T00:00:00Z">
        <w:r>
          <w:t xml:space="preserve">methodologies; N = 22 protocols with non-zero subsidy under either</w:t>
        </w:r>
      </w:ins>
      <w:ins w:id="5560" w:author="Zach Zukowski (R2 revision)" w:date="2026-05-17T00:00:00Z">
        <w:r>
          <w:t xml:space="preserve"> </w:t>
        </w:r>
      </w:ins>
      <w:ins w:id="5561" w:author="Zach Zukowski (R2 revision)" w:date="2026-05-17T00:00:00Z">
        <w:r>
          <w:t xml:space="preserve">metric) yields r = 0.42 inclusive of Livepeer and r = 0.008 excluding</w:t>
        </w:r>
      </w:ins>
      <w:ins w:id="5562" w:author="Zach Zukowski (R2 revision)" w:date="2026-05-17T00:00:00Z">
        <w:r>
          <w:t xml:space="preserve"> </w:t>
        </w:r>
      </w:ins>
      <w:ins w:id="5563" w:author="Zach Zukowski (R2 revision)" w:date="2026-05-17T00:00:00Z">
        <w:r>
          <w:t xml:space="preserve">Livepeer, qualitatively replicating the main result that subsidy and</w:t>
        </w:r>
      </w:ins>
      <w:ins w:id="5564" w:author="Zach Zukowski (R2 revision)" w:date="2026-05-17T00:00:00Z">
        <w:r>
          <w:t xml:space="preserve"> </w:t>
        </w:r>
      </w:ins>
      <w:ins w:id="5565" w:author="Zach Zukowski (R2 revision)" w:date="2026-05-17T00:00:00Z">
        <w:r>
          <w:t xml:space="preserve">HHI co-vary only through the Livepeer outlier. Per-sector results in</w:t>
        </w:r>
      </w:ins>
      <w:ins w:id="5566" w:author="Zach Zukowski (R2 revision)" w:date="2026-05-17T00:00:00Z">
        <w:r>
          <w:t xml:space="preserve"> </w:t>
        </w:r>
      </w:ins>
      <w:hyperlink r:id="rId100">
        <w:ins w:id="5567" w:author="Zach Zukowski (R2 revision)" w:date="2026-05-17T00:00:00Z">
          <w:r>
            <w:rPr>
              <w:rStyle w:val="Hyperlink"/>
              <w:u w:val="single"/>
            </w:rPr>
            <w:t xml:space="preserve">Supplementary File</w:t>
          </w:r>
        </w:ins>
        <w:ins w:id="5568" w:author="Zach Zukowski (R2 revision)" w:date="2026-05-17T00:00:00Z">
          <w:r>
            <w:rPr>
              <w:rStyle w:val="Hyperlink"/>
              <w:u w:val="single"/>
            </w:rPr>
            <w:t xml:space="preserve"> </w:t>
          </w:r>
        </w:ins>
        <w:ins w:id="5569" w:author="Zach Zukowski (R2 revision)" w:date="2026-05-17T00:00:00Z">
          <w:r>
            <w:rPr>
              <w:rStyle w:val="Hyperlink"/>
              <w:u w:val="single"/>
            </w:rPr>
            <w:t xml:space="preserve">S8</w:t>
          </w:r>
        </w:ins>
      </w:hyperlink>
      <w:ins w:id="5570" w:author="Zach Zukowski (R2 revision)" w:date="2026-05-17T00:00:00Z">
        <w:r>
          <w:t xml:space="preserve">.</w:t>
        </w:r>
      </w:ins>
    </w:p>
    <w:p>
      <w:pPr>
        <w:pStyle w:val="BodyText"/>
      </w:pPr>
      <w:ins w:id="5571" w:author="Zach Zukowski (R2 revision)" w:date="2026-05-17T00:00:00Z">
        <w:r>
          <w:drawing>
            <wp:inline>
              <wp:extent cx="5486400" cy="3658112"/>
              <wp:effectExtent b="0" l="0" r="0" t="0"/>
              <wp:docPr descr="" title="" id="102" name="Picture"/>
              <a:graphic>
                <a:graphicData uri="http://schemas.openxmlformats.org/drawingml/2006/picture">
                  <pic:pic>
                    <pic:nvPicPr>
                      <pic:cNvPr descr="media/exhibit_subsidy_vs_hhi.png" id="103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10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486400" cy="3658112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ins>
    </w:p>
    <w:p>
      <w:pPr>
        <w:pStyle w:val="BodyText"/>
      </w:pPr>
      <w:ins w:id="5572" w:author="Zach Zukowski (R2 revision)" w:date="2026-05-17T00:00:00Z">
        <w:r>
          <w:rPr>
            <w:b/>
            <w:bCs/>
            <w:i/>
            <w:iCs/>
          </w:rPr>
          <w:t xml:space="preserve">Figure 7.</w:t>
        </w:r>
      </w:ins>
      <w:ins w:id="5573" w:author="Zach Zukowski (R2 revision)" w:date="2026-05-17T00:00:00Z">
        <w:r>
          <w:rPr>
            <w:i/>
            <w:iCs/>
          </w:rPr>
          <w:t xml:space="preserve"> </w:t>
        </w:r>
      </w:ins>
      <w:ins w:id="5574" w:author="Zach Zukowski (R2 revision)" w:date="2026-05-17T00:00:00Z">
        <w:r>
          <w:rPr>
            <w:i/>
            <w:iCs/>
          </w:rPr>
          <w:t xml:space="preserve">Subsidy ratio (emissions/revenue) vs. governance</w:t>
        </w:r>
      </w:ins>
      <w:ins w:id="5575" w:author="Zach Zukowski (R2 revision)" w:date="2026-05-17T00:00:00Z">
        <w:r>
          <w:rPr>
            <w:i/>
            <w:iCs/>
          </w:rPr>
          <w:t xml:space="preserve"> </w:t>
        </w:r>
      </w:ins>
      <w:ins w:id="5576" w:author="Zach Zukowski (R2 revision)" w:date="2026-05-17T00:00:00Z">
        <w:r>
          <w:rPr>
            <w:i/>
            <w:iCs/>
          </w:rPr>
          <w:t xml:space="preserve">concentration (HHI) for 20 protocols with on-chain subsidy data.</w:t>
        </w:r>
      </w:ins>
      <w:ins w:id="5577" w:author="Zach Zukowski (R2 revision)" w:date="2026-05-17T00:00:00Z">
        <w:r>
          <w:rPr>
            <w:i/>
            <w:iCs/>
          </w:rPr>
          <w:t xml:space="preserve"> </w:t>
        </w:r>
      </w:ins>
      <w:ins w:id="5578" w:author="Zach Zukowski (R2 revision)" w:date="2026-05-17T00:00:00Z">
        <w:r>
          <w:rPr>
            <w:i/>
            <w:iCs/>
          </w:rPr>
          <w:t xml:space="preserve">Livepeer (diamond, 88.5x) is a 3.5-sigma outlier that alone drives the</w:t>
        </w:r>
      </w:ins>
      <w:ins w:id="5579" w:author="Zach Zukowski (R2 revision)" w:date="2026-05-17T00:00:00Z">
        <w:r>
          <w:rPr>
            <w:i/>
            <w:iCs/>
          </w:rPr>
          <w:t xml:space="preserve"> </w:t>
        </w:r>
      </w:ins>
      <w:ins w:id="5580" w:author="Zach Zukowski (R2 revision)" w:date="2026-05-17T00:00:00Z">
        <w:r>
          <w:rPr>
            <w:i/>
            <w:iCs/>
          </w:rPr>
          <w:t xml:space="preserve">Pearson correlation from r = 0.11 (dashed line, excluding Livepeer) to r</w:t>
        </w:r>
      </w:ins>
      <w:ins w:id="5581" w:author="Zach Zukowski (R2 revision)" w:date="2026-05-17T00:00:00Z">
        <w:r>
          <w:rPr>
            <w:i/>
            <w:iCs/>
          </w:rPr>
          <w:t xml:space="preserve"> </w:t>
        </w:r>
      </w:ins>
      <w:ins w:id="5582" w:author="Zach Zukowski (R2 revision)" w:date="2026-05-17T00:00:00Z">
        <w:r>
          <w:rPr>
            <w:i/>
            <w:iCs/>
          </w:rPr>
          <w:t xml:space="preserve">= 0.57 (solid line, full sample). The Token Terminal robustness</w:t>
        </w:r>
      </w:ins>
      <w:ins w:id="5583" w:author="Zach Zukowski (R2 revision)" w:date="2026-05-17T00:00:00Z">
        <w:r>
          <w:rPr>
            <w:i/>
            <w:iCs/>
          </w:rPr>
          <w:t xml:space="preserve"> </w:t>
        </w:r>
      </w:ins>
      <w:ins w:id="5584" w:author="Zach Zukowski (R2 revision)" w:date="2026-05-17T00:00:00Z">
        <w:r>
          <w:rPr>
            <w:i/>
            <w:iCs/>
          </w:rPr>
          <w:t xml:space="preserve">sample (N = 19,</w:t>
        </w:r>
      </w:ins>
      <w:ins w:id="5585" w:author="Zach Zukowski (R2 revision)" w:date="2026-05-17T00:00:00Z">
        <w:r>
          <w:t xml:space="preserve"> </w:t>
        </w:r>
      </w:ins>
      <w:hyperlink r:id="rId100">
        <w:ins w:id="5586" w:author="Zach Zukowski (R2 revision)" w:date="2026-05-17T00:00:00Z">
          <w:r>
            <w:rPr>
              <w:rStyle w:val="Hyperlink"/>
              <w:u w:val="single"/>
            </w:rPr>
            <w:t xml:space="preserve">Supplementary File</w:t>
          </w:r>
        </w:ins>
        <w:ins w:id="5587" w:author="Zach Zukowski (R2 revision)" w:date="2026-05-17T00:00:00Z">
          <w:r>
            <w:rPr>
              <w:rStyle w:val="Hyperlink"/>
              <w:u w:val="single"/>
            </w:rPr>
            <w:t xml:space="preserve"> </w:t>
          </w:r>
        </w:ins>
        <w:ins w:id="5588" w:author="Zach Zukowski (R2 revision)" w:date="2026-05-17T00:00:00Z">
          <w:r>
            <w:rPr>
              <w:rStyle w:val="Hyperlink"/>
              <w:u w:val="single"/>
            </w:rPr>
            <w:t xml:space="preserve">S8</w:t>
          </w:r>
        </w:ins>
      </w:hyperlink>
      <w:ins w:id="5589" w:author="Zach Zukowski (R2 revision)" w:date="2026-05-17T00:00:00Z">
        <w:r>
          <w:rPr>
            <w:i/>
            <w:iCs/>
          </w:rPr>
          <w:t xml:space="preserve">)</w:t>
        </w:r>
      </w:ins>
      <w:ins w:id="5590" w:author="Zach Zukowski (R2 revision)" w:date="2026-05-17T00:00:00Z">
        <w:r>
          <w:rPr>
            <w:i/>
            <w:iCs/>
          </w:rPr>
          <w:t xml:space="preserve"> </w:t>
        </w:r>
      </w:ins>
      <w:ins w:id="5591" w:author="Zach Zukowski (R2 revision)" w:date="2026-05-17T00:00:00Z">
        <w:r>
          <w:rPr>
            <w:i/>
            <w:iCs/>
          </w:rPr>
          <w:t xml:space="preserve">is consistent with the null at r = 0.097. Reading the figure: the</w:t>
        </w:r>
      </w:ins>
      <w:ins w:id="5592" w:author="Zach Zukowski (R2 revision)" w:date="2026-05-17T00:00:00Z">
        <w:r>
          <w:rPr>
            <w:i/>
            <w:iCs/>
          </w:rPr>
          <w:t xml:space="preserve"> </w:t>
        </w:r>
      </w:ins>
      <w:ins w:id="5593" w:author="Zach Zukowski (R2 revision)" w:date="2026-05-17T00:00:00Z">
        <w:r>
          <w:rPr>
            <w:i/>
            <w:iCs/>
          </w:rPr>
          <w:t xml:space="preserve">cross-sector association weakens substantially when Livepeer is</w:t>
        </w:r>
      </w:ins>
      <w:ins w:id="5594" w:author="Zach Zukowski (R2 revision)" w:date="2026-05-17T00:00:00Z">
        <w:r>
          <w:rPr>
            <w:i/>
            <w:iCs/>
          </w:rPr>
          <w:t xml:space="preserve"> </w:t>
        </w:r>
      </w:ins>
      <w:ins w:id="5595" w:author="Zach Zukowski (R2 revision)" w:date="2026-05-17T00:00:00Z">
        <w:r>
          <w:rPr>
            <w:i/>
            <w:iCs/>
          </w:rPr>
          <w:t xml:space="preserve">excluded, indicating that the headline subsidy result is sensitive to a</w:t>
        </w:r>
      </w:ins>
      <w:ins w:id="5596" w:author="Zach Zukowski (R2 revision)" w:date="2026-05-17T00:00:00Z">
        <w:r>
          <w:rPr>
            <w:i/>
            <w:iCs/>
          </w:rPr>
          <w:t xml:space="preserve"> </w:t>
        </w:r>
      </w:ins>
      <w:ins w:id="5597" w:author="Zach Zukowski (R2 revision)" w:date="2026-05-17T00:00:00Z">
        <w:r>
          <w:rPr>
            <w:i/>
            <w:iCs/>
          </w:rPr>
          <w:t xml:space="preserve">single high-leverage protocol.</w:t>
        </w:r>
      </w:ins>
    </w:p>
    <w:p>
      <w:pPr>
        <w:pStyle w:val="BodyText"/>
      </w:pPr>
      <w:ins w:id="5598" w:author="Zach Zukowski (R2 revision)" w:date="2026-05-17T00:00:00Z">
        <w:r>
          <w:t xml:space="preserve">Across all three findings, no single protocol drives more than one</w:t>
        </w:r>
      </w:ins>
      <w:ins w:id="5599" w:author="Zach Zukowski (R2 revision)" w:date="2026-05-17T00:00:00Z">
        <w:r>
          <w:t xml:space="preserve"> </w:t>
        </w:r>
      </w:ins>
      <w:ins w:id="5600" w:author="Zach Zukowski (R2 revision)" w:date="2026-05-17T00:00:00Z">
        <w:r>
          <w:t xml:space="preserve">result. Livepeer appears in both the sector-test flipper set and as the</w:t>
        </w:r>
      </w:ins>
      <w:ins w:id="5601" w:author="Zach Zukowski (R2 revision)" w:date="2026-05-17T00:00:00Z">
        <w:r>
          <w:t xml:space="preserve"> </w:t>
        </w:r>
      </w:ins>
      <w:ins w:id="5602" w:author="Zach Zukowski (R2 revision)" w:date="2026-05-17T00:00:00Z">
        <w:r>
          <w:t xml:space="preserve">sole subsidy flipper, but its sector influence is shared equally among</w:t>
        </w:r>
      </w:ins>
      <w:ins w:id="5603" w:author="Zach Zukowski (R2 revision)" w:date="2026-05-17T00:00:00Z">
        <w:r>
          <w:t xml:space="preserve"> </w:t>
        </w:r>
      </w:ins>
      <w:ins w:id="5604" w:author="Zach Zukowski (R2 revision)" w:date="2026-05-17T00:00:00Z">
        <w:r>
          <w:t xml:space="preserve">seven protocols, whereas its subsidy influence is singular.</w:t>
        </w:r>
      </w:ins>
    </w:p>
    <w:p>
      <w:pPr>
        <w:pStyle w:val="BodyText"/>
      </w:pPr>
      <w:ins w:id="5605" w:author="Zach Zukowski (R2 revision)" w:date="2026-05-17T00:00:00Z">
        <w:r>
          <w:t xml:space="preserve">The universal-amplification finding in Section 3.5 also requires a</w:t>
        </w:r>
      </w:ins>
      <w:ins w:id="5606" w:author="Zach Zukowski (R2 revision)" w:date="2026-05-17T00:00:00Z">
        <w:r>
          <w:t xml:space="preserve"> </w:t>
        </w:r>
      </w:ins>
      <w:ins w:id="5607" w:author="Zach Zukowski (R2 revision)" w:date="2026-05-17T00:00:00Z">
        <w:r>
          <w:t xml:space="preserve">robustness check on the voting-HHI methodology. The Table 7 voting HHI</w:t>
        </w:r>
      </w:ins>
      <w:ins w:id="5608" w:author="Zach Zukowski (R2 revision)" w:date="2026-05-17T00:00:00Z">
        <w:r>
          <w:t xml:space="preserve"> </w:t>
        </w:r>
      </w:ins>
      <w:ins w:id="5609" w:author="Zach Zukowski (R2 revision)" w:date="2026-05-17T00:00:00Z">
        <w:r>
          <w:t xml:space="preserve">follows established delegation-HHI literature (Fritsch et al., 2024) by</w:t>
        </w:r>
      </w:ins>
      <w:ins w:id="5610" w:author="Zach Zukowski (R2 revision)" w:date="2026-05-17T00:00:00Z">
        <w:r>
          <w:t xml:space="preserve"> </w:t>
        </w:r>
      </w:ins>
      <w:ins w:id="5611" w:author="Zach Zukowski (R2 revision)" w:date="2026-05-17T00:00:00Z">
        <w:r>
          <w:t xml:space="preserve">including all delegates with non-zero voting power, regardless of</w:t>
        </w:r>
      </w:ins>
      <w:ins w:id="5612" w:author="Zach Zukowski (R2 revision)" w:date="2026-05-17T00:00:00Z">
        <w:r>
          <w:t xml:space="preserve"> </w:t>
        </w:r>
      </w:ins>
      <w:ins w:id="5613" w:author="Zach Zukowski (R2 revision)" w:date="2026-05-17T00:00:00Z">
        <w:r>
          <w:t xml:space="preserve">whether the delegate is a protocol-controlled entity. Applying</w:t>
        </w:r>
      </w:ins>
      <w:ins w:id="5614" w:author="Zach Zukowski (R2 revision)" w:date="2026-05-17T00:00:00Z">
        <w:r>
          <w:t xml:space="preserve"> </w:t>
        </w:r>
      </w:ins>
      <w:ins w:id="5615" w:author="Zach Zukowski (R2 revision)" w:date="2026-05-17T00:00:00Z">
        <w:r>
          <w:t xml:space="preserve">protocol-controlled-address exclusion symmetrically (excluding</w:t>
        </w:r>
      </w:ins>
      <w:ins w:id="5616" w:author="Zach Zukowski (R2 revision)" w:date="2026-05-17T00:00:00Z">
        <w:r>
          <w:t xml:space="preserve"> </w:t>
        </w:r>
      </w:ins>
      <w:ins w:id="5617" w:author="Zach Zukowski (R2 revision)" w:date="2026-05-17T00:00:00Z">
        <w:r>
          <w:t xml:space="preserve">foundation, treasury, and aggregation-contract delegates from voting</w:t>
        </w:r>
      </w:ins>
      <w:ins w:id="5618" w:author="Zach Zukowski (R2 revision)" w:date="2026-05-17T00:00:00Z">
        <w:r>
          <w:t xml:space="preserve"> </w:t>
        </w:r>
      </w:ins>
      <w:ins w:id="5619" w:author="Zach Zukowski (R2 revision)" w:date="2026-05-17T00:00:00Z">
        <w:r>
          <w:t xml:space="preserve">HHI as we exclude them from holding HHI) yields a sensitivity-check</w:t>
        </w:r>
      </w:ins>
      <w:ins w:id="5620" w:author="Zach Zukowski (R2 revision)" w:date="2026-05-17T00:00:00Z">
        <w:r>
          <w:t xml:space="preserve"> </w:t>
        </w:r>
      </w:ins>
      <w:ins w:id="5621" w:author="Zach Zukowski (R2 revision)" w:date="2026-05-17T00:00:00Z">
        <w:r>
          <w:t xml:space="preserve">result: among the five Tally-sourced protocols where PCA delegates can</w:t>
        </w:r>
      </w:ins>
      <w:ins w:id="5622" w:author="Zach Zukowski (R2 revision)" w:date="2026-05-17T00:00:00Z">
        <w:r>
          <w:t xml:space="preserve"> </w:t>
        </w:r>
      </w:ins>
      <w:ins w:id="5623" w:author="Zach Zukowski (R2 revision)" w:date="2026-05-17T00:00:00Z">
        <w:r>
          <w:t xml:space="preserve">be identified from Tally labels (Compound, Aave, Uniswap, Optimism,</w:t>
        </w:r>
      </w:ins>
      <w:ins w:id="5624" w:author="Zach Zukowski (R2 revision)" w:date="2026-05-17T00:00:00Z">
        <w:r>
          <w:t xml:space="preserve"> </w:t>
        </w:r>
      </w:ins>
      <w:ins w:id="5625" w:author="Zach Zukowski (R2 revision)" w:date="2026-05-17T00:00:00Z">
        <w:r>
          <w:t xml:space="preserve">Arbitrum), three (Uniswap, Optimism, Arbitrum) show zero PCA presence</w:t>
        </w:r>
      </w:ins>
      <w:ins w:id="5626" w:author="Zach Zukowski (R2 revision)" w:date="2026-05-17T00:00:00Z">
        <w:r>
          <w:t xml:space="preserve"> </w:t>
        </w:r>
      </w:ins>
      <w:ins w:id="5627" w:author="Zach Zukowski (R2 revision)" w:date="2026-05-17T00:00:00Z">
        <w:r>
          <w:t xml:space="preserve">in their top-100 delegates because their excluded foundation addresses</w:t>
        </w:r>
      </w:ins>
      <w:ins w:id="5628" w:author="Zach Zukowski (R2 revision)" w:date="2026-05-17T00:00:00Z">
        <w:r>
          <w:t xml:space="preserve"> </w:t>
        </w:r>
      </w:ins>
      <w:ins w:id="5629" w:author="Zach Zukowski (R2 revision)" w:date="2026-05-17T00:00:00Z">
        <w:r>
          <w:t xml:space="preserve">do not delegate voting power to themselves. Compound’s top delegate is</w:t>
        </w:r>
      </w:ins>
      <w:ins w:id="5630" w:author="Zach Zukowski (R2 revision)" w:date="2026-05-17T00:00:00Z">
        <w:r>
          <w:t xml:space="preserve"> </w:t>
        </w:r>
      </w:ins>
      <w:ins w:id="5631" w:author="Zach Zukowski (R2 revision)" w:date="2026-05-17T00:00:00Z">
        <w:r>
          <w:t xml:space="preserve">Compound Foundation (21.5% of total delegated voting power in the</w:t>
        </w:r>
      </w:ins>
      <w:ins w:id="5632" w:author="Zach Zukowski (R2 revision)" w:date="2026-05-17T00:00:00Z">
        <w:r>
          <w:t xml:space="preserve"> </w:t>
        </w:r>
      </w:ins>
      <w:ins w:id="5633" w:author="Zach Zukowski (R2 revision)" w:date="2026-05-17T00:00:00Z">
        <w:r>
          <w:t xml:space="preserve">May 2026 Tally pull); applying symmetric exclusion drops Compound’s</w:t>
        </w:r>
      </w:ins>
      <w:ins w:id="5634" w:author="Zach Zukowski (R2 revision)" w:date="2026-05-17T00:00:00Z">
        <w:r>
          <w:t xml:space="preserve"> </w:t>
        </w:r>
      </w:ins>
      <w:ins w:id="5635" w:author="Zach Zukowski (R2 revision)" w:date="2026-05-17T00:00:00Z">
        <w:r>
          <w:t xml:space="preserve">voting HHI from 0.078 to 0.052 and the amplification ratio from 1.89x</w:t>
        </w:r>
      </w:ins>
      <w:ins w:id="5636" w:author="Zach Zukowski (R2 revision)" w:date="2026-05-17T00:00:00Z">
        <w:r>
          <w:t xml:space="preserve"> </w:t>
        </w:r>
      </w:ins>
      <w:ins w:id="5637" w:author="Zach Zukowski (R2 revision)" w:date="2026-05-17T00:00:00Z">
        <w:r>
          <w:t xml:space="preserve">to 1.85x. Aave’s top delegate is the stkAAVE staking contract (21.9%</w:t>
        </w:r>
      </w:ins>
      <w:ins w:id="5638" w:author="Zach Zukowski (R2 revision)" w:date="2026-05-17T00:00:00Z">
        <w:r>
          <w:t xml:space="preserve"> </w:t>
        </w:r>
      </w:ins>
      <w:ins w:id="5639" w:author="Zach Zukowski (R2 revision)" w:date="2026-05-17T00:00:00Z">
        <w:r>
          <w:t xml:space="preserve">of total delegated voting power); this is a passthrough aggregation</w:t>
        </w:r>
      </w:ins>
      <w:ins w:id="5640" w:author="Zach Zukowski (R2 revision)" w:date="2026-05-17T00:00:00Z">
        <w:r>
          <w:t xml:space="preserve"> </w:t>
        </w:r>
      </w:ins>
      <w:ins w:id="5641" w:author="Zach Zukowski (R2 revision)" w:date="2026-05-17T00:00:00Z">
        <w:r>
          <w:t xml:space="preserve">rather than an institutional PCA, but symmetric exclusion under the</w:t>
        </w:r>
      </w:ins>
      <w:ins w:id="5642" w:author="Zach Zukowski (R2 revision)" w:date="2026-05-17T00:00:00Z">
        <w:r>
          <w:t xml:space="preserve"> </w:t>
        </w:r>
      </w:ins>
      <w:ins w:id="5643" w:author="Zach Zukowski (R2 revision)" w:date="2026-05-17T00:00:00Z">
        <w:r>
          <w:t xml:space="preserve">broader definition drops Aave’s voting HHI from 0.076 to 0.045 and the</w:t>
        </w:r>
      </w:ins>
      <w:ins w:id="5644" w:author="Zach Zukowski (R2 revision)" w:date="2026-05-17T00:00:00Z">
        <w:r>
          <w:t xml:space="preserve"> </w:t>
        </w:r>
      </w:ins>
      <w:ins w:id="5645" w:author="Zach Zukowski (R2 revision)" w:date="2026-05-17T00:00:00Z">
        <w:r>
          <w:t xml:space="preserve">ratio from 3.80x to 2.26x. The universal-amplification finding holds</w:t>
        </w:r>
      </w:ins>
      <w:ins w:id="5646" w:author="Zach Zukowski (R2 revision)" w:date="2026-05-17T00:00:00Z">
        <w:r>
          <w:t xml:space="preserve"> </w:t>
        </w:r>
      </w:ins>
      <w:ins w:id="5647" w:author="Zach Zukowski (R2 revision)" w:date="2026-05-17T00:00:00Z">
        <w:r>
          <w:t xml:space="preserve">across all five Tally-sourced protocols even under symmetric PCA</w:t>
        </w:r>
      </w:ins>
      <w:ins w:id="5648" w:author="Zach Zukowski (R2 revision)" w:date="2026-05-17T00:00:00Z">
        <w:r>
          <w:t xml:space="preserve"> </w:t>
        </w:r>
      </w:ins>
      <w:ins w:id="5649" w:author="Zach Zukowski (R2 revision)" w:date="2026-05-17T00:00:00Z">
        <w:r>
          <w:t xml:space="preserve">exclusion. The Compound Foundation case is particularly informative:</w:t>
        </w:r>
      </w:ins>
      <w:ins w:id="5650" w:author="Zach Zukowski (R2 revision)" w:date="2026-05-17T00:00:00Z">
        <w:r>
          <w:t xml:space="preserve"> </w:t>
        </w:r>
      </w:ins>
      <w:ins w:id="5651" w:author="Zach Zukowski (R2 revision)" w:date="2026-05-17T00:00:00Z">
        <w:r>
          <w:t xml:space="preserve">the R1 Snapshot-based voting HHI for Compound (0.053) is essentially</w:t>
        </w:r>
      </w:ins>
      <w:ins w:id="5652" w:author="Zach Zukowski (R2 revision)" w:date="2026-05-17T00:00:00Z">
        <w:r>
          <w:t xml:space="preserve"> </w:t>
        </w:r>
      </w:ins>
      <w:ins w:id="5653" w:author="Zach Zukowski (R2 revision)" w:date="2026-05-17T00:00:00Z">
        <w:r>
          <w:t xml:space="preserve">equivalent to the PCA-excluded Tally value (0.052), suggesting that</w:t>
        </w:r>
      </w:ins>
      <w:ins w:id="5654" w:author="Zach Zukowski (R2 revision)" w:date="2026-05-17T00:00:00Z">
        <w:r>
          <w:t xml:space="preserve"> </w:t>
        </w:r>
      </w:ins>
      <w:ins w:id="5655" w:author="Zach Zukowski (R2 revision)" w:date="2026-05-17T00:00:00Z">
        <w:r>
          <w:t xml:space="preserve">the Snapshot methodology, which captures broader voter participation,</w:t>
        </w:r>
      </w:ins>
      <w:ins w:id="5656" w:author="Zach Zukowski (R2 revision)" w:date="2026-05-17T00:00:00Z">
        <w:r>
          <w:t xml:space="preserve"> </w:t>
        </w:r>
      </w:ins>
      <w:ins w:id="5657" w:author="Zach Zukowski (R2 revision)" w:date="2026-05-17T00:00:00Z">
        <w:r>
          <w:t xml:space="preserve">partially internalizes the PCA-exclusion logic.</w:t>
        </w:r>
      </w:ins>
    </w:p>
    <w:p>
      <w:pPr>
        <w:pStyle w:val="BodyText"/>
      </w:pPr>
      <w:ins w:id="5658" w:author="Zach Zukowski (R2 revision)" w:date="2026-05-17T00:00:00Z">
        <w:r>
          <w:t xml:space="preserve">As a further robustness check, we compute Theil (Theil 1967) and</w:t>
        </w:r>
      </w:ins>
      <w:ins w:id="5659" w:author="Zach Zukowski (R2 revision)" w:date="2026-05-17T00:00:00Z">
        <w:r>
          <w:t xml:space="preserve"> </w:t>
        </w:r>
      </w:ins>
      <w:ins w:id="5660" w:author="Zach Zukowski (R2 revision)" w:date="2026-05-17T00:00:00Z">
        <w:r>
          <w:t xml:space="preserve">Atkinson(0.5) (Atkinson 1970) inequality indices on the post-exclusion</w:t>
        </w:r>
      </w:ins>
      <w:ins w:id="5661" w:author="Zach Zukowski (R2 revision)" w:date="2026-05-17T00:00:00Z">
        <w:r>
          <w:t xml:space="preserve"> </w:t>
        </w:r>
      </w:ins>
      <w:ins w:id="5662" w:author="Zach Zukowski (R2 revision)" w:date="2026-05-17T00:00:00Z">
        <w:r>
          <w:t xml:space="preserve">top-1,000 holder distributions for all 40 protocols, using the same</w:t>
        </w:r>
      </w:ins>
      <w:ins w:id="5663" w:author="Zach Zukowski (R2 revision)" w:date="2026-05-17T00:00:00Z">
        <w:r>
          <w:t xml:space="preserve"> </w:t>
        </w:r>
      </w:ins>
      <w:ins w:id="5664" w:author="Zach Zukowski (R2 revision)" w:date="2026-05-17T00:00:00Z">
        <w:r>
          <w:t xml:space="preserve">protocol-controlled-address exclusion methodology applied to HHI</w:t>
        </w:r>
      </w:ins>
      <w:ins w:id="5665" w:author="Zach Zukowski (R2 revision)" w:date="2026-05-17T00:00:00Z">
        <w:r>
          <w:t xml:space="preserve"> </w:t>
        </w:r>
      </w:ins>
      <w:ins w:id="5666" w:author="Zach Zukowski (R2 revision)" w:date="2026-05-17T00:00:00Z">
        <w:r>
          <w:t xml:space="preserve">computation (per exclusions_log.csv and the F1 cycle refinements).</w:t>
        </w:r>
      </w:ins>
      <w:ins w:id="5667" w:author="Zach Zukowski (R2 revision)" w:date="2026-05-17T00:00:00Z">
        <w:r>
          <w:t xml:space="preserve"> </w:t>
        </w:r>
      </w:ins>
      <w:ins w:id="5668" w:author="Zach Zukowski (R2 revision)" w:date="2026-05-17T00:00:00Z">
        <w:r>
          <w:t xml:space="preserve">The Theil and Atkinson indices are alternative information-theoretic</w:t>
        </w:r>
      </w:ins>
      <w:ins w:id="5669" w:author="Zach Zukowski (R2 revision)" w:date="2026-05-17T00:00:00Z">
        <w:r>
          <w:t xml:space="preserve"> </w:t>
        </w:r>
      </w:ins>
      <w:ins w:id="5670" w:author="Zach Zukowski (R2 revision)" w:date="2026-05-17T00:00:00Z">
        <w:r>
          <w:t xml:space="preserve">inequality metrics with different weighting structures: Theil weights</w:t>
        </w:r>
      </w:ins>
      <w:ins w:id="5671" w:author="Zach Zukowski (R2 revision)" w:date="2026-05-17T00:00:00Z">
        <w:r>
          <w:t xml:space="preserve"> </w:t>
        </w:r>
      </w:ins>
      <w:ins w:id="5672" w:author="Zach Zukowski (R2 revision)" w:date="2026-05-17T00:00:00Z">
        <w:r>
          <w:t xml:space="preserve">mid-tail observations more heavily than HHI; Atkinson(0.5) uses an</w:t>
        </w:r>
      </w:ins>
      <w:ins w:id="5673" w:author="Zach Zukowski (R2 revision)" w:date="2026-05-17T00:00:00Z">
        <w:r>
          <w:t xml:space="preserve"> </w:t>
        </w:r>
      </w:ins>
      <w:ins w:id="5674" w:author="Zach Zukowski (R2 revision)" w:date="2026-05-17T00:00:00Z">
        <w:r>
          <w:t xml:space="preserve">explicit inequality-aversion parameter (here 0.5; aversion increases</w:t>
        </w:r>
      </w:ins>
      <w:ins w:id="5675" w:author="Zach Zukowski (R2 revision)" w:date="2026-05-17T00:00:00Z">
        <w:r>
          <w:t xml:space="preserve"> </w:t>
        </w:r>
      </w:ins>
      <w:ins w:id="5676" w:author="Zach Zukowski (R2 revision)" w:date="2026-05-17T00:00:00Z">
        <w:r>
          <w:t xml:space="preserve">with the parameter toward 1). Theil indices range from 1.36 (Arbitrum)</w:t>
        </w:r>
      </w:ins>
      <w:ins w:id="5677" w:author="Zach Zukowski (R2 revision)" w:date="2026-05-17T00:00:00Z">
        <w:r>
          <w:t xml:space="preserve"> </w:t>
        </w:r>
      </w:ins>
      <w:ins w:id="5678" w:author="Zach Zukowski (R2 revision)" w:date="2026-05-17T00:00:00Z">
        <w:r>
          <w:t xml:space="preserve">to 6.46 (Maple) and Atkinson(0.5) indices from 0.49 (Arbitrum) to 0.97</w:t>
        </w:r>
      </w:ins>
      <w:ins w:id="5679" w:author="Zach Zukowski (R2 revision)" w:date="2026-05-17T00:00:00Z">
        <w:r>
          <w:t xml:space="preserve"> </w:t>
        </w:r>
      </w:ins>
      <w:ins w:id="5680" w:author="Zach Zukowski (R2 revision)" w:date="2026-05-17T00:00:00Z">
        <w:r>
          <w:t xml:space="preserve">(Maple). HHI (Hirschman 1964 traces the index to Hirschman 1945 and</w:t>
        </w:r>
      </w:ins>
      <w:ins w:id="5681" w:author="Zach Zukowski (R2 revision)" w:date="2026-05-17T00:00:00Z">
        <w:r>
          <w:t xml:space="preserve"> </w:t>
        </w:r>
      </w:ins>
      <w:ins w:id="5682" w:author="Zach Zukowski (R2 revision)" w:date="2026-05-17T00:00:00Z">
        <w:r>
          <w:t xml:space="preserve">Herfindahl 1950) correlates strongly with Theil (Pearson r = 0.77)</w:t>
        </w:r>
      </w:ins>
      <w:ins w:id="5683" w:author="Zach Zukowski (R2 revision)" w:date="2026-05-17T00:00:00Z">
        <w:r>
          <w:t xml:space="preserve"> </w:t>
        </w:r>
      </w:ins>
      <w:ins w:id="5684" w:author="Zach Zukowski (R2 revision)" w:date="2026-05-17T00:00:00Z">
        <w:r>
          <w:t xml:space="preserve">and moderately with Atkinson (r = 0.41) across the post-exclusion</w:t>
        </w:r>
      </w:ins>
      <w:ins w:id="5685" w:author="Zach Zukowski (R2 revision)" w:date="2026-05-17T00:00:00Z">
        <w:r>
          <w:t xml:space="preserve"> </w:t>
        </w:r>
      </w:ins>
      <w:ins w:id="5686" w:author="Zach Zukowski (R2 revision)" w:date="2026-05-17T00:00:00Z">
        <w:r>
          <w:t xml:space="preserve">sample; Gini correlates strongly with Atkinson (r = 0.98) and Theil</w:t>
        </w:r>
      </w:ins>
      <w:ins w:id="5687" w:author="Zach Zukowski (R2 revision)" w:date="2026-05-17T00:00:00Z">
        <w:r>
          <w:t xml:space="preserve"> </w:t>
        </w:r>
      </w:ins>
      <w:ins w:id="5688" w:author="Zach Zukowski (R2 revision)" w:date="2026-05-17T00:00:00Z">
        <w:r>
          <w:t xml:space="preserve">(r = 0.79). The strong HHI-Theil correlation on the post-exclusion</w:t>
        </w:r>
      </w:ins>
      <w:ins w:id="5689" w:author="Zach Zukowski (R2 revision)" w:date="2026-05-17T00:00:00Z">
        <w:r>
          <w:t xml:space="preserve"> </w:t>
        </w:r>
      </w:ins>
      <w:ins w:id="5690" w:author="Zach Zukowski (R2 revision)" w:date="2026-05-17T00:00:00Z">
        <w:r>
          <w:t xml:space="preserve">sample indicates that the rank ordering across protocols is largely</w:t>
        </w:r>
      </w:ins>
      <w:ins w:id="5691" w:author="Zach Zukowski (R2 revision)" w:date="2026-05-17T00:00:00Z">
        <w:r>
          <w:t xml:space="preserve"> </w:t>
        </w:r>
      </w:ins>
      <w:ins w:id="5692" w:author="Zach Zukowski (R2 revision)" w:date="2026-05-17T00:00:00Z">
        <w:r>
          <w:t xml:space="preserve">robust to the choice of concentration metric. This addresses the</w:t>
        </w:r>
      </w:ins>
      <w:ins w:id="5693" w:author="Zach Zukowski (R2 revision)" w:date="2026-05-17T00:00:00Z">
        <w:r>
          <w:t xml:space="preserve"> </w:t>
        </w:r>
      </w:ins>
      <w:ins w:id="5694" w:author="Zach Zukowski (R2 revision)" w:date="2026-05-17T00:00:00Z">
        <w:r>
          <w:t xml:space="preserve">value-validity concern that Kvalsoth (2022a) raises about HHI in</w:t>
        </w:r>
      </w:ins>
      <w:ins w:id="5695" w:author="Zach Zukowski (R2 revision)" w:date="2026-05-17T00:00:00Z">
        <w:r>
          <w:t xml:space="preserve"> </w:t>
        </w:r>
      </w:ins>
      <w:ins w:id="5696" w:author="Zach Zukowski (R2 revision)" w:date="2026-05-17T00:00:00Z">
        <w:r>
          <w:t xml:space="preserve">highly asymmetric distributions: the cross-protocol comparisons</w:t>
        </w:r>
      </w:ins>
      <w:ins w:id="5697" w:author="Zach Zukowski (R2 revision)" w:date="2026-05-17T00:00:00Z">
        <w:r>
          <w:t xml:space="preserve"> </w:t>
        </w:r>
      </w:ins>
      <w:ins w:id="5698" w:author="Zach Zukowski (R2 revision)" w:date="2026-05-17T00:00:00Z">
        <w:r>
          <w:t xml:space="preserve">reported in Sections 3.2 through 3.5 are not artifacts of the HHI</w:t>
        </w:r>
      </w:ins>
      <w:ins w:id="5699" w:author="Zach Zukowski (R2 revision)" w:date="2026-05-17T00:00:00Z">
        <w:r>
          <w:t xml:space="preserve"> </w:t>
        </w:r>
      </w:ins>
      <w:ins w:id="5700" w:author="Zach Zukowski (R2 revision)" w:date="2026-05-17T00:00:00Z">
        <w:r>
          <w:t xml:space="preserve">functional form alone. The supplementary file reports per-protocol</w:t>
        </w:r>
      </w:ins>
      <w:ins w:id="5701" w:author="Zach Zukowski (R2 revision)" w:date="2026-05-17T00:00:00Z">
        <w:r>
          <w:t xml:space="preserve"> </w:t>
        </w:r>
      </w:ins>
      <w:ins w:id="5702" w:author="Zach Zukowski (R2 revision)" w:date="2026-05-17T00:00:00Z">
        <w:r>
          <w:t xml:space="preserve">Theil and Atkinson values under the same PCA-exclusion methodology</w:t>
        </w:r>
      </w:ins>
      <w:ins w:id="5703" w:author="Zach Zukowski (R2 revision)" w:date="2026-05-17T00:00:00Z">
        <w:r>
          <w:t xml:space="preserve"> </w:t>
        </w:r>
      </w:ins>
      <w:ins w:id="5704" w:author="Zach Zukowski (R2 revision)" w:date="2026-05-17T00:00:00Z">
        <w:r>
          <w:t xml:space="preserve">as the main analysis (Supplementary File S9).</w:t>
        </w:r>
      </w:ins>
    </w:p>
    <w:p>
      <w:pPr>
        <w:pStyle w:val="BodyText"/>
      </w:pPr>
      <w:ins w:id="5705" w:author="Zach Zukowski (R2 revision)" w:date="2026-05-17T00:00:00Z">
        <w:r>
          <w:t xml:space="preserve">Multiple-comparisons consideration. Table 5 reports fourteen separate</w:t>
        </w:r>
      </w:ins>
      <w:ins w:id="5706" w:author="Zach Zukowski (R2 revision)" w:date="2026-05-17T00:00:00Z">
        <w:r>
          <w:t xml:space="preserve"> </w:t>
        </w:r>
      </w:ins>
      <w:ins w:id="5707" w:author="Zach Zukowski (R2 revision)" w:date="2026-05-17T00:00:00Z">
        <w:r>
          <w:t xml:space="preserve">bivariate tests. Under a nominal alpha of 0.05 with no correction, the</w:t>
        </w:r>
      </w:ins>
      <w:ins w:id="5708" w:author="Zach Zukowski (R2 revision)" w:date="2026-05-17T00:00:00Z">
        <w:r>
          <w:t xml:space="preserve"> </w:t>
        </w:r>
      </w:ins>
      <w:ins w:id="5709" w:author="Zach Zukowski (R2 revision)" w:date="2026-05-17T00:00:00Z">
        <w:r>
          <w:t xml:space="preserve">expected false-positive rate across fourteen independent tests is</w:t>
        </w:r>
      </w:ins>
      <w:ins w:id="5710" w:author="Zach Zukowski (R2 revision)" w:date="2026-05-17T00:00:00Z">
        <w:r>
          <w:t xml:space="preserve"> </w:t>
        </w:r>
      </w:ins>
      <w:ins w:id="5711" w:author="Zach Zukowski (R2 revision)" w:date="2026-05-17T00:00:00Z">
        <w:r>
          <w:t xml:space="preserve">approximately 0.7 spurious significant findings. Four tests in Table 5</w:t>
        </w:r>
      </w:ins>
      <w:ins w:id="5712" w:author="Zach Zukowski (R2 revision)" w:date="2026-05-17T00:00:00Z">
        <w:r>
          <w:t xml:space="preserve"> </w:t>
        </w:r>
      </w:ins>
      <w:ins w:id="5713" w:author="Zach Zukowski (R2 revision)" w:date="2026-05-17T00:00:00Z">
        <w:r>
          <w:t xml:space="preserve">reach p less than 0.05: the insider count fraction (Spearman rho =</w:t>
        </w:r>
      </w:ins>
      <w:ins w:id="5714" w:author="Zach Zukowski (R2 revision)" w:date="2026-05-17T00:00:00Z">
        <w:r>
          <w:t xml:space="preserve"> </w:t>
        </w:r>
      </w:ins>
      <w:ins w:id="5715" w:author="Zach Zukowski (R2 revision)" w:date="2026-05-17T00:00:00Z">
        <w:r>
          <w:t xml:space="preserve">0.48, p = 0.003), the V1 non-insider HHI tautology check (Spearman</w:t>
        </w:r>
      </w:ins>
      <w:ins w:id="5716" w:author="Zach Zukowski (R2 revision)" w:date="2026-05-17T00:00:00Z">
        <w:r>
          <w:t xml:space="preserve"> </w:t>
        </w:r>
      </w:ins>
      <w:ins w:id="5717" w:author="Zach Zukowski (R2 revision)" w:date="2026-05-17T00:00:00Z">
        <w:r>
          <w:t xml:space="preserve">rho = 0.54, p = 0.001), the subsidy ratio with Livepeer included</w:t>
        </w:r>
      </w:ins>
      <w:ins w:id="5718" w:author="Zach Zukowski (R2 revision)" w:date="2026-05-17T00:00:00Z">
        <w:r>
          <w:t xml:space="preserve"> </w:t>
        </w:r>
      </w:ins>
      <w:ins w:id="5719" w:author="Zach Zukowski (R2 revision)" w:date="2026-05-17T00:00:00Z">
        <w:r>
          <w:t xml:space="preserve">(Pearson r = 0.57, p = 0.008), and the HHI-Gini cross-metric</w:t>
        </w:r>
      </w:ins>
      <w:ins w:id="5720" w:author="Zach Zukowski (R2 revision)" w:date="2026-05-17T00:00:00Z">
        <w:r>
          <w:t xml:space="preserve"> </w:t>
        </w:r>
      </w:ins>
      <w:ins w:id="5721" w:author="Zach Zukowski (R2 revision)" w:date="2026-05-17T00:00:00Z">
        <w:r>
          <w:t xml:space="preserve">correlation (Pearson r = 0.51, p less than 0.001 expected). Applying</w:t>
        </w:r>
      </w:ins>
      <w:ins w:id="5722" w:author="Zach Zukowski (R2 revision)" w:date="2026-05-17T00:00:00Z">
        <w:r>
          <w:t xml:space="preserve"> </w:t>
        </w:r>
      </w:ins>
      <w:ins w:id="5723" w:author="Zach Zukowski (R2 revision)" w:date="2026-05-17T00:00:00Z">
        <w:r>
          <w:t xml:space="preserve">a Benjamini-Hochberg false-discovery-rate correction at q = 0.05,</w:t>
        </w:r>
      </w:ins>
      <w:ins w:id="5724" w:author="Zach Zukowski (R2 revision)" w:date="2026-05-17T00:00:00Z">
        <w:r>
          <w:t xml:space="preserve"> </w:t>
        </w:r>
      </w:ins>
      <w:ins w:id="5725" w:author="Zach Zukowski (R2 revision)" w:date="2026-05-17T00:00:00Z">
        <w:r>
          <w:t xml:space="preserve">three of the four findings remain significant (the subsidy-with-Livepeer</w:t>
        </w:r>
      </w:ins>
      <w:ins w:id="5726" w:author="Zach Zukowski (R2 revision)" w:date="2026-05-17T00:00:00Z">
        <w:r>
          <w:t xml:space="preserve"> </w:t>
        </w:r>
      </w:ins>
      <w:ins w:id="5727" w:author="Zach Zukowski (R2 revision)" w:date="2026-05-17T00:00:00Z">
        <w:r>
          <w:t xml:space="preserve">correlation is fragile under multiple-comparisons correction in</w:t>
        </w:r>
      </w:ins>
      <w:ins w:id="5728" w:author="Zach Zukowski (R2 revision)" w:date="2026-05-17T00:00:00Z">
        <w:r>
          <w:t xml:space="preserve"> </w:t>
        </w:r>
      </w:ins>
      <w:ins w:id="5729" w:author="Zach Zukowski (R2 revision)" w:date="2026-05-17T00:00:00Z">
        <w:r>
          <w:t xml:space="preserve">addition to the Livepeer-outlier sensitivity documented earlier in</w:t>
        </w:r>
      </w:ins>
      <w:ins w:id="5730" w:author="Zach Zukowski (R2 revision)" w:date="2026-05-17T00:00:00Z">
        <w:r>
          <w:t xml:space="preserve"> </w:t>
        </w:r>
      </w:ins>
      <w:ins w:id="5731" w:author="Zach Zukowski (R2 revision)" w:date="2026-05-17T00:00:00Z">
        <w:r>
          <w:t xml:space="preserve">this section). The headline empirical claims of this paper (the</w:t>
        </w:r>
      </w:ins>
      <w:ins w:id="5732" w:author="Zach Zukowski (R2 revision)" w:date="2026-05-17T00:00:00Z">
        <w:r>
          <w:t xml:space="preserve"> </w:t>
        </w:r>
      </w:ins>
      <w:ins w:id="5733" w:author="Zach Zukowski (R2 revision)" w:date="2026-05-17T00:00:00Z">
        <w:r>
          <w:t xml:space="preserve">allocation null in Section 3.4; the sector contrast in Section 3.3;</w:t>
        </w:r>
      </w:ins>
      <w:ins w:id="5734" w:author="Zach Zukowski (R2 revision)" w:date="2026-05-17T00:00:00Z">
        <w:r>
          <w:t xml:space="preserve"> </w:t>
        </w:r>
      </w:ins>
      <w:ins w:id="5735" w:author="Zach Zukowski (R2 revision)" w:date="2026-05-17T00:00:00Z">
        <w:r>
          <w:t xml:space="preserve">the universal delegation amplification in Section 3.5) do not depend</w:t>
        </w:r>
      </w:ins>
      <w:ins w:id="5736" w:author="Zach Zukowski (R2 revision)" w:date="2026-05-17T00:00:00Z">
        <w:r>
          <w:t xml:space="preserve"> </w:t>
        </w:r>
      </w:ins>
      <w:ins w:id="5737" w:author="Zach Zukowski (R2 revision)" w:date="2026-05-17T00:00:00Z">
        <w:r>
          <w:t xml:space="preserve">on the subsidy-with-Livepeer result; future panel-data work testing</w:t>
        </w:r>
      </w:ins>
      <w:ins w:id="5738" w:author="Zach Zukowski (R2 revision)" w:date="2026-05-17T00:00:00Z">
        <w:r>
          <w:t xml:space="preserve"> </w:t>
        </w:r>
      </w:ins>
      <w:ins w:id="5739" w:author="Zach Zukowski (R2 revision)" w:date="2026-05-17T00:00:00Z">
        <w:r>
          <w:t xml:space="preserve">the predictions in Section 4.9 will be pre-registered to commit</w:t>
        </w:r>
      </w:ins>
      <w:ins w:id="5740" w:author="Zach Zukowski (R2 revision)" w:date="2026-05-17T00:00:00Z">
        <w:r>
          <w:t xml:space="preserve"> </w:t>
        </w:r>
      </w:ins>
      <w:ins w:id="5741" w:author="Zach Zukowski (R2 revision)" w:date="2026-05-17T00:00:00Z">
        <w:r>
          <w:t xml:space="preserve">hypothesis specifications prior to data analysis, reducing</w:t>
        </w:r>
      </w:ins>
      <w:ins w:id="5742" w:author="Zach Zukowski (R2 revision)" w:date="2026-05-17T00:00:00Z">
        <w:r>
          <w:t xml:space="preserve"> </w:t>
        </w:r>
      </w:ins>
      <w:ins w:id="5743" w:author="Zach Zukowski (R2 revision)" w:date="2026-05-17T00:00:00Z">
        <w:r>
          <w:t xml:space="preserve">multiple-comparisons concerns for the panel design.</w:t>
        </w:r>
      </w:ins>
    </w:p>
    <w:p>
      <w:pPr>
        <w:pStyle w:val="BodyText"/>
      </w:pPr>
      <w:ins w:id="5744" w:author="Zach Zukowski (R2 revision)" w:date="2026-05-17T00:00:00Z">
        <w:r>
          <w:t xml:space="preserve">Effect-size emphasis. Per the American Statistical Association</w:t>
        </w:r>
      </w:ins>
      <w:ins w:id="5745" w:author="Zach Zukowski (R2 revision)" w:date="2026-05-17T00:00:00Z">
        <w:r>
          <w:t xml:space="preserve"> </w:t>
        </w:r>
      </w:ins>
      <w:ins w:id="5746" w:author="Zach Zukowski (R2 revision)" w:date="2026-05-17T00:00:00Z">
        <w:r>
          <w:t xml:space="preserve">statement on p-values (Wasserstein &amp; Lazar, 2016) and effect-size</w:t>
        </w:r>
      </w:ins>
      <w:ins w:id="5747" w:author="Zach Zukowski (R2 revision)" w:date="2026-05-17T00:00:00Z">
        <w:r>
          <w:t xml:space="preserve"> </w:t>
        </w:r>
      </w:ins>
      <w:ins w:id="5748" w:author="Zach Zukowski (R2 revision)" w:date="2026-05-17T00:00:00Z">
        <w:r>
          <w:t xml:space="preserve">discipline (Cohen, 1988), we emphasize effect-size magnitudes alongside</w:t>
        </w:r>
      </w:ins>
      <w:ins w:id="5749" w:author="Zach Zukowski (R2 revision)" w:date="2026-05-17T00:00:00Z">
        <w:r>
          <w:t xml:space="preserve"> </w:t>
        </w:r>
      </w:ins>
      <w:ins w:id="5750" w:author="Zach Zukowski (R2 revision)" w:date="2026-05-17T00:00:00Z">
        <w:r>
          <w:t xml:space="preserve">p-values for the headline empirical claims. The sector contrast in</w:t>
        </w:r>
      </w:ins>
      <w:ins w:id="5751" w:author="Zach Zukowski (R2 revision)" w:date="2026-05-17T00:00:00Z">
        <w:r>
          <w:t xml:space="preserve"> </w:t>
        </w:r>
      </w:ins>
      <w:ins w:id="5752" w:author="Zach Zukowski (R2 revision)" w:date="2026-05-17T00:00:00Z">
        <w:r>
          <w:t xml:space="preserve">Section 3.3 has Cohen’s d = 1.03 (large effect by Cohen’s conventional</w:t>
        </w:r>
      </w:ins>
      <w:ins w:id="5753" w:author="Zach Zukowski (R2 revision)" w:date="2026-05-17T00:00:00Z">
        <w:r>
          <w:t xml:space="preserve"> </w:t>
        </w:r>
      </w:ins>
      <w:ins w:id="5754" w:author="Zach Zukowski (R2 revision)" w:date="2026-05-17T00:00:00Z">
        <w:r>
          <w:t xml:space="preserve">thresholds), substantially exceeding d = 0.5 (medium effect) and d =</w:t>
        </w:r>
      </w:ins>
      <w:ins w:id="5755" w:author="Zach Zukowski (R2 revision)" w:date="2026-05-17T00:00:00Z">
        <w:r>
          <w:t xml:space="preserve"> </w:t>
        </w:r>
      </w:ins>
      <w:ins w:id="5756" w:author="Zach Zukowski (R2 revision)" w:date="2026-05-17T00:00:00Z">
        <w:r>
          <w:t xml:space="preserve">0.8 (large effect), and is robust across all 30 of 30 leave-one-out</w:t>
        </w:r>
      </w:ins>
      <w:ins w:id="5757" w:author="Zach Zukowski (R2 revision)" w:date="2026-05-17T00:00:00Z">
        <w:r>
          <w:t xml:space="preserve"> </w:t>
        </w:r>
      </w:ins>
      <w:ins w:id="5758" w:author="Zach Zukowski (R2 revision)" w:date="2026-05-17T00:00:00Z">
        <w:r>
          <w:t xml:space="preserve">iterations. The insider-retention correlation has Spearman rho = 0.48,</w:t>
        </w:r>
      </w:ins>
      <w:ins w:id="5759" w:author="Zach Zukowski (R2 revision)" w:date="2026-05-17T00:00:00Z">
        <w:r>
          <w:t xml:space="preserve"> </w:t>
        </w:r>
      </w:ins>
      <w:ins w:id="5760" w:author="Zach Zukowski (R2 revision)" w:date="2026-05-17T00:00:00Z">
        <w:r>
          <w:t xml:space="preserve">exceeding the rho &gt;= 0.30 threshold for moderate-to-large rank</w:t>
        </w:r>
      </w:ins>
      <w:ins w:id="5761" w:author="Zach Zukowski (R2 revision)" w:date="2026-05-17T00:00:00Z">
        <w:r>
          <w:t xml:space="preserve"> </w:t>
        </w:r>
      </w:ins>
      <w:ins w:id="5762" w:author="Zach Zukowski (R2 revision)" w:date="2026-05-17T00:00:00Z">
        <w:r>
          <w:t xml:space="preserve">association. The universal delegation amplification finding has all 8</w:t>
        </w:r>
      </w:ins>
      <w:ins w:id="5763" w:author="Zach Zukowski (R2 revision)" w:date="2026-05-17T00:00:00Z">
        <w:r>
          <w:t xml:space="preserve"> </w:t>
        </w:r>
      </w:ins>
      <w:ins w:id="5764" w:author="Zach Zukowski (R2 revision)" w:date="2026-05-17T00:00:00Z">
        <w:r>
          <w:t xml:space="preserve">of 8 protocols above the 1.0x ratio threshold, with mean amplification</w:t>
        </w:r>
      </w:ins>
      <w:ins w:id="5765" w:author="Zach Zukowski (R2 revision)" w:date="2026-05-17T00:00:00Z">
        <w:r>
          <w:t xml:space="preserve"> </w:t>
        </w:r>
      </w:ins>
      <w:ins w:id="5766" w:author="Zach Zukowski (R2 revision)" w:date="2026-05-17T00:00:00Z">
        <w:r>
          <w:t xml:space="preserve">of 4.1x and the smallest amplification (Compound at 1.9x) still</w:t>
        </w:r>
      </w:ins>
      <w:ins w:id="5767" w:author="Zach Zukowski (R2 revision)" w:date="2026-05-17T00:00:00Z">
        <w:r>
          <w:t xml:space="preserve"> </w:t>
        </w:r>
      </w:ins>
      <w:ins w:id="5768" w:author="Zach Zukowski (R2 revision)" w:date="2026-05-17T00:00:00Z">
        <w:r>
          <w:t xml:space="preserve">representing a near-doubling of voting concentration over holdings.</w:t>
        </w:r>
      </w:ins>
      <w:ins w:id="5769" w:author="Zach Zukowski (R2 revision)" w:date="2026-05-17T00:00:00Z">
        <w:r>
          <w:t xml:space="preserve"> </w:t>
        </w:r>
      </w:ins>
      <w:ins w:id="5770" w:author="Zach Zukowski (R2 revision)" w:date="2026-05-17T00:00:00Z">
        <w:r>
          <w:t xml:space="preserve">These effect sizes carry substantive practical significance independent</w:t>
        </w:r>
      </w:ins>
      <w:ins w:id="5771" w:author="Zach Zukowski (R2 revision)" w:date="2026-05-17T00:00:00Z">
        <w:r>
          <w:t xml:space="preserve"> </w:t>
        </w:r>
      </w:ins>
      <w:ins w:id="5772" w:author="Zach Zukowski (R2 revision)" w:date="2026-05-17T00:00:00Z">
        <w:r>
          <w:t xml:space="preserve">of significance-test thresholds, which are conservative under the</w:t>
        </w:r>
      </w:ins>
      <w:ins w:id="5773" w:author="Zach Zukowski (R2 revision)" w:date="2026-05-17T00:00:00Z">
        <w:r>
          <w:t xml:space="preserve"> </w:t>
        </w:r>
      </w:ins>
      <w:ins w:id="5774" w:author="Zach Zukowski (R2 revision)" w:date="2026-05-17T00:00:00Z">
        <w:r>
          <w:t xml:space="preserve">multiple-comparisons correction documented above.</w:t>
        </w:r>
      </w:ins>
    </w:p>
    <w:p>
      <w:pPr>
        <w:pStyle w:val="BodyText"/>
      </w:pPr>
      <w:ins w:id="5775" w:author="Zach Zukowski (R2 revision)" w:date="2026-05-17T00:00:00Z">
        <w:r>
          <w:t xml:space="preserve">Sample-size justification. The 40-protocol cross-section is adequate</w:t>
        </w:r>
      </w:ins>
      <w:ins w:id="5776" w:author="Zach Zukowski (R2 revision)" w:date="2026-05-17T00:00:00Z">
        <w:r>
          <w:t xml:space="preserve"> </w:t>
        </w:r>
      </w:ins>
      <w:ins w:id="5777" w:author="Zach Zukowski (R2 revision)" w:date="2026-05-17T00:00:00Z">
        <w:r>
          <w:t xml:space="preserve">for detecting medium-to-large effects at conventional thresholds</w:t>
        </w:r>
      </w:ins>
      <w:ins w:id="5778" w:author="Zach Zukowski (R2 revision)" w:date="2026-05-17T00:00:00Z">
        <w:r>
          <w:t xml:space="preserve"> </w:t>
        </w:r>
      </w:ins>
      <w:ins w:id="5779" w:author="Zach Zukowski (R2 revision)" w:date="2026-05-17T00:00:00Z">
        <w:r>
          <w:t xml:space="preserve">(Cohen, 1988). For Pearson correlation tests at N=37 (the dominant</w:t>
        </w:r>
      </w:ins>
      <w:ins w:id="5780" w:author="Zach Zukowski (R2 revision)" w:date="2026-05-17T00:00:00Z">
        <w:r>
          <w:t xml:space="preserve"> </w:t>
        </w:r>
      </w:ins>
      <w:ins w:id="5781" w:author="Zach Zukowski (R2 revision)" w:date="2026-05-17T00:00:00Z">
        <w:r>
          <w:t xml:space="preserve">sample size for the allocation-covariate battery), power = 0.80 at</w:t>
        </w:r>
      </w:ins>
      <w:ins w:id="5782" w:author="Zach Zukowski (R2 revision)" w:date="2026-05-17T00:00:00Z">
        <w:r>
          <w:t xml:space="preserve"> </w:t>
        </w:r>
      </w:ins>
      <w:ins w:id="5783" w:author="Zach Zukowski (R2 revision)" w:date="2026-05-17T00:00:00Z">
        <w:r>
          <w:t xml:space="preserve">alpha = 0.05 obtains for |r| &gt;= 0.45 (large-effect threshold); the</w:t>
        </w:r>
      </w:ins>
      <w:ins w:id="5784" w:author="Zach Zukowski (R2 revision)" w:date="2026-05-17T00:00:00Z">
        <w:r>
          <w:t xml:space="preserve"> </w:t>
        </w:r>
      </w:ins>
      <w:ins w:id="5785" w:author="Zach Zukowski (R2 revision)" w:date="2026-05-17T00:00:00Z">
        <w:r>
          <w:t xml:space="preserve">significant findings (Spearman rho = 0.48 for insider count fraction;</w:t>
        </w:r>
      </w:ins>
      <w:ins w:id="5786" w:author="Zach Zukowski (R2 revision)" w:date="2026-05-17T00:00:00Z">
        <w:r>
          <w:t xml:space="preserve"> </w:t>
        </w:r>
      </w:ins>
      <w:ins w:id="5787" w:author="Zach Zukowski (R2 revision)" w:date="2026-05-17T00:00:00Z">
        <w:r>
          <w:t xml:space="preserve">Pearson r = 0.51 for HHI-Gini) lie within this detectable range. For</w:t>
        </w:r>
      </w:ins>
      <w:ins w:id="5788" w:author="Zach Zukowski (R2 revision)" w:date="2026-05-17T00:00:00Z">
        <w:r>
          <w:t xml:space="preserve"> </w:t>
        </w:r>
      </w:ins>
      <w:ins w:id="5789" w:author="Zach Zukowski (R2 revision)" w:date="2026-05-17T00:00:00Z">
        <w:r>
          <w:t xml:space="preserve">the Mann-Whitney sector contrast at N = 15 DePIN versus N = 15 DeFi,</w:t>
        </w:r>
      </w:ins>
      <w:ins w:id="5790" w:author="Zach Zukowski (R2 revision)" w:date="2026-05-17T00:00:00Z">
        <w:r>
          <w:t xml:space="preserve"> </w:t>
        </w:r>
      </w:ins>
      <w:ins w:id="5791" w:author="Zach Zukowski (R2 revision)" w:date="2026-05-17T00:00:00Z">
        <w:r>
          <w:t xml:space="preserve">power = 0.80 obtains for Cohen’s d &gt;= 0.95 (large-effect threshold);</w:t>
        </w:r>
      </w:ins>
      <w:ins w:id="5792" w:author="Zach Zukowski (R2 revision)" w:date="2026-05-17T00:00:00Z">
        <w:r>
          <w:t xml:space="preserve"> </w:t>
        </w:r>
      </w:ins>
      <w:ins w:id="5793" w:author="Zach Zukowski (R2 revision)" w:date="2026-05-17T00:00:00Z">
        <w:r>
          <w:t xml:space="preserve">the observed d = 1.03 lies within this detectable range. The 40-protocol</w:t>
        </w:r>
      </w:ins>
      <w:ins w:id="5794" w:author="Zach Zukowski (R2 revision)" w:date="2026-05-17T00:00:00Z">
        <w:r>
          <w:t xml:space="preserve"> </w:t>
        </w:r>
      </w:ins>
      <w:ins w:id="5795" w:author="Zach Zukowski (R2 revision)" w:date="2026-05-17T00:00:00Z">
        <w:r>
          <w:t xml:space="preserve">sample is intentionally targeted at detecting medium-to-large structural</w:t>
        </w:r>
      </w:ins>
      <w:ins w:id="5796" w:author="Zach Zukowski (R2 revision)" w:date="2026-05-17T00:00:00Z">
        <w:r>
          <w:t xml:space="preserve"> </w:t>
        </w:r>
      </w:ins>
      <w:ins w:id="5797" w:author="Zach Zukowski (R2 revision)" w:date="2026-05-17T00:00:00Z">
        <w:r>
          <w:t xml:space="preserve">effects rather than small-effect noise; the sample-size pre-registration</w:t>
        </w:r>
      </w:ins>
      <w:ins w:id="5798" w:author="Zach Zukowski (R2 revision)" w:date="2026-05-17T00:00:00Z">
        <w:r>
          <w:t xml:space="preserve"> </w:t>
        </w:r>
      </w:ins>
      <w:ins w:id="5799" w:author="Zach Zukowski (R2 revision)" w:date="2026-05-17T00:00:00Z">
        <w:r>
          <w:t xml:space="preserve">specification in Supplementary File S5 documents the threshold of</w:t>
        </w:r>
      </w:ins>
      <w:ins w:id="5800" w:author="Zach Zukowski (R2 revision)" w:date="2026-05-17T00:00:00Z">
        <w:r>
          <w:t xml:space="preserve"> </w:t>
        </w:r>
      </w:ins>
      <w:ins w:id="5801" w:author="Zach Zukowski (R2 revision)" w:date="2026-05-17T00:00:00Z">
        <w:r>
          <w:t xml:space="preserve">N = 50 to 60 as the requirement for robust multivariate regression with</w:t>
        </w:r>
      </w:ins>
      <w:ins w:id="5802" w:author="Zach Zukowski (R2 revision)" w:date="2026-05-17T00:00:00Z">
        <w:r>
          <w:t xml:space="preserve"> </w:t>
        </w:r>
      </w:ins>
      <w:ins w:id="5803" w:author="Zach Zukowski (R2 revision)" w:date="2026-05-17T00:00:00Z">
        <w:r>
          <w:t xml:space="preserve">4-plus covariates (Section 3.4 Table 6 fits N = 35 to 38 specifications,</w:t>
        </w:r>
      </w:ins>
      <w:ins w:id="5804" w:author="Zach Zukowski (R2 revision)" w:date="2026-05-17T00:00:00Z">
        <w:r>
          <w:t xml:space="preserve"> </w:t>
        </w:r>
      </w:ins>
      <w:ins w:id="5805" w:author="Zach Zukowski (R2 revision)" w:date="2026-05-17T00:00:00Z">
        <w:r>
          <w:t xml:space="preserve">which is below this robust-multivariate threshold; results from Table 6</w:t>
        </w:r>
      </w:ins>
      <w:ins w:id="5806" w:author="Zach Zukowski (R2 revision)" w:date="2026-05-17T00:00:00Z">
        <w:r>
          <w:t xml:space="preserve"> </w:t>
        </w:r>
      </w:ins>
      <w:ins w:id="5807" w:author="Zach Zukowski (R2 revision)" w:date="2026-05-17T00:00:00Z">
        <w:r>
          <w:t xml:space="preserve">are accordingly reported with explicit acknowledgment of the</w:t>
        </w:r>
      </w:ins>
      <w:ins w:id="5808" w:author="Zach Zukowski (R2 revision)" w:date="2026-05-17T00:00:00Z">
        <w:r>
          <w:t xml:space="preserve"> </w:t>
        </w:r>
      </w:ins>
      <w:ins w:id="5809" w:author="Zach Zukowski (R2 revision)" w:date="2026-05-17T00:00:00Z">
        <w:r>
          <w:t xml:space="preserve">multivariate sample-size constraint).</w:t>
        </w:r>
      </w:ins>
    </w:p>
    <w:p>
      <w:pPr>
        <w:pStyle w:val="BodyText"/>
      </w:pPr>
      <w:ins w:id="5810" w:author="Zach Zukowski (R2 revision)" w:date="2026-05-17T00:00:00Z">
        <w:r>
          <w:t xml:space="preserve">Top-N holder-list cutoff sensitivity. The R1 F1 cycle surfaced a</w:t>
        </w:r>
      </w:ins>
      <w:ins w:id="5811" w:author="Zach Zukowski (R2 revision)" w:date="2026-05-17T00:00:00Z">
        <w:r>
          <w:t xml:space="preserve"> </w:t>
        </w:r>
      </w:ins>
      <w:ins w:id="5812" w:author="Zach Zukowski (R2 revision)" w:date="2026-05-17T00:00:00Z">
        <w:r>
          <w:t xml:space="preserve">methodological lesson with broad applicability: holder-list extraction</w:t>
        </w:r>
      </w:ins>
      <w:ins w:id="5813" w:author="Zach Zukowski (R2 revision)" w:date="2026-05-17T00:00:00Z">
        <w:r>
          <w:t xml:space="preserve"> </w:t>
        </w:r>
      </w:ins>
      <w:ins w:id="5814" w:author="Zach Zukowski (R2 revision)" w:date="2026-05-17T00:00:00Z">
        <w:r>
          <w:t xml:space="preserve">cutoffs materially affect the measured concentration for sparse-holder</w:t>
        </w:r>
      </w:ins>
      <w:ins w:id="5815" w:author="Zach Zukowski (R2 revision)" w:date="2026-05-17T00:00:00Z">
        <w:r>
          <w:t xml:space="preserve"> </w:t>
        </w:r>
      </w:ins>
      <w:ins w:id="5816" w:author="Zach Zukowski (R2 revision)" w:date="2026-05-17T00:00:00Z">
        <w:r>
          <w:t xml:space="preserve">protocols. For three protocols (MOR, AXL, ZRO), Dune holder-list</w:t>
        </w:r>
      </w:ins>
      <w:ins w:id="5817" w:author="Zach Zukowski (R2 revision)" w:date="2026-05-17T00:00:00Z">
        <w:r>
          <w:t xml:space="preserve"> </w:t>
        </w:r>
      </w:ins>
      <w:ins w:id="5818" w:author="Zach Zukowski (R2 revision)" w:date="2026-05-17T00:00:00Z">
        <w:r>
          <w:t xml:space="preserve">queries had been inadvertently capped at top-100 rather than top-1000;</w:t>
        </w:r>
      </w:ins>
      <w:ins w:id="5819" w:author="Zach Zukowski (R2 revision)" w:date="2026-05-17T00:00:00Z">
        <w:r>
          <w:t xml:space="preserve"> </w:t>
        </w:r>
      </w:ins>
      <w:ins w:id="5820" w:author="Zach Zukowski (R2 revision)" w:date="2026-05-17T00:00:00Z">
        <w:r>
          <w:t xml:space="preserve">re-pulling at the top-1000 cutoff after applying PCA exclusion methodology</w:t>
        </w:r>
      </w:ins>
      <w:ins w:id="5821" w:author="Zach Zukowski (R2 revision)" w:date="2026-05-17T00:00:00Z">
        <w:r>
          <w:t xml:space="preserve"> </w:t>
        </w:r>
      </w:ins>
      <w:ins w:id="5822" w:author="Zach Zukowski (R2 revision)" w:date="2026-05-17T00:00:00Z">
        <w:r>
          <w:t xml:space="preserve">yielded substantively different HHI values: MOR 0.013 to 0.031 (post-F1);</w:t>
        </w:r>
      </w:ins>
      <w:ins w:id="5823" w:author="Zach Zukowski (R2 revision)" w:date="2026-05-17T00:00:00Z">
        <w:r>
          <w:t xml:space="preserve"> </w:t>
        </w:r>
      </w:ins>
      <w:ins w:id="5824" w:author="Zach Zukowski (R2 revision)" w:date="2026-05-17T00:00:00Z">
        <w:r>
          <w:t xml:space="preserve">AXL 0.004 to 0.028 (post-F1); ZRO 0.010 to 0.015 (post-F1). The</w:t>
        </w:r>
      </w:ins>
      <w:ins w:id="5825" w:author="Zach Zukowski (R2 revision)" w:date="2026-05-17T00:00:00Z">
        <w:r>
          <w:t xml:space="preserve"> </w:t>
        </w:r>
      </w:ins>
      <w:ins w:id="5826" w:author="Zach Zukowski (R2 revision)" w:date="2026-05-17T00:00:00Z">
        <w:r>
          <w:t xml:space="preserve">correction affected the cross-sector test statistics (DePIN-vs-DeFi</w:t>
        </w:r>
      </w:ins>
      <w:ins w:id="5827" w:author="Zach Zukowski (R2 revision)" w:date="2026-05-17T00:00:00Z">
        <w:r>
          <w:t xml:space="preserve"> </w:t>
        </w:r>
      </w:ins>
      <w:ins w:id="5828" w:author="Zach Zukowski (R2 revision)" w:date="2026-05-17T00:00:00Z">
        <w:r>
          <w:t xml:space="preserve">Mann-Whitney p = 0.031 to 0.014; Cohen’s d = 0.96 to 1.03; leave-one-out</w:t>
        </w:r>
      </w:ins>
      <w:ins w:id="5829" w:author="Zach Zukowski (R2 revision)" w:date="2026-05-17T00:00:00Z">
        <w:r>
          <w:t xml:space="preserve"> </w:t>
        </w:r>
      </w:ins>
      <w:ins w:id="5830" w:author="Zach Zukowski (R2 revision)" w:date="2026-05-17T00:00:00Z">
        <w:r>
          <w:t xml:space="preserve">sensitivity 23-of-30 to 30-of-30). The methodological lesson generalizes:</w:t>
        </w:r>
      </w:ins>
      <w:ins w:id="5831" w:author="Zach Zukowski (R2 revision)" w:date="2026-05-17T00:00:00Z">
        <w:r>
          <w:t xml:space="preserve"> </w:t>
        </w:r>
      </w:ins>
      <w:ins w:id="5832" w:author="Zach Zukowski (R2 revision)" w:date="2026-05-17T00:00:00Z">
        <w:r>
          <w:t xml:space="preserve">for any cross-protocol governance HHI analysis, holder-list extraction</w:t>
        </w:r>
      </w:ins>
      <w:ins w:id="5833" w:author="Zach Zukowski (R2 revision)" w:date="2026-05-17T00:00:00Z">
        <w:r>
          <w:t xml:space="preserve"> </w:t>
        </w:r>
      </w:ins>
      <w:ins w:id="5834" w:author="Zach Zukowski (R2 revision)" w:date="2026-05-17T00:00:00Z">
        <w:r>
          <w:t xml:space="preserve">must use a uniform cutoff (top-1000 in this paper; top-10000 or full</w:t>
        </w:r>
      </w:ins>
      <w:ins w:id="5835" w:author="Zach Zukowski (R2 revision)" w:date="2026-05-17T00:00:00Z">
        <w:r>
          <w:t xml:space="preserve"> </w:t>
        </w:r>
      </w:ins>
      <w:ins w:id="5836" w:author="Zach Zukowski (R2 revision)" w:date="2026-05-17T00:00:00Z">
        <w:r>
          <w:t xml:space="preserve">holder distribution for protocols with substantially larger holder</w:t>
        </w:r>
      </w:ins>
      <w:ins w:id="5837" w:author="Zach Zukowski (R2 revision)" w:date="2026-05-17T00:00:00Z">
        <w:r>
          <w:t xml:space="preserve"> </w:t>
        </w:r>
      </w:ins>
      <w:ins w:id="5838" w:author="Zach Zukowski (R2 revision)" w:date="2026-05-17T00:00:00Z">
        <w:r>
          <w:t xml:space="preserve">counts), and the cutoff choice should be documented as part of the</w:t>
        </w:r>
      </w:ins>
      <w:ins w:id="5839" w:author="Zach Zukowski (R2 revision)" w:date="2026-05-17T00:00:00Z">
        <w:r>
          <w:t xml:space="preserve"> </w:t>
        </w:r>
      </w:ins>
      <w:ins w:id="5840" w:author="Zach Zukowski (R2 revision)" w:date="2026-05-17T00:00:00Z">
        <w:r>
          <w:t xml:space="preserve">methodology so future replication can reproduce the exact sample frame.</w:t>
        </w:r>
      </w:ins>
    </w:p>
    <w:p>
      <w:pPr>
        <w:pStyle w:val="BodyText"/>
      </w:pPr>
      <w:ins w:id="5841" w:author="Zach Zukowski (R2 revision)" w:date="2026-05-17T00:00:00Z">
        <w:r>
          <w:t xml:space="preserve">Governance concentration shows no association with voter participation</w:t>
        </w:r>
      </w:ins>
      <w:ins w:id="5842" w:author="Zach Zukowski (R2 revision)" w:date="2026-05-17T00:00:00Z">
        <w:r>
          <w:t xml:space="preserve"> </w:t>
        </w:r>
      </w:ins>
      <w:ins w:id="5843" w:author="Zach Zukowski (R2 revision)" w:date="2026-05-17T00:00:00Z">
        <w:r>
          <w:t xml:space="preserve">rates (r = 0.00, N = 13; Figure 8), consistent with the Olson (1965)</w:t>
        </w:r>
      </w:ins>
      <w:ins w:id="5844" w:author="Zach Zukowski (R2 revision)" w:date="2026-05-17T00:00:00Z">
        <w:r>
          <w:t xml:space="preserve"> </w:t>
        </w:r>
      </w:ins>
      <w:ins w:id="5845" w:author="Zach Zukowski (R2 revision)" w:date="2026-05-17T00:00:00Z">
        <w:r>
          <w:t xml:space="preserve">collective action prediction that participation decisions reflect</w:t>
        </w:r>
      </w:ins>
      <w:ins w:id="5846" w:author="Zach Zukowski (R2 revision)" w:date="2026-05-17T00:00:00Z">
        <w:r>
          <w:t xml:space="preserve"> </w:t>
        </w:r>
      </w:ins>
      <w:ins w:id="5847" w:author="Zach Zukowski (R2 revision)" w:date="2026-05-17T00:00:00Z">
        <w:r>
          <w:t xml:space="preserve">rational abstention and diffusion of responsibility rather than</w:t>
        </w:r>
      </w:ins>
      <w:ins w:id="5848" w:author="Zach Zukowski (R2 revision)" w:date="2026-05-17T00:00:00Z">
        <w:r>
          <w:t xml:space="preserve"> </w:t>
        </w:r>
      </w:ins>
      <w:ins w:id="5849" w:author="Zach Zukowski (R2 revision)" w:date="2026-05-17T00:00:00Z">
        <w:r>
          <w:t xml:space="preserve">ownership structure.</w:t>
        </w:r>
      </w:ins>
    </w:p>
    <w:p>
      <w:pPr>
        <w:pStyle w:val="BodyText"/>
      </w:pPr>
      <w:ins w:id="5850" w:author="Zach Zukowski (R2 revision)" w:date="2026-05-17T00:00:00Z">
        <w:r>
          <w:drawing>
            <wp:inline>
              <wp:extent cx="5029200" cy="3670153"/>
              <wp:effectExtent b="0" l="0" r="0" t="0"/>
              <wp:docPr descr="" title="" id="105" name="Picture"/>
              <a:graphic>
                <a:graphicData uri="http://schemas.openxmlformats.org/drawingml/2006/picture">
                  <pic:pic>
                    <pic:nvPicPr>
                      <pic:cNvPr descr="media/exhibit_concentration_participation.png" id="106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104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029200" cy="3670153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ins>
    </w:p>
    <w:p>
      <w:pPr>
        <w:pStyle w:val="BodyText"/>
      </w:pPr>
      <w:ins w:id="5851" w:author="Zach Zukowski (R2 revision)" w:date="2026-05-17T00:00:00Z">
        <w:r>
          <w:rPr>
            <w:b/>
            <w:bCs/>
            <w:i/>
            <w:iCs/>
          </w:rPr>
          <w:t xml:space="preserve">Figure 8.</w:t>
        </w:r>
      </w:ins>
      <w:ins w:id="5852" w:author="Zach Zukowski (R2 revision)" w:date="2026-05-17T00:00:00Z">
        <w:r>
          <w:rPr>
            <w:i/>
            <w:iCs/>
          </w:rPr>
          <w:t xml:space="preserve"> </w:t>
        </w:r>
      </w:ins>
      <w:ins w:id="5853" w:author="Zach Zukowski (R2 revision)" w:date="2026-05-17T00:00:00Z">
        <w:r>
          <w:rPr>
            <w:i/>
            <w:iCs/>
          </w:rPr>
          <w:t xml:space="preserve">HHI vs. average voter participation for 13 protocols with</w:t>
        </w:r>
      </w:ins>
      <w:ins w:id="5854" w:author="Zach Zukowski (R2 revision)" w:date="2026-05-17T00:00:00Z">
        <w:r>
          <w:rPr>
            <w:i/>
            <w:iCs/>
          </w:rPr>
          <w:t xml:space="preserve"> </w:t>
        </w:r>
      </w:ins>
      <w:ins w:id="5855" w:author="Zach Zukowski (R2 revision)" w:date="2026-05-17T00:00:00Z">
        <w:r>
          <w:rPr>
            <w:i/>
            <w:iCs/>
          </w:rPr>
          <w:t xml:space="preserve">Snapshot or Governor governance data. Governance concentration shows no</w:t>
        </w:r>
      </w:ins>
      <w:ins w:id="5856" w:author="Zach Zukowski (R2 revision)" w:date="2026-05-17T00:00:00Z">
        <w:r>
          <w:rPr>
            <w:i/>
            <w:iCs/>
          </w:rPr>
          <w:t xml:space="preserve"> </w:t>
        </w:r>
      </w:ins>
      <w:ins w:id="5857" w:author="Zach Zukowski (R2 revision)" w:date="2026-05-17T00:00:00Z">
        <w:r>
          <w:rPr>
            <w:i/>
            <w:iCs/>
          </w:rPr>
          <w:t xml:space="preserve">association with voter participation (r = 0.00, N = 13). Five protocols</w:t>
        </w:r>
      </w:ins>
      <w:ins w:id="5858" w:author="Zach Zukowski (R2 revision)" w:date="2026-05-17T00:00:00Z">
        <w:r>
          <w:rPr>
            <w:i/>
            <w:iCs/>
          </w:rPr>
          <w:t xml:space="preserve"> </w:t>
        </w:r>
      </w:ins>
      <w:ins w:id="5859" w:author="Zach Zukowski (R2 revision)" w:date="2026-05-17T00:00:00Z">
        <w:r>
          <w:rPr>
            <w:i/>
            <w:iCs/>
          </w:rPr>
          <w:t xml:space="preserve">(GMX, ENS, Rocket Pool, Gitcoin, Balancer) were added via Snapshot API;</w:t>
        </w:r>
      </w:ins>
      <w:ins w:id="5860" w:author="Zach Zukowski (R2 revision)" w:date="2026-05-17T00:00:00Z">
        <w:r>
          <w:rPr>
            <w:i/>
            <w:iCs/>
          </w:rPr>
          <w:t xml:space="preserve"> </w:t>
        </w:r>
      </w:ins>
      <w:ins w:id="5861" w:author="Zach Zukowski (R2 revision)" w:date="2026-05-17T00:00:00Z">
        <w:r>
          <w:rPr>
            <w:i/>
            <w:iCs/>
          </w:rPr>
          <w:t xml:space="preserve">four Tier 1 spaces (CRV, GRT, IOTX, OP) had zero proposals in the</w:t>
        </w:r>
      </w:ins>
      <w:ins w:id="5862" w:author="Zach Zukowski (R2 revision)" w:date="2026-05-17T00:00:00Z">
        <w:r>
          <w:rPr>
            <w:i/>
            <w:iCs/>
          </w:rPr>
          <w:t xml:space="preserve"> </w:t>
        </w:r>
      </w:ins>
      <w:ins w:id="5863" w:author="Zach Zukowski (R2 revision)" w:date="2026-05-17T00:00:00Z">
        <w:r>
          <w:rPr>
            <w:i/>
            <w:iCs/>
          </w:rPr>
          <w:t xml:space="preserve">trailing 12 months and are excluded. Reading the figure: the slope is</w:t>
        </w:r>
      </w:ins>
      <w:ins w:id="5864" w:author="Zach Zukowski (R2 revision)" w:date="2026-05-17T00:00:00Z">
        <w:r>
          <w:rPr>
            <w:i/>
            <w:iCs/>
          </w:rPr>
          <w:t xml:space="preserve"> </w:t>
        </w:r>
      </w:ins>
      <w:ins w:id="5865" w:author="Zach Zukowski (R2 revision)" w:date="2026-05-17T00:00:00Z">
        <w:r>
          <w:rPr>
            <w:i/>
            <w:iCs/>
          </w:rPr>
          <w:t xml:space="preserve">approximately flat, indicating that voter participation does not predict</w:t>
        </w:r>
      </w:ins>
      <w:ins w:id="5866" w:author="Zach Zukowski (R2 revision)" w:date="2026-05-17T00:00:00Z">
        <w:r>
          <w:rPr>
            <w:i/>
            <w:iCs/>
          </w:rPr>
          <w:t xml:space="preserve"> </w:t>
        </w:r>
      </w:ins>
      <w:ins w:id="5867" w:author="Zach Zukowski (R2 revision)" w:date="2026-05-17T00:00:00Z">
        <w:r>
          <w:rPr>
            <w:i/>
            <w:iCs/>
          </w:rPr>
          <w:t xml:space="preserve">concentration in this 13-protocol sample; participation and</w:t>
        </w:r>
      </w:ins>
      <w:ins w:id="5868" w:author="Zach Zukowski (R2 revision)" w:date="2026-05-17T00:00:00Z">
        <w:r>
          <w:rPr>
            <w:i/>
            <w:iCs/>
          </w:rPr>
          <w:t xml:space="preserve"> </w:t>
        </w:r>
      </w:ins>
      <w:ins w:id="5869" w:author="Zach Zukowski (R2 revision)" w:date="2026-05-17T00:00:00Z">
        <w:r>
          <w:rPr>
            <w:i/>
            <w:iCs/>
          </w:rPr>
          <w:t xml:space="preserve">concentration are largely independent dimensions of governance health.</w:t>
        </w:r>
      </w:ins>
    </w:p>
    <w:bookmarkEnd w:id="107"/>
    <w:bookmarkEnd w:id="108"/>
    <w:bookmarkStart w:id="119" w:name="discussion"/>
    <w:p>
      <w:pPr>
        <w:pStyle w:val="Heading1"/>
      </w:pPr>
      <w:ins w:id="5870" w:author="Zach Zukowski (R2 revision)" w:date="2026-05-17T00:00:00Z">
        <w:r>
          <w:t xml:space="preserve">4 Discussion</w:t>
        </w:r>
      </w:ins>
    </w:p>
    <w:bookmarkStart w:id="109" w:name="design-hypotheses"/>
    <w:p>
      <w:pPr>
        <w:pStyle w:val="Heading2"/>
      </w:pPr>
      <w:ins w:id="5871" w:author="Zach Zukowski (R2 revision)" w:date="2026-05-17T00:00:00Z">
        <w:r>
          <w:t xml:space="preserve">4.1 Design Hypotheses</w:t>
        </w:r>
      </w:ins>
    </w:p>
    <w:p>
      <w:pPr>
        <w:pStyle w:val="FirstParagraph"/>
      </w:pPr>
      <w:ins w:id="5872" w:author="Zach Zukowski (R2 revision)" w:date="2026-05-17T00:00:00Z">
        <w:r>
          <w:t xml:space="preserve">No protocol in the corrected cross-section exceeds the 0.25 HHI</w:t>
        </w:r>
      </w:ins>
      <w:ins w:id="5873" w:author="Zach Zukowski (R2 revision)" w:date="2026-05-17T00:00:00Z">
        <w:r>
          <w:t xml:space="preserve"> </w:t>
        </w:r>
      </w:ins>
      <w:ins w:id="5874" w:author="Zach Zukowski (R2 revision)" w:date="2026-05-17T00:00:00Z">
        <w:r>
          <w:t xml:space="preserve">antitrust threshold, but the conditions that publicity and</w:t>
        </w:r>
      </w:ins>
      <w:ins w:id="5875" w:author="Zach Zukowski (R2 revision)" w:date="2026-05-17T00:00:00Z">
        <w:r>
          <w:t xml:space="preserve"> </w:t>
        </w:r>
      </w:ins>
      <w:ins w:id="5876" w:author="Zach Zukowski (R2 revision)" w:date="2026-05-17T00:00:00Z">
        <w:r>
          <w:t xml:space="preserve">non-domination traditions identify as problematic are already present at</w:t>
        </w:r>
      </w:ins>
      <w:ins w:id="5877" w:author="Zach Zukowski (R2 revision)" w:date="2026-05-17T00:00:00Z">
        <w:r>
          <w:t xml:space="preserve"> </w:t>
        </w:r>
      </w:ins>
      <w:ins w:id="5878" w:author="Zach Zukowski (R2 revision)" w:date="2026-05-17T00:00:00Z">
        <w:r>
          <w:t xml:space="preserve">the upper end of the distribution: Livepeer (0.199), WeatherXM (0.148),</w:t>
        </w:r>
      </w:ins>
      <w:ins w:id="5879" w:author="Zach Zukowski (R2 revision)" w:date="2026-05-17T00:00:00Z">
        <w:r>
          <w:t xml:space="preserve"> </w:t>
        </w:r>
      </w:ins>
      <w:ins w:id="5880" w:author="Zach Zukowski (R2 revision)" w:date="2026-05-17T00:00:00Z">
        <w:r>
          <w:t xml:space="preserve">and Aethir (0.153) all sit in territory where governance decisions can</w:t>
        </w:r>
      </w:ins>
      <w:ins w:id="5881" w:author="Zach Zukowski (R2 revision)" w:date="2026-05-17T00:00:00Z">
        <w:r>
          <w:t xml:space="preserve"> </w:t>
        </w:r>
      </w:ins>
      <w:ins w:id="5882" w:author="Zach Zukowski (R2 revision)" w:date="2026-05-17T00:00:00Z">
        <w:r>
          <w:t xml:space="preserve">disproportionately reflect a small set of holders’ preferences. The</w:t>
        </w:r>
      </w:ins>
      <w:ins w:id="5883" w:author="Zach Zukowski (R2 revision)" w:date="2026-05-17T00:00:00Z">
        <w:r>
          <w:t xml:space="preserve"> </w:t>
        </w:r>
      </w:ins>
      <w:ins w:id="5884" w:author="Zach Zukowski (R2 revision)" w:date="2026-05-17T00:00:00Z">
        <w:r>
          <w:t xml:space="preserve">cross-section provides descriptive evidence most directly relevant to</w:t>
        </w:r>
      </w:ins>
      <w:ins w:id="5885" w:author="Zach Zukowski (R2 revision)" w:date="2026-05-17T00:00:00Z">
        <w:r>
          <w:t xml:space="preserve"> </w:t>
        </w:r>
      </w:ins>
      <w:ins w:id="5886" w:author="Zach Zukowski (R2 revision)" w:date="2026-05-17T00:00:00Z">
        <w:r>
          <w:t xml:space="preserve">Hypotheses 1 (publicity-legitimacy) and 2 (contestability), indirect</w:t>
        </w:r>
      </w:ins>
      <w:ins w:id="5887" w:author="Zach Zukowski (R2 revision)" w:date="2026-05-17T00:00:00Z">
        <w:r>
          <w:t xml:space="preserve"> </w:t>
        </w:r>
      </w:ins>
      <w:ins w:id="5888" w:author="Zach Zukowski (R2 revision)" w:date="2026-05-17T00:00:00Z">
        <w:r>
          <w:t xml:space="preserve">evidence for Hypotheses 4 and 5 (adaptivity, polycentricity), and</w:t>
        </w:r>
      </w:ins>
      <w:ins w:id="5889" w:author="Zach Zukowski (R2 revision)" w:date="2026-05-17T00:00:00Z">
        <w:r>
          <w:t xml:space="preserve"> </w:t>
        </w:r>
      </w:ins>
      <w:ins w:id="5890" w:author="Zach Zukowski (R2 revision)" w:date="2026-05-17T00:00:00Z">
        <w:r>
          <w:t xml:space="preserve">identifies three evidence frontiers (capability, contextual integrity,</w:t>
        </w:r>
      </w:ins>
      <w:ins w:id="5891" w:author="Zach Zukowski (R2 revision)" w:date="2026-05-17T00:00:00Z">
        <w:r>
          <w:t xml:space="preserve"> </w:t>
        </w:r>
      </w:ins>
      <w:ins w:id="5892" w:author="Zach Zukowski (R2 revision)" w:date="2026-05-17T00:00:00Z">
        <w:r>
          <w:t xml:space="preserve">cosmopolitanism). We organize the discussion by what the data directly</w:t>
        </w:r>
      </w:ins>
      <w:ins w:id="5893" w:author="Zach Zukowski (R2 revision)" w:date="2026-05-17T00:00:00Z">
        <w:r>
          <w:t xml:space="preserve"> </w:t>
        </w:r>
      </w:ins>
      <w:ins w:id="5894" w:author="Zach Zukowski (R2 revision)" w:date="2026-05-17T00:00:00Z">
        <w:r>
          <w:t xml:space="preserve">demonstrate, what they constrain, and what lies beyond the current</w:t>
        </w:r>
      </w:ins>
      <w:ins w:id="5895" w:author="Zach Zukowski (R2 revision)" w:date="2026-05-17T00:00:00Z">
        <w:r>
          <w:t xml:space="preserve"> </w:t>
        </w:r>
      </w:ins>
      <w:ins w:id="5896" w:author="Zach Zukowski (R2 revision)" w:date="2026-05-17T00:00:00Z">
        <w:r>
          <w:t xml:space="preserve">evidence base.</w:t>
        </w:r>
      </w:ins>
    </w:p>
    <w:p>
      <w:pPr>
        <w:pStyle w:val="BodyText"/>
      </w:pPr>
      <w:ins w:id="5897" w:author="Zach Zukowski (R2 revision)" w:date="2026-05-17T00:00:00Z">
        <w:r>
          <w:t xml:space="preserve">Three empirical findings carry implications across multiple lenses of</w:t>
        </w:r>
      </w:ins>
      <w:ins w:id="5898" w:author="Zach Zukowski (R2 revision)" w:date="2026-05-17T00:00:00Z">
        <w:r>
          <w:t xml:space="preserve"> </w:t>
        </w:r>
      </w:ins>
      <w:ins w:id="5899" w:author="Zach Zukowski (R2 revision)" w:date="2026-05-17T00:00:00Z">
        <w:r>
          <w:t xml:space="preserve">the framework, exemplifying the mutually-reinforcing architecture</w:t>
        </w:r>
      </w:ins>
      <w:ins w:id="5900" w:author="Zach Zukowski (R2 revision)" w:date="2026-05-17T00:00:00Z">
        <w:r>
          <w:t xml:space="preserve"> </w:t>
        </w:r>
      </w:ins>
      <w:ins w:id="5901" w:author="Zach Zukowski (R2 revision)" w:date="2026-05-17T00:00:00Z">
        <w:r>
          <w:t xml:space="preserve">described in Section 2.9.6:</w:t>
        </w:r>
      </w:ins>
    </w:p>
    <w:p>
      <w:pPr>
        <w:pStyle w:val="BodyText"/>
      </w:pPr>
      <w:ins w:id="5902" w:author="Zach Zukowski (R2 revision)" w:date="2026-05-17T00:00:00Z">
        <w:r>
          <w:rPr>
            <w:b/>
            <w:bCs/>
          </w:rPr>
          <w:t xml:space="preserve">Near-universal delegation amplification (Section 3.5)</w:t>
        </w:r>
      </w:ins>
      <w:ins w:id="5903" w:author="Zach Zukowski (R2 revision)" w:date="2026-05-17T00:00:00Z">
        <w:r>
          <w:t xml:space="preserve"> </w:t>
        </w:r>
      </w:ins>
      <w:ins w:id="5904" w:author="Zach Zukowski (R2 revision)" w:date="2026-05-17T00:00:00Z">
        <w:r>
          <w:t xml:space="preserve">registers as</w:t>
        </w:r>
      </w:ins>
      <w:ins w:id="5905" w:author="Zach Zukowski (R2 revision)" w:date="2026-05-17T00:00:00Z">
        <w:r>
          <w:t xml:space="preserve"> </w:t>
        </w:r>
      </w:ins>
      <w:ins w:id="5906" w:author="Zach Zukowski (R2 revision)" w:date="2026-05-17T00:00:00Z">
        <w:r>
          <w:t xml:space="preserve">a multi-lens concern: token-weighted delegation concentrates voting power</w:t>
        </w:r>
      </w:ins>
      <w:ins w:id="5907" w:author="Zach Zukowski (R2 revision)" w:date="2026-05-17T00:00:00Z">
        <w:r>
          <w:t xml:space="preserve"> </w:t>
        </w:r>
      </w:ins>
      <w:ins w:id="5908" w:author="Zach Zukowski (R2 revision)" w:date="2026-05-17T00:00:00Z">
        <w:r>
          <w:t xml:space="preserve">in nine of ten sampled protocols (ratios 1.4x to 6.8x; mean for the</w:t>
        </w:r>
      </w:ins>
      <w:ins w:id="5909" w:author="Zach Zukowski (R2 revision)" w:date="2026-05-17T00:00:00Z">
        <w:r>
          <w:t xml:space="preserve"> </w:t>
        </w:r>
      </w:ins>
      <w:ins w:id="5910" w:author="Zach Zukowski (R2 revision)" w:date="2026-05-17T00:00:00Z">
        <w:r>
          <w:t xml:space="preserve">nine amplifying protocols 3.8x; one structural-exception protocol (ENS</w:t>
        </w:r>
      </w:ins>
      <w:ins w:id="5911" w:author="Zach Zukowski (R2 revision)" w:date="2026-05-17T00:00:00Z">
        <w:r>
          <w:t xml:space="preserve"> </w:t>
        </w:r>
      </w:ins>
      <w:ins w:id="5912" w:author="Zach Zukowski (R2 revision)" w:date="2026-05-17T00:00:00Z">
        <w:r>
          <w:t xml:space="preserve">at 0.21x) reflects a mature delegate program where holders systematically</w:t>
        </w:r>
      </w:ins>
      <w:ins w:id="5913" w:author="Zach Zukowski (R2 revision)" w:date="2026-05-17T00:00:00Z">
        <w:r>
          <w:t xml:space="preserve"> </w:t>
        </w:r>
      </w:ins>
      <w:ins w:id="5914" w:author="Zach Zukowski (R2 revision)" w:date="2026-05-17T00:00:00Z">
        <w:r>
          <w:t xml:space="preserve">delegate to a broad community-delegate set rather than self-delegating),</w:t>
        </w:r>
      </w:ins>
      <w:ins w:id="5915" w:author="Zach Zukowski (R2 revision)" w:date="2026-05-17T00:00:00Z">
        <w:r>
          <w:t xml:space="preserve"> </w:t>
        </w:r>
      </w:ins>
      <w:ins w:id="5916" w:author="Zach Zukowski (R2 revision)" w:date="2026-05-17T00:00:00Z">
        <w:r>
          <w:t xml:space="preserve">which (a) thins Kantian publicity by enabling governance decisions to</w:t>
        </w:r>
      </w:ins>
      <w:ins w:id="5917" w:author="Zach Zukowski (R2 revision)" w:date="2026-05-17T00:00:00Z">
        <w:r>
          <w:t xml:space="preserve"> </w:t>
        </w:r>
      </w:ins>
      <w:ins w:id="5918" w:author="Zach Zukowski (R2 revision)" w:date="2026-05-17T00:00:00Z">
        <w:r>
          <w:t xml:space="preserve">proceed without genuine public deliberation when a handful of delegates</w:t>
        </w:r>
      </w:ins>
      <w:ins w:id="5919" w:author="Zach Zukowski (R2 revision)" w:date="2026-05-17T00:00:00Z">
        <w:r>
          <w:t xml:space="preserve"> </w:t>
        </w:r>
      </w:ins>
      <w:ins w:id="5920" w:author="Zach Zukowski (R2 revision)" w:date="2026-05-17T00:00:00Z">
        <w:r>
          <w:t xml:space="preserve">hold majority voting power; (b) attenuates Pettit contestability in</w:t>
        </w:r>
      </w:ins>
      <w:ins w:id="5921" w:author="Zach Zukowski (R2 revision)" w:date="2026-05-17T00:00:00Z">
        <w:r>
          <w:t xml:space="preserve"> </w:t>
        </w:r>
      </w:ins>
      <w:ins w:id="5922" w:author="Zach Zukowski (R2 revision)" w:date="2026-05-17T00:00:00Z">
        <w:r>
          <w:t xml:space="preserve">practice, since formal contestation mechanisms may exist on paper but</w:t>
        </w:r>
      </w:ins>
      <w:ins w:id="5923" w:author="Zach Zukowski (R2 revision)" w:date="2026-05-17T00:00:00Z">
        <w:r>
          <w:t xml:space="preserve"> </w:t>
        </w:r>
      </w:ins>
      <w:ins w:id="5924" w:author="Zach Zukowski (R2 revision)" w:date="2026-05-17T00:00:00Z">
        <w:r>
          <w:t xml:space="preserve">be ineffective when 1-5 delegates can pass or block proposals; (c)</w:t>
        </w:r>
      </w:ins>
      <w:ins w:id="5925" w:author="Zach Zukowski (R2 revision)" w:date="2026-05-17T00:00:00Z">
        <w:r>
          <w:t xml:space="preserve"> </w:t>
        </w:r>
      </w:ins>
      <w:ins w:id="5926" w:author="Zach Zukowski (R2 revision)" w:date="2026-05-17T00:00:00Z">
        <w:r>
          <w:t xml:space="preserve">undermines Rawlsian fairness by structurally privileging large</w:t>
        </w:r>
      </w:ins>
      <w:ins w:id="5927" w:author="Zach Zukowski (R2 revision)" w:date="2026-05-17T00:00:00Z">
        <w:r>
          <w:t xml:space="preserve"> </w:t>
        </w:r>
      </w:ins>
      <w:ins w:id="5928" w:author="Zach Zukowski (R2 revision)" w:date="2026-05-17T00:00:00Z">
        <w:r>
          <w:t xml:space="preserve">delegates over small holders in any outcome contestation produces; (d)</w:t>
        </w:r>
      </w:ins>
      <w:ins w:id="5929" w:author="Zach Zukowski (R2 revision)" w:date="2026-05-17T00:00:00Z">
        <w:r>
          <w:t xml:space="preserve"> </w:t>
        </w:r>
      </w:ins>
      <w:ins w:id="5930" w:author="Zach Zukowski (R2 revision)" w:date="2026-05-17T00:00:00Z">
        <w:r>
          <w:t xml:space="preserve">inverts Ostromian polycentricity, since centralized delegation pools</w:t>
        </w:r>
      </w:ins>
      <w:ins w:id="5931" w:author="Zach Zukowski (R2 revision)" w:date="2026-05-17T00:00:00Z">
        <w:r>
          <w:t xml:space="preserve"> </w:t>
        </w:r>
      </w:ins>
      <w:ins w:id="5932" w:author="Zach Zukowski (R2 revision)" w:date="2026-05-17T00:00:00Z">
        <w:r>
          <w:t xml:space="preserve">are the institutional opposite of nested decision-centers; and (e)</w:t>
        </w:r>
      </w:ins>
      <w:ins w:id="5933" w:author="Zach Zukowski (R2 revision)" w:date="2026-05-17T00:00:00Z">
        <w:r>
          <w:t xml:space="preserve"> </w:t>
        </w:r>
      </w:ins>
      <w:ins w:id="5934" w:author="Zach Zukowski (R2 revision)" w:date="2026-05-17T00:00:00Z">
        <w:r>
          <w:t xml:space="preserve">silences Hayekian knowledge-use, since distributed holder information</w:t>
        </w:r>
      </w:ins>
      <w:ins w:id="5935" w:author="Zach Zukowski (R2 revision)" w:date="2026-05-17T00:00:00Z">
        <w:r>
          <w:t xml:space="preserve"> </w:t>
        </w:r>
      </w:ins>
      <w:ins w:id="5936" w:author="Zach Zukowski (R2 revision)" w:date="2026-05-17T00:00:00Z">
        <w:r>
          <w:t xml:space="preserve">signals are aggregated to the delegate level before they can inform</w:t>
        </w:r>
      </w:ins>
      <w:ins w:id="5937" w:author="Zach Zukowski (R2 revision)" w:date="2026-05-17T00:00:00Z">
        <w:r>
          <w:t xml:space="preserve"> </w:t>
        </w:r>
      </w:ins>
      <w:ins w:id="5938" w:author="Zach Zukowski (R2 revision)" w:date="2026-05-17T00:00:00Z">
        <w:r>
          <w:t xml:space="preserve">governance. A single empirical finding thus undermines the framework’s</w:t>
        </w:r>
      </w:ins>
      <w:ins w:id="5939" w:author="Zach Zukowski (R2 revision)" w:date="2026-05-17T00:00:00Z">
        <w:r>
          <w:t xml:space="preserve"> </w:t>
        </w:r>
      </w:ins>
      <w:ins w:id="5940" w:author="Zach Zukowski (R2 revision)" w:date="2026-05-17T00:00:00Z">
        <w:r>
          <w:t xml:space="preserve">five normative dimensions simultaneously, illustrating why the</w:t>
        </w:r>
      </w:ins>
      <w:ins w:id="5941" w:author="Zach Zukowski (R2 revision)" w:date="2026-05-17T00:00:00Z">
        <w:r>
          <w:t xml:space="preserve"> </w:t>
        </w:r>
      </w:ins>
      <w:ins w:id="5942" w:author="Zach Zukowski (R2 revision)" w:date="2026-05-17T00:00:00Z">
        <w:r>
          <w:t xml:space="preserve">arithmetic-mean Synergy Index can mask underlying structural problems</w:t>
        </w:r>
      </w:ins>
      <w:ins w:id="5943" w:author="Zach Zukowski (R2 revision)" w:date="2026-05-17T00:00:00Z">
        <w:r>
          <w:t xml:space="preserve"> </w:t>
        </w:r>
      </w:ins>
      <w:ins w:id="5944" w:author="Zach Zukowski (R2 revision)" w:date="2026-05-17T00:00:00Z">
        <w:r>
          <w:t xml:space="preserve">that registered cross-lens correlation would expose.</w:t>
        </w:r>
      </w:ins>
    </w:p>
    <w:p>
      <w:pPr>
        <w:pStyle w:val="BodyText"/>
      </w:pPr>
      <w:ins w:id="5945" w:author="Zach Zukowski (R2 revision)" w:date="2026-05-17T00:00:00Z">
        <w:r>
          <w:rPr>
            <w:b/>
            <w:bCs/>
          </w:rPr>
          <w:t xml:space="preserve">Allocation null (Section 3.4)</w:t>
        </w:r>
      </w:ins>
      <w:ins w:id="5946" w:author="Zach Zukowski (R2 revision)" w:date="2026-05-17T00:00:00Z">
        <w:r>
          <w:t xml:space="preserve"> </w:t>
        </w:r>
      </w:ins>
      <w:ins w:id="5947" w:author="Zach Zukowski (R2 revision)" w:date="2026-05-17T00:00:00Z">
        <w:r>
          <w:t xml:space="preserve">is informative as a non-implication</w:t>
        </w:r>
      </w:ins>
      <w:ins w:id="5948" w:author="Zach Zukowski (R2 revision)" w:date="2026-05-17T00:00:00Z">
        <w:r>
          <w:t xml:space="preserve"> </w:t>
        </w:r>
      </w:ins>
      <w:ins w:id="5949" w:author="Zach Zukowski (R2 revision)" w:date="2026-05-17T00:00:00Z">
        <w:r>
          <w:t xml:space="preserve">of the framework: none of the five lenses predicts initial-allocation</w:t>
        </w:r>
      </w:ins>
      <w:ins w:id="5950" w:author="Zach Zukowski (R2 revision)" w:date="2026-05-17T00:00:00Z">
        <w:r>
          <w:t xml:space="preserve"> </w:t>
        </w:r>
      </w:ins>
      <w:ins w:id="5951" w:author="Zach Zukowski (R2 revision)" w:date="2026-05-17T00:00:00Z">
        <w:r>
          <w:t xml:space="preserve">percentages as the determinant of post-distribution governance</w:t>
        </w:r>
      </w:ins>
      <w:ins w:id="5952" w:author="Zach Zukowski (R2 revision)" w:date="2026-05-17T00:00:00Z">
        <w:r>
          <w:t xml:space="preserve"> </w:t>
        </w:r>
      </w:ins>
      <w:ins w:id="5953" w:author="Zach Zukowski (R2 revision)" w:date="2026-05-17T00:00:00Z">
        <w:r>
          <w:t xml:space="preserve">concentration. The lenses care about post-distribution structural</w:t>
        </w:r>
      </w:ins>
      <w:ins w:id="5954" w:author="Zach Zukowski (R2 revision)" w:date="2026-05-17T00:00:00Z">
        <w:r>
          <w:t xml:space="preserve"> </w:t>
        </w:r>
      </w:ins>
      <w:ins w:id="5955" w:author="Zach Zukowski (R2 revision)" w:date="2026-05-17T00:00:00Z">
        <w:r>
          <w:t xml:space="preserve">features (the operational mechanisms in Table 1), which is empirically</w:t>
        </w:r>
      </w:ins>
      <w:ins w:id="5956" w:author="Zach Zukowski (R2 revision)" w:date="2026-05-17T00:00:00Z">
        <w:r>
          <w:t xml:space="preserve"> </w:t>
        </w:r>
      </w:ins>
      <w:ins w:id="5957" w:author="Zach Zukowski (R2 revision)" w:date="2026-05-17T00:00:00Z">
        <w:r>
          <w:t xml:space="preserve">what the cross-section finds: protocols across the full range of</w:t>
        </w:r>
      </w:ins>
      <w:ins w:id="5958" w:author="Zach Zukowski (R2 revision)" w:date="2026-05-17T00:00:00Z">
        <w:r>
          <w:t xml:space="preserve"> </w:t>
        </w:r>
      </w:ins>
      <w:ins w:id="5959" w:author="Zach Zukowski (R2 revision)" w:date="2026-05-17T00:00:00Z">
        <w:r>
          <w:t xml:space="preserve">allocation designs achieve comparable concentration levels. This</w:t>
        </w:r>
      </w:ins>
      <w:ins w:id="5960" w:author="Zach Zukowski (R2 revision)" w:date="2026-05-17T00:00:00Z">
        <w:r>
          <w:t xml:space="preserve"> </w:t>
        </w:r>
      </w:ins>
      <w:ins w:id="5961" w:author="Zach Zukowski (R2 revision)" w:date="2026-05-17T00:00:00Z">
        <w:r>
          <w:t xml:space="preserve">alignment between the framework’s normative focus and the empirical</w:t>
        </w:r>
      </w:ins>
      <w:ins w:id="5962" w:author="Zach Zukowski (R2 revision)" w:date="2026-05-17T00:00:00Z">
        <w:r>
          <w:t xml:space="preserve"> </w:t>
        </w:r>
      </w:ins>
      <w:ins w:id="5963" w:author="Zach Zukowski (R2 revision)" w:date="2026-05-17T00:00:00Z">
        <w:r>
          <w:t xml:space="preserve">locus of variation strengthens the framework’s analytical purchase on</w:t>
        </w:r>
      </w:ins>
      <w:ins w:id="5964" w:author="Zach Zukowski (R2 revision)" w:date="2026-05-17T00:00:00Z">
        <w:r>
          <w:t xml:space="preserve"> </w:t>
        </w:r>
      </w:ins>
      <w:ins w:id="5965" w:author="Zach Zukowski (R2 revision)" w:date="2026-05-17T00:00:00Z">
        <w:r>
          <w:t xml:space="preserve">the phenomenon.</w:t>
        </w:r>
      </w:ins>
    </w:p>
    <w:p>
      <w:pPr>
        <w:pStyle w:val="BodyText"/>
      </w:pPr>
      <w:ins w:id="5966" w:author="Zach Zukowski (R2 revision)" w:date="2026-05-17T00:00:00Z">
        <w:r>
          <w:rPr>
            <w:b/>
            <w:bCs/>
          </w:rPr>
          <w:t xml:space="preserve">Curve / veCRV concentration (Sections 3.5 + 4.1 ve-locking)</w:t>
        </w:r>
      </w:ins>
      <w:ins w:id="5967" w:author="Zach Zukowski (R2 revision)" w:date="2026-05-17T00:00:00Z">
        <w:r>
          <w:t xml:space="preserve"> </w:t>
        </w:r>
      </w:ins>
      <w:ins w:id="5968" w:author="Zach Zukowski (R2 revision)" w:date="2026-05-17T00:00:00Z">
        <w:r>
          <w:t xml:space="preserve">exhibits a specific Ostromian polycentricity failure layered on a</w:t>
        </w:r>
      </w:ins>
      <w:ins w:id="5969" w:author="Zach Zukowski (R2 revision)" w:date="2026-05-17T00:00:00Z">
        <w:r>
          <w:t xml:space="preserve"> </w:t>
        </w:r>
      </w:ins>
      <w:ins w:id="5970" w:author="Zach Zukowski (R2 revision)" w:date="2026-05-17T00:00:00Z">
        <w:r>
          <w:t xml:space="preserve">specific Hayekian knowledge-use failure: Convex’s 48% share of top-50</w:t>
        </w:r>
      </w:ins>
      <w:ins w:id="5971" w:author="Zach Zukowski (R2 revision)" w:date="2026-05-17T00:00:00Z">
        <w:r>
          <w:t xml:space="preserve"> </w:t>
        </w:r>
      </w:ins>
      <w:ins w:id="5972" w:author="Zach Zukowski (R2 revision)" w:date="2026-05-17T00:00:00Z">
        <w:r>
          <w:t xml:space="preserve">veCRV deposits centralizes the meta-governance layer (Convex itself is</w:t>
        </w:r>
      </w:ins>
      <w:ins w:id="5973" w:author="Zach Zukowski (R2 revision)" w:date="2026-05-17T00:00:00Z">
        <w:r>
          <w:t xml:space="preserve"> </w:t>
        </w:r>
      </w:ins>
      <w:ins w:id="5974" w:author="Zach Zukowski (R2 revision)" w:date="2026-05-17T00:00:00Z">
        <w:r>
          <w:t xml:space="preserve">governed by vlCVX holders, not by the underlying CRV lockers), and the</w:t>
        </w:r>
      </w:ins>
      <w:ins w:id="5975" w:author="Zach Zukowski (R2 revision)" w:date="2026-05-17T00:00:00Z">
        <w:r>
          <w:t xml:space="preserve"> </w:t>
        </w:r>
      </w:ins>
      <w:ins w:id="5976" w:author="Zach Zukowski (R2 revision)" w:date="2026-05-17T00:00:00Z">
        <w:r>
          <w:t xml:space="preserve">lock-duration weighting Curve uses to weight votes does not reflect</w:t>
        </w:r>
      </w:ins>
      <w:ins w:id="5977" w:author="Zach Zukowski (R2 revision)" w:date="2026-05-17T00:00:00Z">
        <w:r>
          <w:t xml:space="preserve"> </w:t>
        </w:r>
      </w:ins>
      <w:ins w:id="5978" w:author="Zach Zukowski (R2 revision)" w:date="2026-05-17T00:00:00Z">
        <w:r>
          <w:t xml:space="preserve">informational diversity across holders. The 15x amplification ratio</w:t>
        </w:r>
      </w:ins>
      <w:ins w:id="5979" w:author="Zach Zukowski (R2 revision)" w:date="2026-05-17T00:00:00Z">
        <w:r>
          <w:t xml:space="preserve"> </w:t>
        </w:r>
      </w:ins>
      <w:ins w:id="5980" w:author="Zach Zukowski (R2 revision)" w:date="2026-05-17T00:00:00Z">
        <w:r>
          <w:t xml:space="preserve">between raw CRV holding HHI (0.017) and veCRV voting concentration</w:t>
        </w:r>
      </w:ins>
      <w:ins w:id="5981" w:author="Zach Zukowski (R2 revision)" w:date="2026-05-17T00:00:00Z">
        <w:r>
          <w:t xml:space="preserve"> </w:t>
        </w:r>
      </w:ins>
      <w:ins w:id="5982" w:author="Zach Zukowski (R2 revision)" w:date="2026-05-17T00:00:00Z">
        <w:r>
          <w:t xml:space="preserve">(0.26) is a structural feature of the ve-token design, not a</w:t>
        </w:r>
      </w:ins>
      <w:ins w:id="5983" w:author="Zach Zukowski (R2 revision)" w:date="2026-05-17T00:00:00Z">
        <w:r>
          <w:t xml:space="preserve"> </w:t>
        </w:r>
      </w:ins>
      <w:ins w:id="5984" w:author="Zach Zukowski (R2 revision)" w:date="2026-05-17T00:00:00Z">
        <w:r>
          <w:t xml:space="preserve">contingent allocation outcome.</w:t>
        </w:r>
      </w:ins>
    </w:p>
    <w:p>
      <w:pPr>
        <w:pStyle w:val="BodyText"/>
      </w:pPr>
      <w:ins w:id="5985" w:author="Zach Zukowski (R2 revision)" w:date="2026-05-17T00:00:00Z">
        <w:r>
          <w:t xml:space="preserve">Governance concentration patterns relate most directly to Hypotheses 1</w:t>
        </w:r>
      </w:ins>
      <w:ins w:id="5986" w:author="Zach Zukowski (R2 revision)" w:date="2026-05-17T00:00:00Z">
        <w:r>
          <w:t xml:space="preserve"> </w:t>
        </w:r>
      </w:ins>
      <w:ins w:id="5987" w:author="Zach Zukowski (R2 revision)" w:date="2026-05-17T00:00:00Z">
        <w:r>
          <w:t xml:space="preserve">(publicity-legitimacy) and 2 (contestability), with Rawlsian fairness</w:t>
        </w:r>
      </w:ins>
      <w:ins w:id="5988" w:author="Zach Zukowski (R2 revision)" w:date="2026-05-17T00:00:00Z">
        <w:r>
          <w:t xml:space="preserve"> </w:t>
        </w:r>
      </w:ins>
      <w:ins w:id="5989" w:author="Zach Zukowski (R2 revision)" w:date="2026-05-17T00:00:00Z">
        <w:r>
          <w:t xml:space="preserve">implications. Protocols at the upper end of the concentration range</w:t>
        </w:r>
      </w:ins>
      <w:ins w:id="5990" w:author="Zach Zukowski (R2 revision)" w:date="2026-05-17T00:00:00Z">
        <w:r>
          <w:t xml:space="preserve"> </w:t>
        </w:r>
      </w:ins>
      <w:ins w:id="5991" w:author="Zach Zukowski (R2 revision)" w:date="2026-05-17T00:00:00Z">
        <w:r>
          <w:t xml:space="preserve">(Livepeer 0.199, WeatherXM 0.148, GEODNET 0.133) exhibit concentration</w:t>
        </w:r>
      </w:ins>
      <w:ins w:id="5992" w:author="Zach Zukowski (R2 revision)" w:date="2026-05-17T00:00:00Z">
        <w:r>
          <w:t xml:space="preserve"> </w:t>
        </w:r>
      </w:ins>
      <w:ins w:id="5993" w:author="Zach Zukowski (R2 revision)" w:date="2026-05-17T00:00:00Z">
        <w:r>
          <w:t xml:space="preserve">the framework flags for scrutiny, though no protocol in the corrected</w:t>
        </w:r>
      </w:ins>
      <w:ins w:id="5994" w:author="Zach Zukowski (R2 revision)" w:date="2026-05-17T00:00:00Z">
        <w:r>
          <w:t xml:space="preserve"> </w:t>
        </w:r>
      </w:ins>
      <w:ins w:id="5995" w:author="Zach Zukowski (R2 revision)" w:date="2026-05-17T00:00:00Z">
        <w:r>
          <w:t xml:space="preserve">cross-section exceeds the 0.25 antitrust threshold. Three concerns arise</w:t>
        </w:r>
      </w:ins>
      <w:ins w:id="5996" w:author="Zach Zukowski (R2 revision)" w:date="2026-05-17T00:00:00Z">
        <w:r>
          <w:t xml:space="preserve"> </w:t>
        </w:r>
      </w:ins>
      <w:ins w:id="5997" w:author="Zach Zukowski (R2 revision)" w:date="2026-05-17T00:00:00Z">
        <w:r>
          <w:t xml:space="preserve">even at these levels: governance decisions disproportionately reflect a</w:t>
        </w:r>
      </w:ins>
      <w:ins w:id="5998" w:author="Zach Zukowski (R2 revision)" w:date="2026-05-17T00:00:00Z">
        <w:r>
          <w:t xml:space="preserve"> </w:t>
        </w:r>
      </w:ins>
      <w:ins w:id="5999" w:author="Zach Zukowski (R2 revision)" w:date="2026-05-17T00:00:00Z">
        <w:r>
          <w:t xml:space="preserve">small set of holders’ preferences, thinning Kantian public</w:t>
        </w:r>
      </w:ins>
      <w:ins w:id="6000" w:author="Zach Zukowski (R2 revision)" w:date="2026-05-17T00:00:00Z">
        <w:r>
          <w:t xml:space="preserve"> </w:t>
        </w:r>
      </w:ins>
      <w:ins w:id="6001" w:author="Zach Zukowski (R2 revision)" w:date="2026-05-17T00:00:00Z">
        <w:r>
          <w:t xml:space="preserve">justification; DePIN operators who deploy hardware hold insufficient</w:t>
        </w:r>
      </w:ins>
      <w:ins w:id="6002" w:author="Zach Zukowski (R2 revision)" w:date="2026-05-17T00:00:00Z">
        <w:r>
          <w:t xml:space="preserve"> </w:t>
        </w:r>
      </w:ins>
      <w:ins w:id="6003" w:author="Zach Zukowski (R2 revision)" w:date="2026-05-17T00:00:00Z">
        <w:r>
          <w:t xml:space="preserve">tokens to influence outcomes affecting their investments, a Rawlsian</w:t>
        </w:r>
      </w:ins>
      <w:ins w:id="6004" w:author="Zach Zukowski (R2 revision)" w:date="2026-05-17T00:00:00Z">
        <w:r>
          <w:t xml:space="preserve"> </w:t>
        </w:r>
      </w:ins>
      <w:ins w:id="6005" w:author="Zach Zukowski (R2 revision)" w:date="2026-05-17T00:00:00Z">
        <w:r>
          <w:t xml:space="preserve">fairness concern; and few holders can override community preferences</w:t>
        </w:r>
      </w:ins>
      <w:ins w:id="6006" w:author="Zach Zukowski (R2 revision)" w:date="2026-05-17T00:00:00Z">
        <w:r>
          <w:t xml:space="preserve"> </w:t>
        </w:r>
      </w:ins>
      <w:ins w:id="6007" w:author="Zach Zukowski (R2 revision)" w:date="2026-05-17T00:00:00Z">
        <w:r>
          <w:t xml:space="preserve">without formal contestation, a republican non-domination concern. The</w:t>
        </w:r>
      </w:ins>
      <w:ins w:id="6008" w:author="Zach Zukowski (R2 revision)" w:date="2026-05-17T00:00:00Z">
        <w:r>
          <w:t xml:space="preserve"> </w:t>
        </w:r>
      </w:ins>
      <w:ins w:id="6009" w:author="Zach Zukowski (R2 revision)" w:date="2026-05-17T00:00:00Z">
        <w:r>
          <w:t xml:space="preserve">counterexample (Anyone, HHI 0.040) demonstrates that these conditions</w:t>
        </w:r>
      </w:ins>
      <w:ins w:id="6010" w:author="Zach Zukowski (R2 revision)" w:date="2026-05-17T00:00:00Z">
        <w:r>
          <w:t xml:space="preserve"> </w:t>
        </w:r>
      </w:ins>
      <w:ins w:id="6011" w:author="Zach Zukowski (R2 revision)" w:date="2026-05-17T00:00:00Z">
        <w:r>
          <w:t xml:space="preserve">are not structurally inherent to DePIN architecture. Among DeFi</w:t>
        </w:r>
      </w:ins>
      <w:ins w:id="6012" w:author="Zach Zukowski (R2 revision)" w:date="2026-05-17T00:00:00Z">
        <w:r>
          <w:t xml:space="preserve"> </w:t>
        </w:r>
      </w:ins>
      <w:ins w:id="6013" w:author="Zach Zukowski (R2 revision)" w:date="2026-05-17T00:00:00Z">
        <w:r>
          <w:t xml:space="preserve">benchmarks, Compound’s lower concentration (HHI 0.027) partly reflects</w:t>
        </w:r>
      </w:ins>
      <w:ins w:id="6014" w:author="Zach Zukowski (R2 revision)" w:date="2026-05-17T00:00:00Z">
        <w:r>
          <w:t xml:space="preserve"> </w:t>
        </w:r>
      </w:ins>
      <w:ins w:id="6015" w:author="Zach Zukowski (R2 revision)" w:date="2026-05-17T00:00:00Z">
        <w:r>
          <w:t xml:space="preserve">active delegation, suggesting institutional design can reduce effective</w:t>
        </w:r>
      </w:ins>
      <w:ins w:id="6016" w:author="Zach Zukowski (R2 revision)" w:date="2026-05-17T00:00:00Z">
        <w:r>
          <w:t xml:space="preserve"> </w:t>
        </w:r>
      </w:ins>
      <w:ins w:id="6017" w:author="Zach Zukowski (R2 revision)" w:date="2026-05-17T00:00:00Z">
        <w:r>
          <w:t xml:space="preserve">concentration without token redistribution.</w:t>
        </w:r>
      </w:ins>
    </w:p>
    <w:p>
      <w:pPr>
        <w:pStyle w:val="BodyText"/>
      </w:pPr>
      <w:ins w:id="6018" w:author="Zach Zukowski (R2 revision)" w:date="2026-05-17T00:00:00Z">
        <w:r>
          <w:t xml:space="preserve">Hypotheses 4 (service-over-presence) and 5 (polycentric adaptation)</w:t>
        </w:r>
      </w:ins>
      <w:ins w:id="6019" w:author="Zach Zukowski (R2 revision)" w:date="2026-05-17T00:00:00Z">
        <w:r>
          <w:t xml:space="preserve"> </w:t>
        </w:r>
      </w:ins>
      <w:ins w:id="6020" w:author="Zach Zukowski (R2 revision)" w:date="2026-05-17T00:00:00Z">
        <w:r>
          <w:t xml:space="preserve">cannot be tested directly with the HHI cross-section because it measures</w:t>
        </w:r>
      </w:ins>
      <w:ins w:id="6021" w:author="Zach Zukowski (R2 revision)" w:date="2026-05-17T00:00:00Z">
        <w:r>
          <w:t xml:space="preserve"> </w:t>
        </w:r>
      </w:ins>
      <w:ins w:id="6022" w:author="Zach Zukowski (R2 revision)" w:date="2026-05-17T00:00:00Z">
        <w:r>
          <w:t xml:space="preserve">token concentration rather than governance structure diversity. The data</w:t>
        </w:r>
      </w:ins>
      <w:ins w:id="6023" w:author="Zach Zukowski (R2 revision)" w:date="2026-05-17T00:00:00Z">
        <w:r>
          <w:t xml:space="preserve"> </w:t>
        </w:r>
      </w:ins>
      <w:ins w:id="6024" w:author="Zach Zukowski (R2 revision)" w:date="2026-05-17T00:00:00Z">
        <w:r>
          <w:t xml:space="preserve">reveal a structural constraint nonetheless: operators closest to the</w:t>
        </w:r>
      </w:ins>
      <w:ins w:id="6025" w:author="Zach Zukowski (R2 revision)" w:date="2026-05-17T00:00:00Z">
        <w:r>
          <w:t xml:space="preserve"> </w:t>
        </w:r>
      </w:ins>
      <w:ins w:id="6026" w:author="Zach Zukowski (R2 revision)" w:date="2026-05-17T00:00:00Z">
        <w:r>
          <w:t xml:space="preserve">service (those with the most relevant operational knowledge) cannot</w:t>
        </w:r>
      </w:ins>
      <w:ins w:id="6027" w:author="Zach Zukowski (R2 revision)" w:date="2026-05-17T00:00:00Z">
        <w:r>
          <w:t xml:space="preserve"> </w:t>
        </w:r>
      </w:ins>
      <w:ins w:id="6028" w:author="Zach Zukowski (R2 revision)" w:date="2026-05-17T00:00:00Z">
        <w:r>
          <w:t xml:space="preserve">influence governance decisions if they hold small token positions. The</w:t>
        </w:r>
      </w:ins>
      <w:ins w:id="6029" w:author="Zach Zukowski (R2 revision)" w:date="2026-05-17T00:00:00Z">
        <w:r>
          <w:t xml:space="preserve"> </w:t>
        </w:r>
      </w:ins>
      <w:ins w:id="6030" w:author="Zach Zukowski (R2 revision)" w:date="2026-05-17T00:00:00Z">
        <w:r>
          <w:t xml:space="preserve">Helium case (Zukowski, 2026a) demonstrates that polycentric features</w:t>
        </w:r>
      </w:ins>
      <w:ins w:id="6031" w:author="Zach Zukowski (R2 revision)" w:date="2026-05-17T00:00:00Z">
        <w:r>
          <w:t xml:space="preserve"> </w:t>
        </w:r>
      </w:ins>
      <w:ins w:id="6032" w:author="Zach Zukowski (R2 revision)" w:date="2026-05-17T00:00:00Z">
        <w:r>
          <w:t xml:space="preserve">(subDAOs, councils, delegation hierarchies) can reduce effective</w:t>
        </w:r>
      </w:ins>
      <w:ins w:id="6033" w:author="Zach Zukowski (R2 revision)" w:date="2026-05-17T00:00:00Z">
        <w:r>
          <w:t xml:space="preserve"> </w:t>
        </w:r>
      </w:ins>
      <w:ins w:id="6034" w:author="Zach Zukowski (R2 revision)" w:date="2026-05-17T00:00:00Z">
        <w:r>
          <w:t xml:space="preserve">concentration without redistribution: HIP-147 succeeded partly because</w:t>
        </w:r>
      </w:ins>
      <w:ins w:id="6035" w:author="Zach Zukowski (R2 revision)" w:date="2026-05-17T00:00:00Z">
        <w:r>
          <w:t xml:space="preserve"> </w:t>
        </w:r>
      </w:ins>
      <w:ins w:id="6036" w:author="Zach Zukowski (R2 revision)" w:date="2026-05-17T00:00:00Z">
        <w:r>
          <w:t xml:space="preserve">Helium’s governance process channeled edge-operator input despite</w:t>
        </w:r>
      </w:ins>
      <w:ins w:id="6037" w:author="Zach Zukowski (R2 revision)" w:date="2026-05-17T00:00:00Z">
        <w:r>
          <w:t xml:space="preserve"> </w:t>
        </w:r>
      </w:ins>
      <w:ins w:id="6038" w:author="Zach Zukowski (R2 revision)" w:date="2026-05-17T00:00:00Z">
        <w:r>
          <w:t xml:space="preserve">concentrated holdings. A companion simulation (Zukowski, 2026b) extends</w:t>
        </w:r>
      </w:ins>
      <w:ins w:id="6039" w:author="Zach Zukowski (R2 revision)" w:date="2026-05-17T00:00:00Z">
        <w:r>
          <w:t xml:space="preserve"> </w:t>
        </w:r>
      </w:ins>
      <w:ins w:id="6040" w:author="Zach Zukowski (R2 revision)" w:date="2026-05-17T00:00:00Z">
        <w:r>
          <w:t xml:space="preserve">these results to adaptive emission controllers, finding that the primary</w:t>
        </w:r>
      </w:ins>
      <w:ins w:id="6041" w:author="Zach Zukowski (R2 revision)" w:date="2026-05-17T00:00:00Z">
        <w:r>
          <w:t xml:space="preserve"> </w:t>
        </w:r>
      </w:ins>
      <w:ins w:id="6042" w:author="Zach Zukowski (R2 revision)" w:date="2026-05-17T00:00:00Z">
        <w:r>
          <w:t xml:space="preserve">value of polycentric mechanisms is preventing collapse rather than</w:t>
        </w:r>
      </w:ins>
      <w:ins w:id="6043" w:author="Zach Zukowski (R2 revision)" w:date="2026-05-17T00:00:00Z">
        <w:r>
          <w:t xml:space="preserve"> </w:t>
        </w:r>
      </w:ins>
      <w:ins w:id="6044" w:author="Zach Zukowski (R2 revision)" w:date="2026-05-17T00:00:00Z">
        <w:r>
          <w:t xml:space="preserve">improving averages.</w:t>
        </w:r>
      </w:ins>
    </w:p>
    <w:p>
      <w:pPr>
        <w:pStyle w:val="BodyText"/>
      </w:pPr>
      <w:ins w:id="6045" w:author="Zach Zukowski (R2 revision)" w:date="2026-05-17T00:00:00Z">
        <w:r>
          <w:t xml:space="preserve">A companion study (Zukowski, 2026a) documents a related concentration</w:t>
        </w:r>
      </w:ins>
      <w:ins w:id="6046" w:author="Zach Zukowski (R2 revision)" w:date="2026-05-17T00:00:00Z">
        <w:r>
          <w:t xml:space="preserve"> </w:t>
        </w:r>
      </w:ins>
      <w:ins w:id="6047" w:author="Zach Zukowski (R2 revision)" w:date="2026-05-17T00:00:00Z">
        <w:r>
          <w:t xml:space="preserve">risk in DePIN fiscal sustainability: Helium’s aggregate Spend-to-Reward</w:t>
        </w:r>
      </w:ins>
      <w:ins w:id="6048" w:author="Zach Zukowski (R2 revision)" w:date="2026-05-17T00:00:00Z">
        <w:r>
          <w:t xml:space="preserve"> </w:t>
        </w:r>
      </w:ins>
      <w:ins w:id="6049" w:author="Zach Zukowski (R2 revision)" w:date="2026-05-17T00:00:00Z">
        <w:r>
          <w:t xml:space="preserve">ratio crossed fiscal parity, but approximately five purchasers account</w:t>
        </w:r>
      </w:ins>
      <w:ins w:id="6050" w:author="Zach Zukowski (R2 revision)" w:date="2026-05-17T00:00:00Z">
        <w:r>
          <w:t xml:space="preserve"> </w:t>
        </w:r>
      </w:ins>
      <w:ins w:id="6051" w:author="Zach Zukowski (R2 revision)" w:date="2026-05-17T00:00:00Z">
        <w:r>
          <w:t xml:space="preserve">for 90% of token burns, a concentration invisible to aggregate metrics.</w:t>
        </w:r>
      </w:ins>
      <w:ins w:id="6052" w:author="Zach Zukowski (R2 revision)" w:date="2026-05-17T00:00:00Z">
        <w:r>
          <w:t xml:space="preserve"> </w:t>
        </w:r>
      </w:ins>
      <w:ins w:id="6053" w:author="Zach Zukowski (R2 revision)" w:date="2026-05-17T00:00:00Z">
        <w:r>
          <w:t xml:space="preserve">Governance and demand concentration are distinct failure modes that can</w:t>
        </w:r>
      </w:ins>
      <w:ins w:id="6054" w:author="Zach Zukowski (R2 revision)" w:date="2026-05-17T00:00:00Z">
        <w:r>
          <w:t xml:space="preserve"> </w:t>
        </w:r>
      </w:ins>
      <w:ins w:id="6055" w:author="Zach Zukowski (R2 revision)" w:date="2026-05-17T00:00:00Z">
        <w:r>
          <w:t xml:space="preserve">coexist. The same companion study provides the strongest longitudinal</w:t>
        </w:r>
      </w:ins>
      <w:ins w:id="6056" w:author="Zach Zukowski (R2 revision)" w:date="2026-05-17T00:00:00Z">
        <w:r>
          <w:t xml:space="preserve"> </w:t>
        </w:r>
      </w:ins>
      <w:ins w:id="6057" w:author="Zach Zukowski (R2 revision)" w:date="2026-05-17T00:00:00Z">
        <w:r>
          <w:t xml:space="preserve">test of Hypotheses 3 and 4: Helium’s S2R trajectory over 34 months</w:t>
        </w:r>
      </w:ins>
      <w:ins w:id="6058" w:author="Zach Zukowski (R2 revision)" w:date="2026-05-17T00:00:00Z">
        <w:r>
          <w:t xml:space="preserve"> </w:t>
        </w:r>
      </w:ins>
      <w:ins w:id="6059" w:author="Zach Zukowski (R2 revision)" w:date="2026-05-17T00:00:00Z">
        <w:r>
          <w:t xml:space="preserve">documents how demand-coupled burns drove S2R from 0.013 to 2.06 after</w:t>
        </w:r>
      </w:ins>
      <w:ins w:id="6060" w:author="Zach Zukowski (R2 revision)" w:date="2026-05-17T00:00:00Z">
        <w:r>
          <w:t xml:space="preserve"> </w:t>
        </w:r>
      </w:ins>
      <w:ins w:id="6061" w:author="Zach Zukowski (R2 revision)" w:date="2026-05-17T00:00:00Z">
        <w:r>
          <w:t xml:space="preserve">transitioning to service-verified rewards and completing the August 2025</w:t>
        </w:r>
      </w:ins>
      <w:ins w:id="6062" w:author="Zach Zukowski (R2 revision)" w:date="2026-05-17T00:00:00Z">
        <w:r>
          <w:t xml:space="preserve"> </w:t>
        </w:r>
      </w:ins>
      <w:ins w:id="6063" w:author="Zach Zukowski (R2 revision)" w:date="2026-05-17T00:00:00Z">
        <w:r>
          <w:t xml:space="preserve">halving, with DC burns exceeding HNT emissions by approximately 84% and</w:t>
        </w:r>
      </w:ins>
      <w:ins w:id="6064" w:author="Zach Zukowski (R2 revision)" w:date="2026-05-17T00:00:00Z">
        <w:r>
          <w:t xml:space="preserve"> </w:t>
        </w:r>
      </w:ins>
      <w:ins w:id="6065" w:author="Zach Zukowski (R2 revision)" w:date="2026-05-17T00:00:00Z">
        <w:r>
          <w:t xml:space="preserve">contributing to a 3 to 4% net annual deflation rate (Zukowski, 2026a;</w:t>
        </w:r>
      </w:ins>
      <w:ins w:id="6066" w:author="Zach Zukowski (R2 revision)" w:date="2026-05-17T00:00:00Z">
        <w:r>
          <w:t xml:space="preserve"> </w:t>
        </w:r>
      </w:ins>
      <w:ins w:id="6067" w:author="Zach Zukowski (R2 revision)" w:date="2026-05-17T00:00:00Z">
        <w:r>
          <w:t xml:space="preserve">Blockworks, 2026). The trajectory is consistent with Hypothesis 3 (the</w:t>
        </w:r>
      </w:ins>
      <w:ins w:id="6068" w:author="Zach Zukowski (R2 revision)" w:date="2026-05-17T00:00:00Z">
        <w:r>
          <w:t xml:space="preserve"> </w:t>
        </w:r>
      </w:ins>
      <w:ins w:id="6069" w:author="Zach Zukowski (R2 revision)" w:date="2026-05-17T00:00:00Z">
        <w:r>
          <w:t xml:space="preserve">sink was deployed and observable before the emission reduction,</w:t>
        </w:r>
      </w:ins>
      <w:ins w:id="6070" w:author="Zach Zukowski (R2 revision)" w:date="2026-05-17T00:00:00Z">
        <w:r>
          <w:t xml:space="preserve"> </w:t>
        </w:r>
      </w:ins>
      <w:ins w:id="6071" w:author="Zach Zukowski (R2 revision)" w:date="2026-05-17T00:00:00Z">
        <w:r>
          <w:t xml:space="preserve">producing a sustained surplus at the subnetwork level) and with</w:t>
        </w:r>
      </w:ins>
      <w:ins w:id="6072" w:author="Zach Zukowski (R2 revision)" w:date="2026-05-17T00:00:00Z">
        <w:r>
          <w:t xml:space="preserve"> </w:t>
        </w:r>
      </w:ins>
      <w:ins w:id="6073" w:author="Zach Zukowski (R2 revision)" w:date="2026-05-17T00:00:00Z">
        <w:r>
          <w:t xml:space="preserve">Hypothesis 4 (the shift from coverage-based to service-based rewards</w:t>
        </w:r>
      </w:ins>
      <w:ins w:id="6074" w:author="Zach Zukowski (R2 revision)" w:date="2026-05-17T00:00:00Z">
        <w:r>
          <w:t xml:space="preserve"> </w:t>
        </w:r>
      </w:ins>
      <w:ins w:id="6075" w:author="Zach Zukowski (R2 revision)" w:date="2026-05-17T00:00:00Z">
        <w:r>
          <w:t xml:space="preserve">coincided with revenue rising from $6,500 monthly across 975,000 IoT</w:t>
        </w:r>
      </w:ins>
      <w:ins w:id="6076" w:author="Zach Zukowski (R2 revision)" w:date="2026-05-17T00:00:00Z">
        <w:r>
          <w:t xml:space="preserve"> </w:t>
        </w:r>
      </w:ins>
      <w:ins w:id="6077" w:author="Zach Zukowski (R2 revision)" w:date="2026-05-17T00:00:00Z">
        <w:r>
          <w:t xml:space="preserve">hotspots to $18.3 million annualized by Q3 2025; Bane &amp; Gala, 2026).</w:t>
        </w:r>
      </w:ins>
      <w:ins w:id="6078" w:author="Zach Zukowski (R2 revision)" w:date="2026-05-17T00:00:00Z">
        <w:r>
          <w:t xml:space="preserve"> </w:t>
        </w:r>
      </w:ins>
      <w:ins w:id="6079" w:author="Zach Zukowski (R2 revision)" w:date="2026-05-17T00:00:00Z">
        <w:r>
          <w:t xml:space="preserve">Neither hypothesis is confirmed by a single case, but the directional</w:t>
        </w:r>
      </w:ins>
      <w:ins w:id="6080" w:author="Zach Zukowski (R2 revision)" w:date="2026-05-17T00:00:00Z">
        <w:r>
          <w:t xml:space="preserve"> </w:t>
        </w:r>
      </w:ins>
      <w:ins w:id="6081" w:author="Zach Zukowski (R2 revision)" w:date="2026-05-17T00:00:00Z">
        <w:r>
          <w:t xml:space="preserve">evidence is the strongest available in the DePIN sector.</w:t>
        </w:r>
      </w:ins>
    </w:p>
    <w:p>
      <w:pPr>
        <w:pStyle w:val="BodyText"/>
      </w:pPr>
      <w:ins w:id="6082" w:author="Zach Zukowski (R2 revision)" w:date="2026-05-17T00:00:00Z">
        <w:r>
          <w:t xml:space="preserve">Resource Dependence Theory (Pfeffer &amp; Salancik, 1978) predicts that</w:t>
        </w:r>
      </w:ins>
      <w:ins w:id="6083" w:author="Zach Zukowski (R2 revision)" w:date="2026-05-17T00:00:00Z">
        <w:r>
          <w:t xml:space="preserve"> </w:t>
        </w:r>
      </w:ins>
      <w:ins w:id="6084" w:author="Zach Zukowski (R2 revision)" w:date="2026-05-17T00:00:00Z">
        <w:r>
          <w:t xml:space="preserve">demand concentration transfers strategic leverage to concentrated buyers</w:t>
        </w:r>
      </w:ins>
      <w:ins w:id="6085" w:author="Zach Zukowski (R2 revision)" w:date="2026-05-17T00:00:00Z">
        <w:r>
          <w:t xml:space="preserve"> </w:t>
        </w:r>
      </w:ins>
      <w:ins w:id="6086" w:author="Zach Zukowski (R2 revision)" w:date="2026-05-17T00:00:00Z">
        <w:r>
          <w:t xml:space="preserve">independent of governance token distribution, creating a vulnerability</w:t>
        </w:r>
      </w:ins>
      <w:ins w:id="6087" w:author="Zach Zukowski (R2 revision)" w:date="2026-05-17T00:00:00Z">
        <w:r>
          <w:t xml:space="preserve"> </w:t>
        </w:r>
      </w:ins>
      <w:ins w:id="6088" w:author="Zach Zukowski (R2 revision)" w:date="2026-05-17T00:00:00Z">
        <w:r>
          <w:t xml:space="preserve">that governance reforms alone cannot address; the companion study</w:t>
        </w:r>
      </w:ins>
      <w:ins w:id="6089" w:author="Zach Zukowski (R2 revision)" w:date="2026-05-17T00:00:00Z">
        <w:r>
          <w:t xml:space="preserve"> </w:t>
        </w:r>
      </w:ins>
      <w:ins w:id="6090" w:author="Zach Zukowski (R2 revision)" w:date="2026-05-17T00:00:00Z">
        <w:r>
          <w:t xml:space="preserve">(Zukowski, 2026a) documents this separation empirically across four</w:t>
        </w:r>
      </w:ins>
      <w:ins w:id="6091" w:author="Zach Zukowski (R2 revision)" w:date="2026-05-17T00:00:00Z">
        <w:r>
          <w:t xml:space="preserve"> </w:t>
        </w:r>
      </w:ins>
      <w:ins w:id="6092" w:author="Zach Zukowski (R2 revision)" w:date="2026-05-17T00:00:00Z">
        <w:r>
          <w:t xml:space="preserve">DePIN protocols.</w:t>
        </w:r>
      </w:ins>
    </w:p>
    <w:p>
      <w:pPr>
        <w:pStyle w:val="BodyText"/>
      </w:pPr>
      <w:ins w:id="6093" w:author="Zach Zukowski (R2 revision)" w:date="2026-05-17T00:00:00Z">
        <w:r>
          <w:t xml:space="preserve">The governance concentration documented here also has an industrial</w:t>
        </w:r>
      </w:ins>
      <w:ins w:id="6094" w:author="Zach Zukowski (R2 revision)" w:date="2026-05-17T00:00:00Z">
        <w:r>
          <w:t xml:space="preserve"> </w:t>
        </w:r>
      </w:ins>
      <w:ins w:id="6095" w:author="Zach Zukowski (R2 revision)" w:date="2026-05-17T00:00:00Z">
        <w:r>
          <w:t xml:space="preserve">organization interpretation: concentrated token holders who control</w:t>
        </w:r>
      </w:ins>
      <w:ins w:id="6096" w:author="Zach Zukowski (R2 revision)" w:date="2026-05-17T00:00:00Z">
        <w:r>
          <w:t xml:space="preserve"> </w:t>
        </w:r>
      </w:ins>
      <w:ins w:id="6097" w:author="Zach Zukowski (R2 revision)" w:date="2026-05-17T00:00:00Z">
        <w:r>
          <w:t xml:space="preserve">emission and reward parameters function as oligopsonist buyers of</w:t>
        </w:r>
      </w:ins>
      <w:ins w:id="6098" w:author="Zach Zukowski (R2 revision)" w:date="2026-05-17T00:00:00Z">
        <w:r>
          <w:t xml:space="preserve"> </w:t>
        </w:r>
      </w:ins>
      <w:ins w:id="6099" w:author="Zach Zukowski (R2 revision)" w:date="2026-05-17T00:00:00Z">
        <w:r>
          <w:t xml:space="preserve">operator services (Williamson, 1999). When governance power exceeds the</w:t>
        </w:r>
      </w:ins>
      <w:ins w:id="6100" w:author="Zach Zukowski (R2 revision)" w:date="2026-05-17T00:00:00Z">
        <w:r>
          <w:t xml:space="preserve"> </w:t>
        </w:r>
      </w:ins>
      <w:ins w:id="6101" w:author="Zach Zukowski (R2 revision)" w:date="2026-05-17T00:00:00Z">
        <w:r>
          <w:t xml:space="preserve">efficient bilateral-bargaining threshold, the resulting monopsonistic</w:t>
        </w:r>
      </w:ins>
      <w:ins w:id="6102" w:author="Zach Zukowski (R2 revision)" w:date="2026-05-17T00:00:00Z">
        <w:r>
          <w:t xml:space="preserve"> </w:t>
        </w:r>
      </w:ins>
      <w:ins w:id="6103" w:author="Zach Zukowski (R2 revision)" w:date="2026-05-17T00:00:00Z">
        <w:r>
          <w:t xml:space="preserve">markdown on operator compensation produces allocative inefficiency;</w:t>
        </w:r>
      </w:ins>
      <w:ins w:id="6104" w:author="Zach Zukowski (R2 revision)" w:date="2026-05-17T00:00:00Z">
        <w:r>
          <w:t xml:space="preserve"> </w:t>
        </w:r>
      </w:ins>
      <w:ins w:id="6105" w:author="Zach Zukowski (R2 revision)" w:date="2026-05-17T00:00:00Z">
        <w:r>
          <w:t xml:space="preserve">operators exit, degrading network output. The Compound Proposal 289</w:t>
        </w:r>
      </w:ins>
      <w:ins w:id="6106" w:author="Zach Zukowski (R2 revision)" w:date="2026-05-17T00:00:00Z">
        <w:r>
          <w:t xml:space="preserve"> </w:t>
        </w:r>
      </w:ins>
      <w:ins w:id="6107" w:author="Zach Zukowski (R2 revision)" w:date="2026-05-17T00:00:00Z">
        <w:r>
          <w:t xml:space="preserve">incident (July 2024) illustrates a complementary failure mode in which</w:t>
        </w:r>
      </w:ins>
      <w:ins w:id="6108" w:author="Zach Zukowski (R2 revision)" w:date="2026-05-17T00:00:00Z">
        <w:r>
          <w:t xml:space="preserve"> </w:t>
        </w:r>
      </w:ins>
      <w:ins w:id="6109" w:author="Zach Zukowski (R2 revision)" w:date="2026-05-17T00:00:00Z">
        <w:r>
          <w:t xml:space="preserve">strategic vote timing enabled minority capture of treasury funds,</w:t>
        </w:r>
      </w:ins>
      <w:ins w:id="6110" w:author="Zach Zukowski (R2 revision)" w:date="2026-05-17T00:00:00Z">
        <w:r>
          <w:t xml:space="preserve"> </w:t>
        </w:r>
      </w:ins>
      <w:ins w:id="6111" w:author="Zach Zukowski (R2 revision)" w:date="2026-05-17T00:00:00Z">
        <w:r>
          <w:t xml:space="preserve">underscoring that formal contestability mechanisms (Hypothesis 2) must</w:t>
        </w:r>
      </w:ins>
      <w:ins w:id="6112" w:author="Zach Zukowski (R2 revision)" w:date="2026-05-17T00:00:00Z">
        <w:r>
          <w:t xml:space="preserve"> </w:t>
        </w:r>
      </w:ins>
      <w:ins w:id="6113" w:author="Zach Zukowski (R2 revision)" w:date="2026-05-17T00:00:00Z">
        <w:r>
          <w:t xml:space="preserve">include temporal safeguards.</w:t>
        </w:r>
      </w:ins>
    </w:p>
    <w:p>
      <w:pPr>
        <w:pStyle w:val="BodyText"/>
      </w:pPr>
      <w:ins w:id="6114" w:author="Zach Zukowski (R2 revision)" w:date="2026-05-17T00:00:00Z">
        <w:r>
          <w:t xml:space="preserve">The empirical gap that Alshater (2026) identifies as the most pressing</w:t>
        </w:r>
      </w:ins>
      <w:ins w:id="6115" w:author="Zach Zukowski (R2 revision)" w:date="2026-05-17T00:00:00Z">
        <w:r>
          <w:t xml:space="preserve"> </w:t>
        </w:r>
      </w:ins>
      <w:ins w:id="6116" w:author="Zach Zukowski (R2 revision)" w:date="2026-05-17T00:00:00Z">
        <w:r>
          <w:t xml:space="preserve">in current DePIN tokenomics research is the absence of rigorous</w:t>
        </w:r>
      </w:ins>
      <w:ins w:id="6117" w:author="Zach Zukowski (R2 revision)" w:date="2026-05-17T00:00:00Z">
        <w:r>
          <w:t xml:space="preserve"> </w:t>
        </w:r>
      </w:ins>
      <w:ins w:id="6118" w:author="Zach Zukowski (R2 revision)" w:date="2026-05-17T00:00:00Z">
        <w:r>
          <w:t xml:space="preserve">quantitative evaluation of competing economic models. Alshater calls for</w:t>
        </w:r>
      </w:ins>
      <w:ins w:id="6119" w:author="Zach Zukowski (R2 revision)" w:date="2026-05-17T00:00:00Z">
        <w:r>
          <w:t xml:space="preserve"> </w:t>
        </w:r>
      </w:ins>
      <w:ins w:id="6120" w:author="Zach Zukowski (R2 revision)" w:date="2026-05-17T00:00:00Z">
        <w:r>
          <w:t xml:space="preserve">event-study analyses of governance interventions such as Helium’s</w:t>
        </w:r>
      </w:ins>
      <w:ins w:id="6121" w:author="Zach Zukowski (R2 revision)" w:date="2026-05-17T00:00:00Z">
        <w:r>
          <w:t xml:space="preserve"> </w:t>
        </w:r>
      </w:ins>
      <w:ins w:id="6122" w:author="Zach Zukowski (R2 revision)" w:date="2026-05-17T00:00:00Z">
        <w:r>
          <w:t xml:space="preserve">HIP-138 and Hivemapper’s MIP-19, comparative sectoral analysis of why</w:t>
        </w:r>
      </w:ins>
      <w:ins w:id="6123" w:author="Zach Zukowski (R2 revision)" w:date="2026-05-17T00:00:00Z">
        <w:r>
          <w:t xml:space="preserve"> </w:t>
        </w:r>
      </w:ins>
      <w:ins w:id="6124" w:author="Zach Zukowski (R2 revision)" w:date="2026-05-17T00:00:00Z">
        <w:r>
          <w:t xml:space="preserve">specific tokenomic models prevail in particular DePIN sectors, and</w:t>
        </w:r>
      </w:ins>
      <w:ins w:id="6125" w:author="Zach Zukowski (R2 revision)" w:date="2026-05-17T00:00:00Z">
        <w:r>
          <w:t xml:space="preserve"> </w:t>
        </w:r>
      </w:ins>
      <w:ins w:id="6126" w:author="Zach Zukowski (R2 revision)" w:date="2026-05-17T00:00:00Z">
        <w:r>
          <w:t xml:space="preserve">empirical examination of how DAO characteristics affect network</w:t>
        </w:r>
      </w:ins>
      <w:ins w:id="6127" w:author="Zach Zukowski (R2 revision)" w:date="2026-05-17T00:00:00Z">
        <w:r>
          <w:t xml:space="preserve"> </w:t>
        </w:r>
      </w:ins>
      <w:ins w:id="6128" w:author="Zach Zukowski (R2 revision)" w:date="2026-05-17T00:00:00Z">
        <w:r>
          <w:t xml:space="preserve">performance. The cross-sectional results reported here address the third</w:t>
        </w:r>
      </w:ins>
      <w:ins w:id="6129" w:author="Zach Zukowski (R2 revision)" w:date="2026-05-17T00:00:00Z">
        <w:r>
          <w:t xml:space="preserve"> </w:t>
        </w:r>
      </w:ins>
      <w:ins w:id="6130" w:author="Zach Zukowski (R2 revision)" w:date="2026-05-17T00:00:00Z">
        <w:r>
          <w:t xml:space="preserve">of these gaps along two complementary dimensions. First, the</w:t>
        </w:r>
      </w:ins>
      <w:ins w:id="6131" w:author="Zach Zukowski (R2 revision)" w:date="2026-05-17T00:00:00Z">
        <w:r>
          <w:t xml:space="preserve"> </w:t>
        </w:r>
      </w:ins>
      <w:ins w:id="6132" w:author="Zach Zukowski (R2 revision)" w:date="2026-05-17T00:00:00Z">
        <w:r>
          <w:t xml:space="preserve">insider-retention finding (Spearman rho = 0.48, p = 0.003, N = 37,</w:t>
        </w:r>
      </w:ins>
      <w:ins w:id="6133" w:author="Zach Zukowski (R2 revision)" w:date="2026-05-17T00:00:00Z">
        <w:r>
          <w:t xml:space="preserve"> </w:t>
        </w:r>
      </w:ins>
      <w:ins w:id="6134" w:author="Zach Zukowski (R2 revision)" w:date="2026-05-17T00:00:00Z">
        <w:r>
          <w:t xml:space="preserve">leave-one-out significant in 37 of 37 iterations) provides evidence</w:t>
        </w:r>
      </w:ins>
      <w:ins w:id="6135" w:author="Zach Zukowski (R2 revision)" w:date="2026-05-17T00:00:00Z">
        <w:r>
          <w:t xml:space="preserve"> </w:t>
        </w:r>
      </w:ins>
      <w:ins w:id="6136" w:author="Zach Zukowski (R2 revision)" w:date="2026-05-17T00:00:00Z">
        <w:r>
          <w:t xml:space="preserve">consistent with the proposition that token distribution characteristics</w:t>
        </w:r>
      </w:ins>
      <w:ins w:id="6137" w:author="Zach Zukowski (R2 revision)" w:date="2026-05-17T00:00:00Z">
        <w:r>
          <w:t xml:space="preserve"> </w:t>
        </w:r>
      </w:ins>
      <w:ins w:id="6138" w:author="Zach Zukowski (R2 revision)" w:date="2026-05-17T00:00:00Z">
        <w:r>
          <w:t xml:space="preserve">in current holder positions are robustly associated with governance</w:t>
        </w:r>
      </w:ins>
      <w:ins w:id="6139" w:author="Zach Zukowski (R2 revision)" w:date="2026-05-17T00:00:00Z">
        <w:r>
          <w:t xml:space="preserve"> </w:t>
        </w:r>
      </w:ins>
      <w:ins w:id="6140" w:author="Zach Zukowski (R2 revision)" w:date="2026-05-17T00:00:00Z">
        <w:r>
          <w:t xml:space="preserve">concentration measured by HHI, while the allocation-design null (Pearson</w:t>
        </w:r>
      </w:ins>
      <w:ins w:id="6141" w:author="Zach Zukowski (R2 revision)" w:date="2026-05-17T00:00:00Z">
        <w:r>
          <w:t xml:space="preserve"> </w:t>
        </w:r>
      </w:ins>
      <w:ins w:id="6142" w:author="Zach Zukowski (R2 revision)" w:date="2026-05-17T00:00:00Z">
        <w:r>
          <w:t xml:space="preserve">r = 0.18, p = 0.28, N = 37) constrains the alternative hypothesis that</w:t>
        </w:r>
      </w:ins>
      <w:ins w:id="6143" w:author="Zach Zukowski (R2 revision)" w:date="2026-05-17T00:00:00Z">
        <w:r>
          <w:t xml:space="preserve"> </w:t>
        </w:r>
      </w:ins>
      <w:ins w:id="6144" w:author="Zach Zukowski (R2 revision)" w:date="2026-05-17T00:00:00Z">
        <w:r>
          <w:t xml:space="preserve">initial distribution choices predict downstream concentration. Second,</w:t>
        </w:r>
      </w:ins>
      <w:ins w:id="6145" w:author="Zach Zukowski (R2 revision)" w:date="2026-05-17T00:00:00Z">
        <w:r>
          <w:t xml:space="preserve"> </w:t>
        </w:r>
      </w:ins>
      <w:ins w:id="6146" w:author="Zach Zukowski (R2 revision)" w:date="2026-05-17T00:00:00Z">
        <w:r>
          <w:t xml:space="preserve">the delegation-adjusted analysis reported in Section 3.5 extends Fritsch</w:t>
        </w:r>
      </w:ins>
      <w:ins w:id="6147" w:author="Zach Zukowski (R2 revision)" w:date="2026-05-17T00:00:00Z">
        <w:r>
          <w:t xml:space="preserve"> </w:t>
        </w:r>
      </w:ins>
      <w:ins w:id="6148" w:author="Zach Zukowski (R2 revision)" w:date="2026-05-17T00:00:00Z">
        <w:r>
          <w:t xml:space="preserve">et al. (2024) to a cross-section of eight protocols spanning DeFi,</w:t>
        </w:r>
      </w:ins>
      <w:ins w:id="6149" w:author="Zach Zukowski (R2 revision)" w:date="2026-05-17T00:00:00Z">
        <w:r>
          <w:t xml:space="preserve"> </w:t>
        </w:r>
      </w:ins>
      <w:ins w:id="6150" w:author="Zach Zukowski (R2 revision)" w:date="2026-05-17T00:00:00Z">
        <w:r>
          <w:t xml:space="preserve">DePIN, and infrastructure categories. The analysis documents</w:t>
        </w:r>
      </w:ins>
      <w:ins w:id="6151" w:author="Zach Zukowski (R2 revision)" w:date="2026-05-17T00:00:00Z">
        <w:r>
          <w:t xml:space="preserve"> </w:t>
        </w:r>
      </w:ins>
      <w:ins w:id="6152" w:author="Zach Zukowski (R2 revision)" w:date="2026-05-17T00:00:00Z">
        <w:r>
          <w:t xml:space="preserve">amplification factors ranging from 1.9 times (Compound) to 6.8 times</w:t>
        </w:r>
      </w:ins>
      <w:ins w:id="6153" w:author="Zach Zukowski (R2 revision)" w:date="2026-05-17T00:00:00Z">
        <w:r>
          <w:t xml:space="preserve"> </w:t>
        </w:r>
      </w:ins>
      <w:ins w:id="6154" w:author="Zach Zukowski (R2 revision)" w:date="2026-05-17T00:00:00Z">
        <w:r>
          <w:t xml:space="preserve">(Lido) across the sample, with every protocol amplifying voting</w:t>
        </w:r>
      </w:ins>
      <w:ins w:id="6155" w:author="Zach Zukowski (R2 revision)" w:date="2026-05-17T00:00:00Z">
        <w:r>
          <w:t xml:space="preserve"> </w:t>
        </w:r>
      </w:ins>
      <w:ins w:id="6156" w:author="Zach Zukowski (R2 revision)" w:date="2026-05-17T00:00:00Z">
        <w:r>
          <w:t xml:space="preserve">concentration above holding concentration. Within the infrastructure</w:t>
        </w:r>
      </w:ins>
      <w:ins w:id="6157" w:author="Zach Zukowski (R2 revision)" w:date="2026-05-17T00:00:00Z">
        <w:r>
          <w:t xml:space="preserve"> </w:t>
        </w:r>
      </w:ins>
      <w:ins w:id="6158" w:author="Zach Zukowski (R2 revision)" w:date="2026-05-17T00:00:00Z">
        <w:r>
          <w:t xml:space="preserve">subsample, Optimism (3.7 times) and Arbitrum (4.3 times) bracket a</w:t>
        </w:r>
      </w:ins>
      <w:ins w:id="6159" w:author="Zach Zukowski (R2 revision)" w:date="2026-05-17T00:00:00Z">
        <w:r>
          <w:t xml:space="preserve"> </w:t>
        </w:r>
      </w:ins>
      <w:ins w:id="6160" w:author="Zach Zukowski (R2 revision)" w:date="2026-05-17T00:00:00Z">
        <w:r>
          <w:t xml:space="preserve">narrow magnitude band. This near-uniform direction with magnitude</w:t>
        </w:r>
      </w:ins>
      <w:ins w:id="6161" w:author="Zach Zukowski (R2 revision)" w:date="2026-05-17T00:00:00Z">
        <w:r>
          <w:t xml:space="preserve"> </w:t>
        </w:r>
      </w:ins>
      <w:ins w:id="6162" w:author="Zach Zukowski (R2 revision)" w:date="2026-05-17T00:00:00Z">
        <w:r>
          <w:t xml:space="preserve">variation by institutional design is consistent with</w:t>
        </w:r>
      </w:ins>
      <w:ins w:id="6163" w:author="Zach Zukowski (R2 revision)" w:date="2026-05-17T00:00:00Z">
        <w:r>
          <w:t xml:space="preserve"> </w:t>
        </w:r>
      </w:ins>
      <w:ins w:id="6164" w:author="Zach Zukowski (R2 revision)" w:date="2026-05-17T00:00:00Z">
        <w:r>
          <w:t xml:space="preserve">the broader claim of this paper that institutional design at the</w:t>
        </w:r>
      </w:ins>
      <w:ins w:id="6165" w:author="Zach Zukowski (R2 revision)" w:date="2026-05-17T00:00:00Z">
        <w:r>
          <w:t xml:space="preserve"> </w:t>
        </w:r>
      </w:ins>
      <w:ins w:id="6166" w:author="Zach Zukowski (R2 revision)" w:date="2026-05-17T00:00:00Z">
        <w:r>
          <w:t xml:space="preserve">operator and router level shapes governance outcomes more than the</w:t>
        </w:r>
      </w:ins>
      <w:ins w:id="6167" w:author="Zach Zukowski (R2 revision)" w:date="2026-05-17T00:00:00Z">
        <w:r>
          <w:t xml:space="preserve"> </w:t>
        </w:r>
      </w:ins>
      <w:ins w:id="6168" w:author="Zach Zukowski (R2 revision)" w:date="2026-05-17T00:00:00Z">
        <w:r>
          <w:t xml:space="preserve">token’s surface properties or sector classification. Event-study</w:t>
        </w:r>
      </w:ins>
      <w:ins w:id="6169" w:author="Zach Zukowski (R2 revision)" w:date="2026-05-17T00:00:00Z">
        <w:r>
          <w:t xml:space="preserve"> </w:t>
        </w:r>
      </w:ins>
      <w:ins w:id="6170" w:author="Zach Zukowski (R2 revision)" w:date="2026-05-17T00:00:00Z">
        <w:r>
          <w:t xml:space="preserve">evidence on the governance interventions Alshater highlights is the</w:t>
        </w:r>
      </w:ins>
      <w:ins w:id="6171" w:author="Zach Zukowski (R2 revision)" w:date="2026-05-17T00:00:00Z">
        <w:r>
          <w:t xml:space="preserve"> </w:t>
        </w:r>
      </w:ins>
      <w:ins w:id="6172" w:author="Zach Zukowski (R2 revision)" w:date="2026-05-17T00:00:00Z">
        <w:r>
          <w:t xml:space="preserve">subject of follow-up work using HIP-138 and other interventions as</w:t>
        </w:r>
      </w:ins>
      <w:ins w:id="6173" w:author="Zach Zukowski (R2 revision)" w:date="2026-05-17T00:00:00Z">
        <w:r>
          <w:t xml:space="preserve"> </w:t>
        </w:r>
      </w:ins>
      <w:ins w:id="6174" w:author="Zach Zukowski (R2 revision)" w:date="2026-05-17T00:00:00Z">
        <w:r>
          <w:t xml:space="preserve">natural experiments.</w:t>
        </w:r>
      </w:ins>
    </w:p>
    <w:p>
      <w:pPr>
        <w:pStyle w:val="BodyText"/>
      </w:pPr>
      <w:ins w:id="6175" w:author="Zach Zukowski (R2 revision)" w:date="2026-05-17T00:00:00Z">
        <w:r>
          <w:t xml:space="preserve">Evidence gaps and research frontiers. Three directions lie beyond</w:t>
        </w:r>
      </w:ins>
      <w:ins w:id="6176" w:author="Zach Zukowski (R2 revision)" w:date="2026-05-17T00:00:00Z">
        <w:r>
          <w:t xml:space="preserve"> </w:t>
        </w:r>
      </w:ins>
      <w:ins w:id="6177" w:author="Zach Zukowski (R2 revision)" w:date="2026-05-17T00:00:00Z">
        <w:r>
          <w:t xml:space="preserve">governance token data. First, capability-oriented evaluation (following</w:t>
        </w:r>
      </w:ins>
      <w:ins w:id="6178" w:author="Zach Zukowski (R2 revision)" w:date="2026-05-17T00:00:00Z">
        <w:r>
          <w:t xml:space="preserve"> </w:t>
        </w:r>
      </w:ins>
      <w:ins w:id="6179" w:author="Zach Zukowski (R2 revision)" w:date="2026-05-17T00:00:00Z">
        <w:r>
          <w:t xml:space="preserve">Sen and Nussbaum) requires participant-level data on income, skill</w:t>
        </w:r>
      </w:ins>
      <w:ins w:id="6180" w:author="Zach Zukowski (R2 revision)" w:date="2026-05-17T00:00:00Z">
        <w:r>
          <w:t xml:space="preserve"> </w:t>
        </w:r>
      </w:ins>
      <w:ins w:id="6181" w:author="Zach Zukowski (R2 revision)" w:date="2026-05-17T00:00:00Z">
        <w:r>
          <w:t xml:space="preserve">development, and infrastructure access that no protocol instruments at</w:t>
        </w:r>
      </w:ins>
      <w:ins w:id="6182" w:author="Zach Zukowski (R2 revision)" w:date="2026-05-17T00:00:00Z">
        <w:r>
          <w:t xml:space="preserve"> </w:t>
        </w:r>
      </w:ins>
      <w:ins w:id="6183" w:author="Zach Zukowski (R2 revision)" w:date="2026-05-17T00:00:00Z">
        <w:r>
          <w:t xml:space="preserve">scale; a companion 13-protocol DePIN vertical study documents this gap</w:t>
        </w:r>
      </w:ins>
      <w:ins w:id="6184" w:author="Zach Zukowski (R2 revision)" w:date="2026-05-17T00:00:00Z">
        <w:r>
          <w:t xml:space="preserve"> </w:t>
        </w:r>
      </w:ins>
      <w:ins w:id="6185" w:author="Zach Zukowski (R2 revision)" w:date="2026-05-17T00:00:00Z">
        <w:r>
          <w:t xml:space="preserve">(Zukowski, 2026a). Second, contextual integrity (following Floridi and</w:t>
        </w:r>
      </w:ins>
      <w:ins w:id="6186" w:author="Zach Zukowski (R2 revision)" w:date="2026-05-17T00:00:00Z">
        <w:r>
          <w:t xml:space="preserve"> </w:t>
        </w:r>
      </w:ins>
      <w:ins w:id="6187" w:author="Zach Zukowski (R2 revision)" w:date="2026-05-17T00:00:00Z">
        <w:r>
          <w:t xml:space="preserve">Nissenbaum) requires trust and data governance metrics; concentrated</w:t>
        </w:r>
      </w:ins>
      <w:ins w:id="6188" w:author="Zach Zukowski (R2 revision)" w:date="2026-05-17T00:00:00Z">
        <w:r>
          <w:t xml:space="preserve"> </w:t>
        </w:r>
      </w:ins>
      <w:ins w:id="6189" w:author="Zach Zukowski (R2 revision)" w:date="2026-05-17T00:00:00Z">
        <w:r>
          <w:t xml:space="preserve">governance means decisions about data use and privacy norms are made by</w:t>
        </w:r>
      </w:ins>
      <w:ins w:id="6190" w:author="Zach Zukowski (R2 revision)" w:date="2026-05-17T00:00:00Z">
        <w:r>
          <w:t xml:space="preserve"> </w:t>
        </w:r>
      </w:ins>
      <w:ins w:id="6191" w:author="Zach Zukowski (R2 revision)" w:date="2026-05-17T00:00:00Z">
        <w:r>
          <w:t xml:space="preserve">a small group rather than the community whose data is at stake,</w:t>
        </w:r>
      </w:ins>
      <w:ins w:id="6192" w:author="Zach Zukowski (R2 revision)" w:date="2026-05-17T00:00:00Z">
        <w:r>
          <w:t xml:space="preserve"> </w:t>
        </w:r>
      </w:ins>
      <w:ins w:id="6193" w:author="Zach Zukowski (R2 revision)" w:date="2026-05-17T00:00:00Z">
        <w:r>
          <w:t xml:space="preserve">particularly for protocols collecting location data (Helium), vehicle</w:t>
        </w:r>
      </w:ins>
      <w:ins w:id="6194" w:author="Zach Zukowski (R2 revision)" w:date="2026-05-17T00:00:00Z">
        <w:r>
          <w:t xml:space="preserve"> </w:t>
        </w:r>
      </w:ins>
      <w:ins w:id="6195" w:author="Zach Zukowski (R2 revision)" w:date="2026-05-17T00:00:00Z">
        <w:r>
          <w:t xml:space="preserve">telemetry (DIMO), or health data (CUDIS). Third, cosmopolitan inclusion</w:t>
        </w:r>
      </w:ins>
      <w:ins w:id="6196" w:author="Zach Zukowski (R2 revision)" w:date="2026-05-17T00:00:00Z">
        <w:r>
          <w:t xml:space="preserve"> </w:t>
        </w:r>
      </w:ins>
      <w:ins w:id="6197" w:author="Zach Zukowski (R2 revision)" w:date="2026-05-17T00:00:00Z">
        <w:r>
          <w:t xml:space="preserve">(following Appiah) identifies a tension the data indicate descriptively:</w:t>
        </w:r>
      </w:ins>
      <w:ins w:id="6198" w:author="Zach Zukowski (R2 revision)" w:date="2026-05-17T00:00:00Z">
        <w:r>
          <w:t xml:space="preserve"> </w:t>
        </w:r>
      </w:ins>
      <w:ins w:id="6199" w:author="Zach Zukowski (R2 revision)" w:date="2026-05-17T00:00:00Z">
        <w:r>
          <w:t xml:space="preserve">most DePIN protocols have global operator bases but concentrated</w:t>
        </w:r>
      </w:ins>
      <w:ins w:id="6200" w:author="Zach Zukowski (R2 revision)" w:date="2026-05-17T00:00:00Z">
        <w:r>
          <w:t xml:space="preserve"> </w:t>
        </w:r>
      </w:ins>
      <w:ins w:id="6201" w:author="Zach Zukowski (R2 revision)" w:date="2026-05-17T00:00:00Z">
        <w:r>
          <w:t xml:space="preserve">governance, meaning geographic inclusion coexists with governance</w:t>
        </w:r>
      </w:ins>
      <w:ins w:id="6202" w:author="Zach Zukowski (R2 revision)" w:date="2026-05-17T00:00:00Z">
        <w:r>
          <w:t xml:space="preserve"> </w:t>
        </w:r>
      </w:ins>
      <w:ins w:id="6203" w:author="Zach Zukowski (R2 revision)" w:date="2026-05-17T00:00:00Z">
        <w:r>
          <w:t xml:space="preserve">exclusion.</w:t>
        </w:r>
      </w:ins>
    </w:p>
    <w:bookmarkEnd w:id="109"/>
    <w:bookmarkStart w:id="110" w:name="governance-design-implications"/>
    <w:p>
      <w:pPr>
        <w:pStyle w:val="Heading2"/>
      </w:pPr>
      <w:ins w:id="6204" w:author="Zach Zukowski (R2 revision)" w:date="2026-05-17T00:00:00Z">
        <w:r>
          <w:t xml:space="preserve">4.2 Governance Design Implications</w:t>
        </w:r>
      </w:ins>
    </w:p>
    <w:p>
      <w:pPr>
        <w:pStyle w:val="FirstParagraph"/>
      </w:pPr>
      <w:ins w:id="6205" w:author="Zach Zukowski (R2 revision)" w:date="2026-05-17T00:00:00Z">
        <w:r>
          <w:t xml:space="preserve">Governance concentration emerges from what happens after tokens are</w:t>
        </w:r>
      </w:ins>
      <w:ins w:id="6206" w:author="Zach Zukowski (R2 revision)" w:date="2026-05-17T00:00:00Z">
        <w:r>
          <w:t xml:space="preserve"> </w:t>
        </w:r>
      </w:ins>
      <w:ins w:id="6207" w:author="Zach Zukowski (R2 revision)" w:date="2026-05-17T00:00:00Z">
        <w:r>
          <w:t xml:space="preserve">distributed, not from how they are allocated at launch. The practical</w:t>
        </w:r>
      </w:ins>
      <w:ins w:id="6208" w:author="Zach Zukowski (R2 revision)" w:date="2026-05-17T00:00:00Z">
        <w:r>
          <w:t xml:space="preserve"> </w:t>
        </w:r>
      </w:ins>
      <w:ins w:id="6209" w:author="Zach Zukowski (R2 revision)" w:date="2026-05-17T00:00:00Z">
        <w:r>
          <w:t xml:space="preserve">implication: evaluating how concentrated a protocol's governance</w:t>
        </w:r>
      </w:ins>
      <w:ins w:id="6210" w:author="Zach Zukowski (R2 revision)" w:date="2026-05-17T00:00:00Z">
        <w:r>
          <w:t xml:space="preserve"> </w:t>
        </w:r>
      </w:ins>
      <w:ins w:id="6211" w:author="Zach Zukowski (R2 revision)" w:date="2026-05-17T00:00:00Z">
        <w:r>
          <w:t xml:space="preserve">actually is means tracking whether insiders retain top-holder positions</w:t>
        </w:r>
      </w:ins>
      <w:ins w:id="6212" w:author="Zach Zukowski (R2 revision)" w:date="2026-05-17T00:00:00Z">
        <w:r>
          <w:t xml:space="preserve"> </w:t>
        </w:r>
      </w:ins>
      <w:ins w:id="6213" w:author="Zach Zukowski (R2 revision)" w:date="2026-05-17T00:00:00Z">
        <w:r>
          <w:t xml:space="preserve">and how delegation reshapes voting power over time, rather than</w:t>
        </w:r>
      </w:ins>
      <w:ins w:id="6214" w:author="Zach Zukowski (R2 revision)" w:date="2026-05-17T00:00:00Z">
        <w:r>
          <w:t xml:space="preserve"> </w:t>
        </w:r>
      </w:ins>
      <w:ins w:id="6215" w:author="Zach Zukowski (R2 revision)" w:date="2026-05-17T00:00:00Z">
        <w:r>
          <w:t xml:space="preserve">inspecting whether the initial token allocation favored the community.</w:t>
        </w:r>
      </w:ins>
      <w:ins w:id="6216" w:author="Zach Zukowski (R2 revision)" w:date="2026-05-17T00:00:00Z">
        <w:r>
          <w:t xml:space="preserve"> </w:t>
        </w:r>
      </w:ins>
      <w:ins w:id="6217" w:author="Zach Zukowski (R2 revision)" w:date="2026-05-17T00:00:00Z">
        <w:r>
          <w:t xml:space="preserve">Five design implications follow, grounded in implemented protocols where</w:t>
        </w:r>
      </w:ins>
      <w:ins w:id="6218" w:author="Zach Zukowski (R2 revision)" w:date="2026-05-17T00:00:00Z">
        <w:r>
          <w:t xml:space="preserve"> </w:t>
        </w:r>
      </w:ins>
      <w:ins w:id="6219" w:author="Zach Zukowski (R2 revision)" w:date="2026-05-17T00:00:00Z">
        <w:r>
          <w:t xml:space="preserve">evidence is available.</w:t>
        </w:r>
      </w:ins>
    </w:p>
    <w:p>
      <w:pPr>
        <w:pStyle w:val="BodyText"/>
      </w:pPr>
      <w:ins w:id="6220" w:author="Zach Zukowski (R2 revision)" w:date="2026-05-17T00:00:00Z">
        <w:r>
          <w:t xml:space="preserve">Constitutional Transparency and Deliberation The Kantian publicity</w:t>
        </w:r>
      </w:ins>
      <w:ins w:id="6221" w:author="Zach Zukowski (R2 revision)" w:date="2026-05-17T00:00:00Z">
        <w:r>
          <w:t xml:space="preserve"> </w:t>
        </w:r>
      </w:ins>
      <w:ins w:id="6222" w:author="Zach Zukowski (R2 revision)" w:date="2026-05-17T00:00:00Z">
        <w:r>
          <w:t xml:space="preserve">principle requires that governance rules be understandable by affected</w:t>
        </w:r>
      </w:ins>
      <w:ins w:id="6223" w:author="Zach Zukowski (R2 revision)" w:date="2026-05-17T00:00:00Z">
        <w:r>
          <w:t xml:space="preserve"> </w:t>
        </w:r>
      </w:ins>
      <w:ins w:id="6224" w:author="Zach Zukowski (R2 revision)" w:date="2026-05-17T00:00:00Z">
        <w:r>
          <w:t xml:space="preserve">participants. Table 4 shows that holding concentration alone does not</w:t>
        </w:r>
      </w:ins>
      <w:ins w:id="6225" w:author="Zach Zukowski (R2 revision)" w:date="2026-05-17T00:00:00Z">
        <w:r>
          <w:t xml:space="preserve"> </w:t>
        </w:r>
      </w:ins>
      <w:ins w:id="6226" w:author="Zach Zukowski (R2 revision)" w:date="2026-05-17T00:00:00Z">
        <w:r>
          <w:t xml:space="preserve">determine governance quality: MakerDAO (HHI 0.045) achieves meaningful</w:t>
        </w:r>
      </w:ins>
      <w:ins w:id="6227" w:author="Zach Zukowski (R2 revision)" w:date="2026-05-17T00:00:00Z">
        <w:r>
          <w:t xml:space="preserve"> </w:t>
        </w:r>
      </w:ins>
      <w:ins w:id="6228" w:author="Zach Zukowski (R2 revision)" w:date="2026-05-17T00:00:00Z">
        <w:r>
          <w:t xml:space="preserve">deliberation through delegation while Curve’s veCRV-weighted voting</w:t>
        </w:r>
      </w:ins>
      <w:ins w:id="6229" w:author="Zach Zukowski (R2 revision)" w:date="2026-05-17T00:00:00Z">
        <w:r>
          <w:t xml:space="preserve"> </w:t>
        </w:r>
      </w:ins>
      <w:ins w:id="6230" w:author="Zach Zukowski (R2 revision)" w:date="2026-05-17T00:00:00Z">
        <w:r>
          <w:t xml:space="preserve">concentration (approximately 0.26 computed from cumulative deposit</w:t>
        </w:r>
      </w:ins>
      <w:ins w:id="6231" w:author="Zach Zukowski (R2 revision)" w:date="2026-05-17T00:00:00Z">
        <w:r>
          <w:t xml:space="preserve"> </w:t>
        </w:r>
      </w:ins>
      <w:ins w:id="6232" w:author="Zach Zukowski (R2 revision)" w:date="2026-05-17T00:00:00Z">
        <w:r>
          <w:t xml:space="preserve">volume across the top-50 veCRV lockers; Convex alone holds 48% of</w:t>
        </w:r>
      </w:ins>
      <w:ins w:id="6233" w:author="Zach Zukowski (R2 revision)" w:date="2026-05-17T00:00:00Z">
        <w:r>
          <w:t xml:space="preserve"> </w:t>
        </w:r>
      </w:ins>
      <w:ins w:id="6234" w:author="Zach Zukowski (R2 revision)" w:date="2026-05-17T00:00:00Z">
        <w:r>
          <w:t xml:space="preserve">that top-50 deposit-weighted share) concentrates power through</w:t>
        </w:r>
      </w:ins>
      <w:ins w:id="6235" w:author="Zach Zukowski (R2 revision)" w:date="2026-05-17T00:00:00Z">
        <w:r>
          <w:t xml:space="preserve"> </w:t>
        </w:r>
      </w:ins>
      <w:ins w:id="6236" w:author="Zach Zukowski (R2 revision)" w:date="2026-05-17T00:00:00Z">
        <w:r>
          <w:t xml:space="preserve">ve-locking without comparable deliberative infrastructure (Curve’s</w:t>
        </w:r>
      </w:ins>
      <w:ins w:id="6237" w:author="Zach Zukowski (R2 revision)" w:date="2026-05-17T00:00:00Z">
        <w:r>
          <w:t xml:space="preserve"> </w:t>
        </w:r>
      </w:ins>
      <w:ins w:id="6238" w:author="Zach Zukowski (R2 revision)" w:date="2026-05-17T00:00:00Z">
        <w:r>
          <w:t xml:space="preserve">raw post-exclusion CRV holding HHI is 0.017; the gap between 0.017</w:t>
        </w:r>
      </w:ins>
      <w:ins w:id="6239" w:author="Zach Zukowski (R2 revision)" w:date="2026-05-17T00:00:00Z">
        <w:r>
          <w:t xml:space="preserve"> </w:t>
        </w:r>
      </w:ins>
      <w:ins w:id="6240" w:author="Zach Zukowski (R2 revision)" w:date="2026-05-17T00:00:00Z">
        <w:r>
          <w:t xml:space="preserve">and 0.26 reflects the lock-duration multipliers and the Convex</w:t>
        </w:r>
      </w:ins>
      <w:ins w:id="6241" w:author="Zach Zukowski (R2 revision)" w:date="2026-05-17T00:00:00Z">
        <w:r>
          <w:t xml:space="preserve"> </w:t>
        </w:r>
      </w:ins>
      <w:ins w:id="6242" w:author="Zach Zukowski (R2 revision)" w:date="2026-05-17T00:00:00Z">
        <w:r>
          <w:t xml:space="preserve">meta-governance aggregation).</w:t>
        </w:r>
      </w:ins>
      <w:ins w:id="6243" w:author="Zach Zukowski (R2 revision)" w:date="2026-05-17T00:00:00Z">
        <w:r>
          <w:t xml:space="preserve"> </w:t>
        </w:r>
      </w:ins>
      <w:ins w:id="6244" w:author="Zach Zukowski (R2 revision)" w:date="2026-05-17T00:00:00Z">
        <w:r>
          <w:t xml:space="preserve">Design implication: publication norms (readable proposal summaries,</w:t>
        </w:r>
      </w:ins>
      <w:ins w:id="6245" w:author="Zach Zukowski (R2 revision)" w:date="2026-05-17T00:00:00Z">
        <w:r>
          <w:t xml:space="preserve"> </w:t>
        </w:r>
      </w:ins>
      <w:ins w:id="6246" w:author="Zach Zukowski (R2 revision)" w:date="2026-05-17T00:00:00Z">
        <w:r>
          <w:t xml:space="preserve">voting rationale disclosure, mandatory comment periods) are at least as</w:t>
        </w:r>
      </w:ins>
      <w:ins w:id="6247" w:author="Zach Zukowski (R2 revision)" w:date="2026-05-17T00:00:00Z">
        <w:r>
          <w:t xml:space="preserve"> </w:t>
        </w:r>
      </w:ins>
      <w:ins w:id="6248" w:author="Zach Zukowski (R2 revision)" w:date="2026-05-17T00:00:00Z">
        <w:r>
          <w:t xml:space="preserve">important as token distribution in determining whether governance is</w:t>
        </w:r>
      </w:ins>
      <w:ins w:id="6249" w:author="Zach Zukowski (R2 revision)" w:date="2026-05-17T00:00:00Z">
        <w:r>
          <w:t xml:space="preserve"> </w:t>
        </w:r>
      </w:ins>
      <w:ins w:id="6250" w:author="Zach Zukowski (R2 revision)" w:date="2026-05-17T00:00:00Z">
        <w:r>
          <w:t xml:space="preserve">genuinely public.</w:t>
        </w:r>
      </w:ins>
    </w:p>
    <w:p>
      <w:pPr>
        <w:pStyle w:val="BodyText"/>
      </w:pPr>
      <w:ins w:id="6251" w:author="Zach Zukowski (R2 revision)" w:date="2026-05-17T00:00:00Z">
        <w:r>
          <w:t xml:space="preserve">Low Barriers and Diverse Participation Governance concentration across</w:t>
        </w:r>
      </w:ins>
      <w:ins w:id="6252" w:author="Zach Zukowski (R2 revision)" w:date="2026-05-17T00:00:00Z">
        <w:r>
          <w:t xml:space="preserve"> </w:t>
        </w:r>
      </w:ins>
      <w:ins w:id="6253" w:author="Zach Zukowski (R2 revision)" w:date="2026-05-17T00:00:00Z">
        <w:r>
          <w:t xml:space="preserve">40 protocols with valid data (Gini 0.52 to 0.99; Table 4; Livepeer</w:t>
        </w:r>
      </w:ins>
      <w:ins w:id="6254" w:author="Zach Zukowski (R2 revision)" w:date="2026-05-17T00:00:00Z">
        <w:r>
          <w:t xml:space="preserve"> </w:t>
        </w:r>
      </w:ins>
      <w:ins w:id="6255" w:author="Zach Zukowski (R2 revision)" w:date="2026-05-17T00:00:00Z">
        <w:r>
          <w:t xml:space="preserve">excluded because its cross-chain bridge architecture prevents accurate</w:t>
        </w:r>
      </w:ins>
      <w:ins w:id="6256" w:author="Zach Zukowski (R2 revision)" w:date="2026-05-17T00:00:00Z">
        <w:r>
          <w:t xml:space="preserve"> </w:t>
        </w:r>
      </w:ins>
      <w:ins w:id="6257" w:author="Zach Zukowski (R2 revision)" w:date="2026-05-17T00:00:00Z">
        <w:r>
          <w:t xml:space="preserve">Gini computation from single-chain holder data) shows that</w:t>
        </w:r>
      </w:ins>
      <w:ins w:id="6258" w:author="Zach Zukowski (R2 revision)" w:date="2026-05-17T00:00:00Z">
        <w:r>
          <w:t xml:space="preserve"> </w:t>
        </w:r>
      </w:ins>
      <w:ins w:id="6259" w:author="Zach Zukowski (R2 revision)" w:date="2026-05-17T00:00:00Z">
        <w:r>
          <w:t xml:space="preserve">token-weighted voting creates steep participation inequality by default.</w:t>
        </w:r>
      </w:ins>
      <w:ins w:id="6260" w:author="Zach Zukowski (R2 revision)" w:date="2026-05-17T00:00:00Z">
        <w:r>
          <w:t xml:space="preserve"> </w:t>
        </w:r>
      </w:ins>
      <w:ins w:id="6261" w:author="Zach Zukowski (R2 revision)" w:date="2026-05-17T00:00:00Z">
        <w:r>
          <w:t xml:space="preserve">The GeoDePIN subcategory amplifies this: thousands of operators bear</w:t>
        </w:r>
      </w:ins>
      <w:ins w:id="6262" w:author="Zach Zukowski (R2 revision)" w:date="2026-05-17T00:00:00Z">
        <w:r>
          <w:t xml:space="preserve"> </w:t>
        </w:r>
      </w:ins>
      <w:ins w:id="6263" w:author="Zach Zukowski (R2 revision)" w:date="2026-05-17T00:00:00Z">
        <w:r>
          <w:t xml:space="preserve">hardware costs but may hold insufficient tokens to influence governance</w:t>
        </w:r>
      </w:ins>
      <w:ins w:id="6264" w:author="Zach Zukowski (R2 revision)" w:date="2026-05-17T00:00:00Z">
        <w:r>
          <w:t xml:space="preserve"> </w:t>
        </w:r>
      </w:ins>
      <w:ins w:id="6265" w:author="Zach Zukowski (R2 revision)" w:date="2026-05-17T00:00:00Z">
        <w:r>
          <w:t xml:space="preserve">outcomes affecting their investments. Design implication: lower proposal</w:t>
        </w:r>
      </w:ins>
      <w:ins w:id="6266" w:author="Zach Zukowski (R2 revision)" w:date="2026-05-17T00:00:00Z">
        <w:r>
          <w:t xml:space="preserve"> </w:t>
        </w:r>
      </w:ins>
      <w:ins w:id="6267" w:author="Zach Zukowski (R2 revision)" w:date="2026-05-17T00:00:00Z">
        <w:r>
          <w:t xml:space="preserve">thresholds, delegate incentives, and identity-weighted mechanisms (cf.</w:t>
        </w:r>
      </w:ins>
      <w:ins w:id="6268" w:author="Zach Zukowski (R2 revision)" w:date="2026-05-17T00:00:00Z">
        <w:r>
          <w:t xml:space="preserve"> </w:t>
        </w:r>
      </w:ins>
      <w:ins w:id="6269" w:author="Zach Zukowski (R2 revision)" w:date="2026-05-17T00:00:00Z">
        <w:r>
          <w:t xml:space="preserve">Optimism’s Citizens’ House) can reduce the gap between stake-weighted</w:t>
        </w:r>
      </w:ins>
      <w:ins w:id="6270" w:author="Zach Zukowski (R2 revision)" w:date="2026-05-17T00:00:00Z">
        <w:r>
          <w:t xml:space="preserve"> </w:t>
        </w:r>
      </w:ins>
      <w:ins w:id="6271" w:author="Zach Zukowski (R2 revision)" w:date="2026-05-17T00:00:00Z">
        <w:r>
          <w:t xml:space="preserve">power and affected-party voice. Ownership concentration improves</w:t>
        </w:r>
      </w:ins>
      <w:ins w:id="6272" w:author="Zach Zukowski (R2 revision)" w:date="2026-05-17T00:00:00Z">
        <w:r>
          <w:t xml:space="preserve"> </w:t>
        </w:r>
      </w:ins>
      <w:ins w:id="6273" w:author="Zach Zukowski (R2 revision)" w:date="2026-05-17T00:00:00Z">
        <w:r>
          <w:t xml:space="preserve">baseline token returns but actively suppresses the marginal value of</w:t>
        </w:r>
      </w:ins>
      <w:ins w:id="6274" w:author="Zach Zukowski (R2 revision)" w:date="2026-05-17T00:00:00Z">
        <w:r>
          <w:t xml:space="preserve"> </w:t>
        </w:r>
      </w:ins>
      <w:ins w:id="6275" w:author="Zach Zukowski (R2 revision)" w:date="2026-05-17T00:00:00Z">
        <w:r>
          <w:t xml:space="preserve">information cascades generated by broader participation (Buddensiek and</w:t>
        </w:r>
      </w:ins>
      <w:ins w:id="6276" w:author="Zach Zukowski (R2 revision)" w:date="2026-05-17T00:00:00Z">
        <w:r>
          <w:t xml:space="preserve"> </w:t>
        </w:r>
      </w:ins>
      <w:ins w:id="6277" w:author="Zach Zukowski (R2 revision)" w:date="2026-05-17T00:00:00Z">
        <w:r>
          <w:t xml:space="preserve">Momtaz, 2025), suggesting that the governance concentration documented</w:t>
        </w:r>
      </w:ins>
      <w:ins w:id="6278" w:author="Zach Zukowski (R2 revision)" w:date="2026-05-17T00:00:00Z">
        <w:r>
          <w:t xml:space="preserve"> </w:t>
        </w:r>
      </w:ins>
      <w:ins w:id="6279" w:author="Zach Zukowski (R2 revision)" w:date="2026-05-17T00:00:00Z">
        <w:r>
          <w:t xml:space="preserve">here carries epistemic costs beyond the political legitimacy concerns</w:t>
        </w:r>
      </w:ins>
      <w:ins w:id="6280" w:author="Zach Zukowski (R2 revision)" w:date="2026-05-17T00:00:00Z">
        <w:r>
          <w:t xml:space="preserve"> </w:t>
        </w:r>
      </w:ins>
      <w:ins w:id="6281" w:author="Zach Zukowski (R2 revision)" w:date="2026-05-17T00:00:00Z">
        <w:r>
          <w:t xml:space="preserve">the normative framework identifies.</w:t>
        </w:r>
      </w:ins>
    </w:p>
    <w:p>
      <w:pPr>
        <w:pStyle w:val="BodyText"/>
      </w:pPr>
      <w:ins w:id="6282" w:author="Zach Zukowski (R2 revision)" w:date="2026-05-17T00:00:00Z">
        <w:r>
          <w:rPr>
            <w:b/>
            <w:bCs/>
          </w:rPr>
          <w:t xml:space="preserve">Distribution Mechanism as Governance Architecture.</w:t>
        </w:r>
      </w:ins>
      <w:ins w:id="6283" w:author="Zach Zukowski (R2 revision)" w:date="2026-05-17T00:00:00Z">
        <w:r>
          <w:t xml:space="preserve"> </w:t>
        </w:r>
      </w:ins>
      <w:ins w:id="6284" w:author="Zach Zukowski (R2 revision)" w:date="2026-05-17T00:00:00Z">
        <w:r>
          <w:t xml:space="preserve">The Kantian</w:t>
        </w:r>
      </w:ins>
      <w:ins w:id="6285" w:author="Zach Zukowski (R2 revision)" w:date="2026-05-17T00:00:00Z">
        <w:r>
          <w:t xml:space="preserve"> </w:t>
        </w:r>
      </w:ins>
      <w:ins w:id="6286" w:author="Zach Zukowski (R2 revision)" w:date="2026-05-17T00:00:00Z">
        <w:r>
          <w:t xml:space="preserve">publicity principle extends to distribution design: an allocation</w:t>
        </w:r>
      </w:ins>
      <w:ins w:id="6287" w:author="Zach Zukowski (R2 revision)" w:date="2026-05-17T00:00:00Z">
        <w:r>
          <w:t xml:space="preserve"> </w:t>
        </w:r>
      </w:ins>
      <w:ins w:id="6288" w:author="Zach Zukowski (R2 revision)" w:date="2026-05-17T00:00:00Z">
        <w:r>
          <w:t xml:space="preserve">mechanism that affected participants cannot audit, contest, or</w:t>
        </w:r>
      </w:ins>
      <w:ins w:id="6289" w:author="Zach Zukowski (R2 revision)" w:date="2026-05-17T00:00:00Z">
        <w:r>
          <w:t xml:space="preserve"> </w:t>
        </w:r>
      </w:ins>
      <w:ins w:id="6290" w:author="Zach Zukowski (R2 revision)" w:date="2026-05-17T00:00:00Z">
        <w:r>
          <w:t xml:space="preserve">understand prior to participation fails the universalizability test at</w:t>
        </w:r>
      </w:ins>
      <w:ins w:id="6291" w:author="Zach Zukowski (R2 revision)" w:date="2026-05-17T00:00:00Z">
        <w:r>
          <w:t xml:space="preserve"> </w:t>
        </w:r>
      </w:ins>
      <w:ins w:id="6292" w:author="Zach Zukowski (R2 revision)" w:date="2026-05-17T00:00:00Z">
        <w:r>
          <w:t xml:space="preserve">the constitutional level, before governance begins. A protocol that</w:t>
        </w:r>
      </w:ins>
      <w:ins w:id="6293" w:author="Zach Zukowski (R2 revision)" w:date="2026-05-17T00:00:00Z">
        <w:r>
          <w:t xml:space="preserve"> </w:t>
        </w:r>
      </w:ins>
      <w:ins w:id="6294" w:author="Zach Zukowski (R2 revision)" w:date="2026-05-17T00:00:00Z">
        <w:r>
          <w:t xml:space="preserve">publishes transparent voting rules atop an opaque allocation that</w:t>
        </w:r>
      </w:ins>
      <w:ins w:id="6295" w:author="Zach Zukowski (R2 revision)" w:date="2026-05-17T00:00:00Z">
        <w:r>
          <w:t xml:space="preserve"> </w:t>
        </w:r>
      </w:ins>
      <w:ins w:id="6296" w:author="Zach Zukowski (R2 revision)" w:date="2026-05-17T00:00:00Z">
        <w:r>
          <w:t xml:space="preserve">concentrated 40 percent of supply in insider wallets satisfies the</w:t>
        </w:r>
      </w:ins>
      <w:ins w:id="6297" w:author="Zach Zukowski (R2 revision)" w:date="2026-05-17T00:00:00Z">
        <w:r>
          <w:t xml:space="preserve"> </w:t>
        </w:r>
      </w:ins>
      <w:ins w:id="6298" w:author="Zach Zukowski (R2 revision)" w:date="2026-05-17T00:00:00Z">
        <w:r>
          <w:t xml:space="preserve">letter of procedural legitimacy while violating its spirit. The</w:t>
        </w:r>
      </w:ins>
      <w:ins w:id="6299" w:author="Zach Zukowski (R2 revision)" w:date="2026-05-17T00:00:00Z">
        <w:r>
          <w:t xml:space="preserve"> </w:t>
        </w:r>
      </w:ins>
      <w:ins w:id="6300" w:author="Zach Zukowski (R2 revision)" w:date="2026-05-17T00:00:00Z">
        <w:r>
          <w:t xml:space="preserve">normative implication is that distribution transparency is a</w:t>
        </w:r>
      </w:ins>
      <w:ins w:id="6301" w:author="Zach Zukowski (R2 revision)" w:date="2026-05-17T00:00:00Z">
        <w:r>
          <w:t xml:space="preserve"> </w:t>
        </w:r>
      </w:ins>
      <w:ins w:id="6302" w:author="Zach Zukowski (R2 revision)" w:date="2026-05-17T00:00:00Z">
        <w:r>
          <w:t xml:space="preserve">precondition for governance legitimacy, not a separate concern.</w:t>
        </w:r>
      </w:ins>
      <w:ins w:id="6303" w:author="Zach Zukowski (R2 revision)" w:date="2026-05-17T00:00:00Z">
        <w:r>
          <w:t xml:space="preserve"> </w:t>
        </w:r>
      </w:ins>
      <w:ins w:id="6304" w:author="Zach Zukowski (R2 revision)" w:date="2026-05-17T00:00:00Z">
        <w:r>
          <w:t xml:space="preserve">Points-based distribution programs that publish clear allocation</w:t>
        </w:r>
      </w:ins>
      <w:ins w:id="6305" w:author="Zach Zukowski (R2 revision)" w:date="2026-05-17T00:00:00Z">
        <w:r>
          <w:t xml:space="preserve"> </w:t>
        </w:r>
      </w:ins>
      <w:ins w:id="6306" w:author="Zach Zukowski (R2 revision)" w:date="2026-05-17T00:00:00Z">
        <w:r>
          <w:t xml:space="preserve">formulas, implement sub-linear scaling, and cap per-wallet rewards are</w:t>
        </w:r>
      </w:ins>
      <w:ins w:id="6307" w:author="Zach Zukowski (R2 revision)" w:date="2026-05-17T00:00:00Z">
        <w:r>
          <w:t xml:space="preserve"> </w:t>
        </w:r>
      </w:ins>
      <w:ins w:id="6308" w:author="Zach Zukowski (R2 revision)" w:date="2026-05-17T00:00:00Z">
        <w:r>
          <w:t xml:space="preserve">de facto anti-concentration governance mechanisms; venture-funded</w:t>
        </w:r>
      </w:ins>
      <w:ins w:id="6309" w:author="Zach Zukowski (R2 revision)" w:date="2026-05-17T00:00:00Z">
        <w:r>
          <w:t xml:space="preserve"> </w:t>
        </w:r>
      </w:ins>
      <w:ins w:id="6310" w:author="Zach Zukowski (R2 revision)" w:date="2026-05-17T00:00:00Z">
        <w:r>
          <w:t xml:space="preserve">allocations without comparable disclosure create concentrated governance</w:t>
        </w:r>
      </w:ins>
      <w:ins w:id="6311" w:author="Zach Zukowski (R2 revision)" w:date="2026-05-17T00:00:00Z">
        <w:r>
          <w:t xml:space="preserve"> </w:t>
        </w:r>
      </w:ins>
      <w:ins w:id="6312" w:author="Zach Zukowski (R2 revision)" w:date="2026-05-17T00:00:00Z">
        <w:r>
          <w:t xml:space="preserve">as a structural default.</w:t>
        </w:r>
      </w:ins>
    </w:p>
    <w:p>
      <w:pPr>
        <w:pStyle w:val="BodyText"/>
      </w:pPr>
      <w:ins w:id="6313" w:author="Zach Zukowski (R2 revision)" w:date="2026-05-17T00:00:00Z">
        <w:r>
          <w:t xml:space="preserve">Integrity Mechanisms and Independent Oversight. Pettit’s non-domination</w:t>
        </w:r>
      </w:ins>
      <w:ins w:id="6314" w:author="Zach Zukowski (R2 revision)" w:date="2026-05-17T00:00:00Z">
        <w:r>
          <w:t xml:space="preserve"> </w:t>
        </w:r>
      </w:ins>
      <w:ins w:id="6315" w:author="Zach Zukowski (R2 revision)" w:date="2026-05-17T00:00:00Z">
        <w:r>
          <w:t xml:space="preserve">principle requires that no single actor exercise unchecked power.</w:t>
        </w:r>
      </w:ins>
      <w:ins w:id="6316" w:author="Zach Zukowski (R2 revision)" w:date="2026-05-17T00:00:00Z">
        <w:r>
          <w:t xml:space="preserve"> </w:t>
        </w:r>
      </w:ins>
      <w:ins w:id="6317" w:author="Zach Zukowski (R2 revision)" w:date="2026-05-17T00:00:00Z">
        <w:r>
          <w:t xml:space="preserve">Table 4 shows several tokens in the</w:t>
        </w:r>
      </w:ins>
      <w:ins w:id="6318" w:author="Zach Zukowski (R2 revision)" w:date="2026-05-17T00:00:00Z">
        <w:r>
          <w:t xml:space="preserve"> </w:t>
        </w:r>
      </w:ins>
      <w:ins w:id="6319" w:author="Zach Zukowski (R2 revision)" w:date="2026-05-17T00:00:00Z">
        <w:r>
          <w:t xml:space="preserve">“highly concentrated”</w:t>
        </w:r>
      </w:ins>
      <w:ins w:id="6320" w:author="Zach Zukowski (R2 revision)" w:date="2026-05-17T00:00:00Z">
        <w:r>
          <w:t xml:space="preserve"> </w:t>
        </w:r>
      </w:ins>
      <w:ins w:id="6321" w:author="Zach Zukowski (R2 revision)" w:date="2026-05-17T00:00:00Z">
        <w:r>
          <w:t xml:space="preserve">regime before</w:t>
        </w:r>
      </w:ins>
      <w:ins w:id="6322" w:author="Zach Zukowski (R2 revision)" w:date="2026-05-17T00:00:00Z">
        <w:r>
          <w:t xml:space="preserve"> </w:t>
        </w:r>
      </w:ins>
      <w:ins w:id="6323" w:author="Zach Zukowski (R2 revision)" w:date="2026-05-17T00:00:00Z">
        <w:r>
          <w:t xml:space="preserve">delegated voting; the CRV case (veCRV-weighted voting concentration approximately</w:t>
        </w:r>
      </w:ins>
      <w:ins w:id="6324" w:author="Zach Zukowski (R2 revision)" w:date="2026-05-17T00:00:00Z">
        <w:r>
          <w:t xml:space="preserve"> </w:t>
        </w:r>
      </w:ins>
      <w:ins w:id="6325" w:author="Zach Zukowski (R2 revision)" w:date="2026-05-17T00:00:00Z">
        <w:r>
          <w:t xml:space="preserve">0.26 computed from top-50 cumulative CRV deposits, versus raw</w:t>
        </w:r>
      </w:ins>
      <w:ins w:id="6326" w:author="Zach Zukowski (R2 revision)" w:date="2026-05-17T00:00:00Z">
        <w:r>
          <w:t xml:space="preserve"> </w:t>
        </w:r>
      </w:ins>
      <w:ins w:id="6327" w:author="Zach Zukowski (R2 revision)" w:date="2026-05-17T00:00:00Z">
        <w:r>
          <w:t xml:space="preserve">post-exclusion holding HHI of 0.017) illustrates how</w:t>
        </w:r>
      </w:ins>
      <w:ins w:id="6328" w:author="Zach Zukowski (R2 revision)" w:date="2026-05-17T00:00:00Z">
        <w:r>
          <w:t xml:space="preserve"> </w:t>
        </w:r>
      </w:ins>
      <w:ins w:id="6329" w:author="Zach Zukowski (R2 revision)" w:date="2026-05-17T00:00:00Z">
        <w:r>
          <w:t xml:space="preserve">locking mechanisms amplify concentration above the level visible in raw</w:t>
        </w:r>
      </w:ins>
      <w:ins w:id="6330" w:author="Zach Zukowski (R2 revision)" w:date="2026-05-17T00:00:00Z">
        <w:r>
          <w:t xml:space="preserve"> </w:t>
        </w:r>
      </w:ins>
      <w:ins w:id="6331" w:author="Zach Zukowski (R2 revision)" w:date="2026-05-17T00:00:00Z">
        <w:r>
          <w:t xml:space="preserve">holdings; Convex holds ~47% of veCRV (DeFi Llama, 2026).</w:t>
        </w:r>
      </w:ins>
      <w:ins w:id="6332" w:author="Zach Zukowski (R2 revision)" w:date="2026-05-17T00:00:00Z">
        <w:r>
          <w:br/>
        </w:r>
      </w:ins>
      <w:ins w:id="6333" w:author="Zach Zukowski (R2 revision)" w:date="2026-05-17T00:00:00Z">
        <w:r>
          <w:t xml:space="preserve">Design implication: treat integrity as an institutional layer.</w:t>
        </w:r>
      </w:ins>
      <w:ins w:id="6334" w:author="Zach Zukowski (R2 revision)" w:date="2026-05-17T00:00:00Z">
        <w:r>
          <w:t xml:space="preserve"> </w:t>
        </w:r>
      </w:ins>
      <w:ins w:id="6335" w:author="Zach Zukowski (R2 revision)" w:date="2026-05-17T00:00:00Z">
        <w:r>
          <w:t xml:space="preserve">Separation of powers (e.g., Optimism’s bicameral structure), independent</w:t>
        </w:r>
      </w:ins>
      <w:ins w:id="6336" w:author="Zach Zukowski (R2 revision)" w:date="2026-05-17T00:00:00Z">
        <w:r>
          <w:t xml:space="preserve"> </w:t>
        </w:r>
      </w:ins>
      <w:ins w:id="6337" w:author="Zach Zukowski (R2 revision)" w:date="2026-05-17T00:00:00Z">
        <w:r>
          <w:t xml:space="preserve">security councils with narrowly scoped veto authority, mandatory</w:t>
        </w:r>
      </w:ins>
      <w:ins w:id="6338" w:author="Zach Zukowski (R2 revision)" w:date="2026-05-17T00:00:00Z">
        <w:r>
          <w:t xml:space="preserve"> </w:t>
        </w:r>
      </w:ins>
      <w:ins w:id="6339" w:author="Zach Zukowski (R2 revision)" w:date="2026-05-17T00:00:00Z">
        <w:r>
          <w:t xml:space="preserve">timelocks, and public disclosure for large delegates are especially</w:t>
        </w:r>
      </w:ins>
      <w:ins w:id="6340" w:author="Zach Zukowski (R2 revision)" w:date="2026-05-17T00:00:00Z">
        <w:r>
          <w:t xml:space="preserve"> </w:t>
        </w:r>
      </w:ins>
      <w:ins w:id="6341" w:author="Zach Zukowski (R2 revision)" w:date="2026-05-17T00:00:00Z">
        <w:r>
          <w:t xml:space="preserve">important in GeoDePINs where operators face governance outcomes without</w:t>
        </w:r>
      </w:ins>
      <w:ins w:id="6342" w:author="Zach Zukowski (R2 revision)" w:date="2026-05-17T00:00:00Z">
        <w:r>
          <w:t xml:space="preserve"> </w:t>
        </w:r>
      </w:ins>
      <w:ins w:id="6343" w:author="Zach Zukowski (R2 revision)" w:date="2026-05-17T00:00:00Z">
        <w:r>
          <w:t xml:space="preserve">proportionate token power.</w:t>
        </w:r>
      </w:ins>
    </w:p>
    <w:p>
      <w:pPr>
        <w:pStyle w:val="BodyText"/>
      </w:pPr>
      <w:ins w:id="6344" w:author="Zach Zukowski (R2 revision)" w:date="2026-05-17T00:00:00Z">
        <w:r>
          <w:t xml:space="preserve">Appeals and Dispute Resolution Contestability requires formal appeal</w:t>
        </w:r>
      </w:ins>
      <w:ins w:id="6345" w:author="Zach Zukowski (R2 revision)" w:date="2026-05-17T00:00:00Z">
        <w:r>
          <w:t xml:space="preserve"> </w:t>
        </w:r>
      </w:ins>
      <w:ins w:id="6346" w:author="Zach Zukowski (R2 revision)" w:date="2026-05-17T00:00:00Z">
        <w:r>
          <w:t xml:space="preserve">mechanisms. HIP-147’s acceptance (even by operators whose rewards were</w:t>
        </w:r>
      </w:ins>
      <w:ins w:id="6347" w:author="Zach Zukowski (R2 revision)" w:date="2026-05-17T00:00:00Z">
        <w:r>
          <w:t xml:space="preserve"> </w:t>
        </w:r>
      </w:ins>
      <w:ins w:id="6348" w:author="Zach Zukowski (R2 revision)" w:date="2026-05-17T00:00:00Z">
        <w:r>
          <w:t xml:space="preserve">reduced; see Zukowski, 2026a) indicates that structured processes with</w:t>
        </w:r>
      </w:ins>
      <w:ins w:id="6349" w:author="Zach Zukowski (R2 revision)" w:date="2026-05-17T00:00:00Z">
        <w:r>
          <w:t xml:space="preserve"> </w:t>
        </w:r>
      </w:ins>
      <w:ins w:id="6350" w:author="Zach Zukowski (R2 revision)" w:date="2026-05-17T00:00:00Z">
        <w:r>
          <w:t xml:space="preserve">clear rules support legitimate outcomes. Design implication: implement</w:t>
        </w:r>
      </w:ins>
      <w:ins w:id="6351" w:author="Zach Zukowski (R2 revision)" w:date="2026-05-17T00:00:00Z">
        <w:r>
          <w:t xml:space="preserve"> </w:t>
        </w:r>
      </w:ins>
      <w:ins w:id="6352" w:author="Zach Zukowski (R2 revision)" w:date="2026-05-17T00:00:00Z">
        <w:r>
          <w:t xml:space="preserve">tiered dispute resolution (community mediation → arbitration committee →</w:t>
        </w:r>
      </w:ins>
      <w:ins w:id="6353" w:author="Zach Zukowski (R2 revision)" w:date="2026-05-17T00:00:00Z">
        <w:r>
          <w:t xml:space="preserve"> </w:t>
        </w:r>
      </w:ins>
      <w:ins w:id="6354" w:author="Zach Zukowski (R2 revision)" w:date="2026-05-17T00:00:00Z">
        <w:r>
          <w:t xml:space="preserve">on-chain vote) with defined timelines and transparent criteria.</w:t>
        </w:r>
      </w:ins>
    </w:p>
    <w:p>
      <w:pPr>
        <w:pStyle w:val="BodyText"/>
      </w:pPr>
      <w:ins w:id="6355" w:author="Zach Zukowski (R2 revision)" w:date="2026-05-17T00:00:00Z">
        <w:r>
          <w:t xml:space="preserve">Adaptive Governance and Meta-Governance. Governance structures must</w:t>
        </w:r>
      </w:ins>
      <w:ins w:id="6356" w:author="Zach Zukowski (R2 revision)" w:date="2026-05-17T00:00:00Z">
        <w:r>
          <w:t xml:space="preserve"> </w:t>
        </w:r>
      </w:ins>
      <w:ins w:id="6357" w:author="Zach Zukowski (R2 revision)" w:date="2026-05-17T00:00:00Z">
        <w:r>
          <w:t xml:space="preserve">evolve. Ostrom’s principle of rule evolution suggests periodic</w:t>
        </w:r>
      </w:ins>
      <w:ins w:id="6358" w:author="Zach Zukowski (R2 revision)" w:date="2026-05-17T00:00:00Z">
        <w:r>
          <w:t xml:space="preserve"> </w:t>
        </w:r>
      </w:ins>
      <w:ins w:id="6359" w:author="Zach Zukowski (R2 revision)" w:date="2026-05-17T00:00:00Z">
        <w:r>
          <w:t xml:space="preserve">constitutional reviews to adjust quorums, proposal formats, and role</w:t>
        </w:r>
      </w:ins>
      <w:ins w:id="6360" w:author="Zach Zukowski (R2 revision)" w:date="2026-05-17T00:00:00Z">
        <w:r>
          <w:t xml:space="preserve"> </w:t>
        </w:r>
      </w:ins>
      <w:ins w:id="6361" w:author="Zach Zukowski (R2 revision)" w:date="2026-05-17T00:00:00Z">
        <w:r>
          <w:t xml:space="preserve">definitions based on participation data. Emergency protocols should</w:t>
        </w:r>
      </w:ins>
      <w:ins w:id="6362" w:author="Zach Zukowski (R2 revision)" w:date="2026-05-17T00:00:00Z">
        <w:r>
          <w:t xml:space="preserve"> </w:t>
        </w:r>
      </w:ins>
      <w:ins w:id="6363" w:author="Zach Zukowski (R2 revision)" w:date="2026-05-17T00:00:00Z">
        <w:r>
          <w:t xml:space="preserve">pre-define who can act under crisis conditions, with what authority, and</w:t>
        </w:r>
      </w:ins>
      <w:ins w:id="6364" w:author="Zach Zukowski (R2 revision)" w:date="2026-05-17T00:00:00Z">
        <w:r>
          <w:t xml:space="preserve"> </w:t>
        </w:r>
      </w:ins>
      <w:ins w:id="6365" w:author="Zach Zukowski (R2 revision)" w:date="2026-05-17T00:00:00Z">
        <w:r>
          <w:t xml:space="preserve">subject to retroactive accountability. Bounded emergency power</w:t>
        </w:r>
      </w:ins>
      <w:ins w:id="6366" w:author="Zach Zukowski (R2 revision)" w:date="2026-05-17T00:00:00Z">
        <w:r>
          <w:t xml:space="preserve"> </w:t>
        </w:r>
      </w:ins>
      <w:ins w:id="6367" w:author="Zach Zukowski (R2 revision)" w:date="2026-05-17T00:00:00Z">
        <w:r>
          <w:t xml:space="preserve">strengthens legitimacy by making deviations predictable and auditable.</w:t>
        </w:r>
      </w:ins>
      <w:ins w:id="6368" w:author="Zach Zukowski (R2 revision)" w:date="2026-05-17T00:00:00Z">
        <w:r>
          <w:t xml:space="preserve"> </w:t>
        </w:r>
      </w:ins>
      <w:ins w:id="6369" w:author="Zach Zukowski (R2 revision)" w:date="2026-05-17T00:00:00Z">
        <w:r>
          <w:t xml:space="preserve">Internet Computer SNS DAOs demonstrate that structural tokenomic design</w:t>
        </w:r>
      </w:ins>
      <w:ins w:id="6370" w:author="Zach Zukowski (R2 revision)" w:date="2026-05-17T00:00:00Z">
        <w:r>
          <w:t xml:space="preserve"> </w:t>
        </w:r>
      </w:ins>
      <w:ins w:id="6371" w:author="Zach Zukowski (R2 revision)" w:date="2026-05-17T00:00:00Z">
        <w:r>
          <w:t xml:space="preserve">can overcome rational apathy: locked-staking neurons with zero-fee</w:t>
        </w:r>
      </w:ins>
      <w:ins w:id="6372" w:author="Zach Zukowski (R2 revision)" w:date="2026-05-17T00:00:00Z">
        <w:r>
          <w:t xml:space="preserve"> </w:t>
        </w:r>
      </w:ins>
      <w:ins w:id="6373" w:author="Zach Zukowski (R2 revision)" w:date="2026-05-17T00:00:00Z">
        <w:r>
          <w:t xml:space="preserve">voting sustain 64% average participation across 3,000 proposals (Okutan</w:t>
        </w:r>
      </w:ins>
      <w:ins w:id="6374" w:author="Zach Zukowski (R2 revision)" w:date="2026-05-17T00:00:00Z">
        <w:r>
          <w:t xml:space="preserve"> </w:t>
        </w:r>
      </w:ins>
      <w:ins w:id="6375" w:author="Zach Zukowski (R2 revision)" w:date="2026-05-17T00:00:00Z">
        <w:r>
          <w:t xml:space="preserve">et al., 2025).</w:t>
        </w:r>
      </w:ins>
    </w:p>
    <w:p>
      <w:pPr>
        <w:pStyle w:val="BodyText"/>
      </w:pPr>
      <w:ins w:id="6376" w:author="Zach Zukowski (R2 revision)" w:date="2026-05-17T00:00:00Z">
        <w:r>
          <w:rPr>
            <w:b/>
            <w:bCs/>
          </w:rPr>
          <w:t xml:space="preserve">Future Extensions.</w:t>
        </w:r>
      </w:ins>
      <w:ins w:id="6377" w:author="Zach Zukowski (R2 revision)" w:date="2026-05-17T00:00:00Z">
        <w:r>
          <w:t xml:space="preserve"> </w:t>
        </w:r>
      </w:ins>
      <w:ins w:id="6378" w:author="Zach Zukowski (R2 revision)" w:date="2026-05-17T00:00:00Z">
        <w:r>
          <w:t xml:space="preserve">Three additional hypotheses (edge-signal</w:t>
        </w:r>
      </w:ins>
      <w:ins w:id="6379" w:author="Zach Zukowski (R2 revision)" w:date="2026-05-17T00:00:00Z">
        <w:r>
          <w:t xml:space="preserve"> </w:t>
        </w:r>
      </w:ins>
      <w:ins w:id="6380" w:author="Zach Zukowski (R2 revision)" w:date="2026-05-17T00:00:00Z">
        <w:r>
          <w:t xml:space="preserve">responsiveness, contextual integrity, and concentration dynamics) are</w:t>
        </w:r>
      </w:ins>
      <w:ins w:id="6381" w:author="Zach Zukowski (R2 revision)" w:date="2026-05-17T00:00:00Z">
        <w:r>
          <w:t xml:space="preserve"> </w:t>
        </w:r>
      </w:ins>
      <w:ins w:id="6382" w:author="Zach Zukowski (R2 revision)" w:date="2026-05-17T00:00:00Z">
        <w:r>
          <w:t xml:space="preserve">specified in an earlier version of the framework but are not testable</w:t>
        </w:r>
      </w:ins>
      <w:ins w:id="6383" w:author="Zach Zukowski (R2 revision)" w:date="2026-05-17T00:00:00Z">
        <w:r>
          <w:t xml:space="preserve"> </w:t>
        </w:r>
      </w:ins>
      <w:ins w:id="6384" w:author="Zach Zukowski (R2 revision)" w:date="2026-05-17T00:00:00Z">
        <w:r>
          <w:t xml:space="preserve">with the data collected here. They require operational telemetry,</w:t>
        </w:r>
      </w:ins>
      <w:ins w:id="6385" w:author="Zach Zukowski (R2 revision)" w:date="2026-05-17T00:00:00Z">
        <w:r>
          <w:t xml:space="preserve"> </w:t>
        </w:r>
      </w:ins>
      <w:ins w:id="6386" w:author="Zach Zukowski (R2 revision)" w:date="2026-05-17T00:00:00Z">
        <w:r>
          <w:t xml:space="preserve">privacy and trust metrics, and longitudinal governance observations</w:t>
        </w:r>
      </w:ins>
      <w:ins w:id="6387" w:author="Zach Zukowski (R2 revision)" w:date="2026-05-17T00:00:00Z">
        <w:r>
          <w:t xml:space="preserve"> </w:t>
        </w:r>
      </w:ins>
      <w:ins w:id="6388" w:author="Zach Zukowski (R2 revision)" w:date="2026-05-17T00:00:00Z">
        <w:r>
          <w:t xml:space="preserve">respectively, and represent priorities for future empirical work.</w:t>
        </w:r>
      </w:ins>
    </w:p>
    <w:bookmarkEnd w:id="110"/>
    <w:bookmarkStart w:id="111" w:name="broader-institutional-implications"/>
    <w:p>
      <w:pPr>
        <w:pStyle w:val="Heading2"/>
      </w:pPr>
      <w:ins w:id="6389" w:author="Zach Zukowski (R2 revision)" w:date="2026-05-17T00:00:00Z">
        <w:r>
          <w:t xml:space="preserve">4.3 Broader Institutional Implications</w:t>
        </w:r>
      </w:ins>
    </w:p>
    <w:p>
      <w:pPr>
        <w:pStyle w:val="FirstParagraph"/>
      </w:pPr>
      <w:ins w:id="6390" w:author="Zach Zukowski (R2 revision)" w:date="2026-05-17T00:00:00Z">
        <w:r>
          <w:t xml:space="preserve">The exclusion methodology generalizes beyond tokenomics. Any</w:t>
        </w:r>
      </w:ins>
      <w:ins w:id="6391" w:author="Zach Zukowski (R2 revision)" w:date="2026-05-17T00:00:00Z">
        <w:r>
          <w:t xml:space="preserve"> </w:t>
        </w:r>
      </w:ins>
      <w:ins w:id="6392" w:author="Zach Zukowski (R2 revision)" w:date="2026-05-17T00:00:00Z">
        <w:r>
          <w:t xml:space="preserve">concentration analysis that includes ownership positions that cannot</w:t>
        </w:r>
      </w:ins>
      <w:ins w:id="6393" w:author="Zach Zukowski (R2 revision)" w:date="2026-05-17T00:00:00Z">
        <w:r>
          <w:t xml:space="preserve"> </w:t>
        </w:r>
      </w:ins>
      <w:ins w:id="6394" w:author="Zach Zukowski (R2 revision)" w:date="2026-05-17T00:00:00Z">
        <w:r>
          <w:t xml:space="preserve">actually vote (frozen treasury positions, tokens still locked in vesting</w:t>
        </w:r>
      </w:ins>
      <w:ins w:id="6395" w:author="Zach Zukowski (R2 revision)" w:date="2026-05-17T00:00:00Z">
        <w:r>
          <w:t xml:space="preserve"> </w:t>
        </w:r>
      </w:ins>
      <w:ins w:id="6396" w:author="Zach Zukowski (R2 revision)" w:date="2026-05-17T00:00:00Z">
        <w:r>
          <w:t xml:space="preserve">schedules, customer assets held in custody) overstates how concentrated</w:t>
        </w:r>
      </w:ins>
      <w:ins w:id="6397" w:author="Zach Zukowski (R2 revision)" w:date="2026-05-17T00:00:00Z">
        <w:r>
          <w:t xml:space="preserve"> </w:t>
        </w:r>
      </w:ins>
      <w:ins w:id="6398" w:author="Zach Zukowski (R2 revision)" w:date="2026-05-17T00:00:00Z">
        <w:r>
          <w:t xml:space="preserve">control really is. Cooperative governance studies, public benefit</w:t>
        </w:r>
      </w:ins>
      <w:ins w:id="6399" w:author="Zach Zukowski (R2 revision)" w:date="2026-05-17T00:00:00Z">
        <w:r>
          <w:t xml:space="preserve"> </w:t>
        </w:r>
      </w:ins>
      <w:ins w:id="6400" w:author="Zach Zukowski (R2 revision)" w:date="2026-05-17T00:00:00Z">
        <w:r>
          <w:t xml:space="preserve">corporation analyses, and regulatory sandbox audits face the same</w:t>
        </w:r>
      </w:ins>
      <w:ins w:id="6401" w:author="Zach Zukowski (R2 revision)" w:date="2026-05-17T00:00:00Z">
        <w:r>
          <w:t xml:space="preserve"> </w:t>
        </w:r>
      </w:ins>
      <w:ins w:id="6402" w:author="Zach Zukowski (R2 revision)" w:date="2026-05-17T00:00:00Z">
        <w:r>
          <w:t xml:space="preserve">measurement problem; excluding non-voting positions would sharpen their</w:t>
        </w:r>
      </w:ins>
      <w:ins w:id="6403" w:author="Zach Zukowski (R2 revision)" w:date="2026-05-17T00:00:00Z">
        <w:r>
          <w:t xml:space="preserve"> </w:t>
        </w:r>
      </w:ins>
      <w:ins w:id="6404" w:author="Zach Zukowski (R2 revision)" w:date="2026-05-17T00:00:00Z">
        <w:r>
          <w:t xml:space="preserve">findings. Two further applications follow. Transparency principles</w:t>
        </w:r>
      </w:ins>
      <w:ins w:id="6405" w:author="Zach Zukowski (R2 revision)" w:date="2026-05-17T00:00:00Z">
        <w:r>
          <w:t xml:space="preserve"> </w:t>
        </w:r>
      </w:ins>
      <w:ins w:id="6406" w:author="Zach Zukowski (R2 revision)" w:date="2026-05-17T00:00:00Z">
        <w:r>
          <w:t xml:space="preserve">operationalized through the Kantian publicity lens (Section 2.9) apply</w:t>
        </w:r>
      </w:ins>
      <w:ins w:id="6407" w:author="Zach Zukowski (R2 revision)" w:date="2026-05-17T00:00:00Z">
        <w:r>
          <w:t xml:space="preserve"> </w:t>
        </w:r>
      </w:ins>
      <w:ins w:id="6408" w:author="Zach Zukowski (R2 revision)" w:date="2026-05-17T00:00:00Z">
        <w:r>
          <w:t xml:space="preserve">to any institution claiming legitimacy through openness, where claimed</w:t>
        </w:r>
      </w:ins>
      <w:ins w:id="6409" w:author="Zach Zukowski (R2 revision)" w:date="2026-05-17T00:00:00Z">
        <w:r>
          <w:t xml:space="preserve"> </w:t>
        </w:r>
      </w:ins>
      <w:ins w:id="6410" w:author="Zach Zukowski (R2 revision)" w:date="2026-05-17T00:00:00Z">
        <w:r>
          <w:t xml:space="preserve">transparency often masks operational opacity. And the scoring rubric</w:t>
        </w:r>
      </w:ins>
      <w:ins w:id="6411" w:author="Zach Zukowski (R2 revision)" w:date="2026-05-17T00:00:00Z">
        <w:r>
          <w:t xml:space="preserve"> </w:t>
        </w:r>
      </w:ins>
      <w:ins w:id="6412" w:author="Zach Zukowski (R2 revision)" w:date="2026-05-17T00:00:00Z">
        <w:r>
          <w:t xml:space="preserve">(Table 1) shows that normative philosophy can be operationalized as</w:t>
        </w:r>
      </w:ins>
      <w:ins w:id="6413" w:author="Zach Zukowski (R2 revision)" w:date="2026-05-17T00:00:00Z">
        <w:r>
          <w:t xml:space="preserve"> </w:t>
        </w:r>
      </w:ins>
      <w:ins w:id="6414" w:author="Zach Zukowski (R2 revision)" w:date="2026-05-17T00:00:00Z">
        <w:r>
          <w:t xml:space="preserve">measurement infrastructure, a methodological contribution that extends</w:t>
        </w:r>
      </w:ins>
      <w:ins w:id="6415" w:author="Zach Zukowski (R2 revision)" w:date="2026-05-17T00:00:00Z">
        <w:r>
          <w:t xml:space="preserve"> </w:t>
        </w:r>
      </w:ins>
      <w:ins w:id="6416" w:author="Zach Zukowski (R2 revision)" w:date="2026-05-17T00:00:00Z">
        <w:r>
          <w:t xml:space="preserve">to any domain where institutional design quality needs assessment.</w:t>
        </w:r>
      </w:ins>
    </w:p>
    <w:p>
      <w:pPr>
        <w:pStyle w:val="BodyText"/>
      </w:pPr>
      <w:ins w:id="6417" w:author="Zach Zukowski (R2 revision)" w:date="2026-05-17T00:00:00Z">
        <w:r>
          <w:t xml:space="preserve">The governance concentration pattern documented here appears to be a</w:t>
        </w:r>
      </w:ins>
      <w:ins w:id="6418" w:author="Zach Zukowski (R2 revision)" w:date="2026-05-17T00:00:00Z">
        <w:r>
          <w:t xml:space="preserve"> </w:t>
        </w:r>
      </w:ins>
      <w:ins w:id="6419" w:author="Zach Zukowski (R2 revision)" w:date="2026-05-17T00:00:00Z">
        <w:r>
          <w:t xml:space="preserve">general property of maturing token ecosystems, not specific to DePIN. In</w:t>
        </w:r>
      </w:ins>
      <w:ins w:id="6420" w:author="Zach Zukowski (R2 revision)" w:date="2026-05-17T00:00:00Z">
        <w:r>
          <w:t xml:space="preserve"> </w:t>
        </w:r>
      </w:ins>
      <w:ins w:id="6421" w:author="Zach Zukowski (R2 revision)" w:date="2026-05-17T00:00:00Z">
        <w:r>
          <w:t xml:space="preserve">stablecoin gateway markets, total dollar volume doubled between 2023 and</w:t>
        </w:r>
      </w:ins>
      <w:ins w:id="6422" w:author="Zach Zukowski (R2 revision)" w:date="2026-05-17T00:00:00Z">
        <w:r>
          <w:t xml:space="preserve"> </w:t>
        </w:r>
      </w:ins>
      <w:ins w:id="6423" w:author="Zach Zukowski (R2 revision)" w:date="2026-05-17T00:00:00Z">
        <w:r>
          <w:t xml:space="preserve">2025 while unique counterparties declined 25%, and a single</w:t>
        </w:r>
      </w:ins>
      <w:ins w:id="6424" w:author="Zach Zukowski (R2 revision)" w:date="2026-05-17T00:00:00Z">
        <w:r>
          <w:t xml:space="preserve"> </w:t>
        </w:r>
      </w:ins>
      <w:ins w:id="6425" w:author="Zach Zukowski (R2 revision)" w:date="2026-05-17T00:00:00Z">
        <w:r>
          <w:t xml:space="preserve">market-making firm’s share of total counterparty volume rose from 1.4%</w:t>
        </w:r>
      </w:ins>
      <w:ins w:id="6426" w:author="Zach Zukowski (R2 revision)" w:date="2026-05-17T00:00:00Z">
        <w:r>
          <w:t xml:space="preserve"> </w:t>
        </w:r>
      </w:ins>
      <w:ins w:id="6427" w:author="Zach Zukowski (R2 revision)" w:date="2026-05-17T00:00:00Z">
        <w:r>
          <w:t xml:space="preserve">to 19.9% (Zukowski, 2026c). Throughput scales while participant</w:t>
        </w:r>
      </w:ins>
      <w:ins w:id="6428" w:author="Zach Zukowski (R2 revision)" w:date="2026-05-17T00:00:00Z">
        <w:r>
          <w:t xml:space="preserve"> </w:t>
        </w:r>
      </w:ins>
      <w:ins w:id="6429" w:author="Zach Zukowski (R2 revision)" w:date="2026-05-17T00:00:00Z">
        <w:r>
          <w:t xml:space="preserve">diversity contracts, and the remaining intermediaries become</w:t>
        </w:r>
      </w:ins>
      <w:ins w:id="6430" w:author="Zach Zukowski (R2 revision)" w:date="2026-05-17T00:00:00Z">
        <w:r>
          <w:t xml:space="preserve"> </w:t>
        </w:r>
      </w:ins>
      <w:ins w:id="6431" w:author="Zach Zukowski (R2 revision)" w:date="2026-05-17T00:00:00Z">
        <w:r>
          <w:t xml:space="preserve">increasingly load-bearing, whether those intermediaries are governance</w:t>
        </w:r>
      </w:ins>
      <w:ins w:id="6432" w:author="Zach Zukowski (R2 revision)" w:date="2026-05-17T00:00:00Z">
        <w:r>
          <w:t xml:space="preserve"> </w:t>
        </w:r>
      </w:ins>
      <w:ins w:id="6433" w:author="Zach Zukowski (R2 revision)" w:date="2026-05-17T00:00:00Z">
        <w:r>
          <w:t xml:space="preserve">voters, market makers, or infrastructure operators. A parallel</w:t>
        </w:r>
      </w:ins>
      <w:ins w:id="6434" w:author="Zach Zukowski (R2 revision)" w:date="2026-05-17T00:00:00Z">
        <w:r>
          <w:t xml:space="preserve"> </w:t>
        </w:r>
      </w:ins>
      <w:ins w:id="6435" w:author="Zach Zukowski (R2 revision)" w:date="2026-05-17T00:00:00Z">
        <w:r>
          <w:t xml:space="preserve">divergence appears in the same domain: the most regulated stablecoin</w:t>
        </w:r>
      </w:ins>
      <w:ins w:id="6436" w:author="Zach Zukowski (R2 revision)" w:date="2026-05-17T00:00:00Z">
        <w:r>
          <w:t xml:space="preserve"> </w:t>
        </w:r>
      </w:ins>
      <w:ins w:id="6437" w:author="Zach Zukowski (R2 revision)" w:date="2026-05-17T00:00:00Z">
        <w:r>
          <w:t xml:space="preserve">operator experienced the largest stress depeg, while the least regulated</w:t>
        </w:r>
      </w:ins>
      <w:ins w:id="6438" w:author="Zach Zukowski (R2 revision)" w:date="2026-05-17T00:00:00Z">
        <w:r>
          <w:t xml:space="preserve"> </w:t>
        </w:r>
      </w:ins>
      <w:ins w:id="6439" w:author="Zach Zukowski (R2 revision)" w:date="2026-05-17T00:00:00Z">
        <w:r>
          <w:t xml:space="preserve">maintained its peg (Zukowski, 2026d), demonstrating that regulation</w:t>
        </w:r>
      </w:ins>
      <w:ins w:id="6440" w:author="Zach Zukowski (R2 revision)" w:date="2026-05-17T00:00:00Z">
        <w:r>
          <w:t xml:space="preserve"> </w:t>
        </w:r>
      </w:ins>
      <w:ins w:id="6441" w:author="Zach Zukowski (R2 revision)" w:date="2026-05-17T00:00:00Z">
        <w:r>
          <w:t xml:space="preserve">intensity and product quality are separate dimensions requiring separate</w:t>
        </w:r>
      </w:ins>
      <w:ins w:id="6442" w:author="Zach Zukowski (R2 revision)" w:date="2026-05-17T00:00:00Z">
        <w:r>
          <w:t xml:space="preserve"> </w:t>
        </w:r>
      </w:ins>
      <w:ins w:id="6443" w:author="Zach Zukowski (R2 revision)" w:date="2026-05-17T00:00:00Z">
        <w:r>
          <w:t xml:space="preserve">measurement. The governance concentration gap documented here is the</w:t>
        </w:r>
      </w:ins>
      <w:ins w:id="6444" w:author="Zach Zukowski (R2 revision)" w:date="2026-05-17T00:00:00Z">
        <w:r>
          <w:t xml:space="preserve"> </w:t>
        </w:r>
      </w:ins>
      <w:ins w:id="6445" w:author="Zach Zukowski (R2 revision)" w:date="2026-05-17T00:00:00Z">
        <w:r>
          <w:t xml:space="preserve">DePIN analog: high concentration does not predict governance failure,</w:t>
        </w:r>
      </w:ins>
      <w:ins w:id="6446" w:author="Zach Zukowski (R2 revision)" w:date="2026-05-17T00:00:00Z">
        <w:r>
          <w:t xml:space="preserve"> </w:t>
        </w:r>
      </w:ins>
      <w:ins w:id="6447" w:author="Zach Zukowski (R2 revision)" w:date="2026-05-17T00:00:00Z">
        <w:r>
          <w:t xml:space="preserve">but creates structural conditions under which failure becomes more</w:t>
        </w:r>
      </w:ins>
      <w:ins w:id="6448" w:author="Zach Zukowski (R2 revision)" w:date="2026-05-17T00:00:00Z">
        <w:r>
          <w:t xml:space="preserve"> </w:t>
        </w:r>
      </w:ins>
      <w:ins w:id="6449" w:author="Zach Zukowski (R2 revision)" w:date="2026-05-17T00:00:00Z">
        <w:r>
          <w:t xml:space="preserve">likely if contestability mechanisms are absent.</w:t>
        </w:r>
      </w:ins>
    </w:p>
    <w:bookmarkEnd w:id="111"/>
    <w:bookmarkStart w:id="112" w:name="risks-and-counterpoints"/>
    <w:p>
      <w:pPr>
        <w:pStyle w:val="Heading2"/>
      </w:pPr>
      <w:ins w:id="6450" w:author="Zach Zukowski (R2 revision)" w:date="2026-05-17T00:00:00Z">
        <w:r>
          <w:t xml:space="preserve">4.4 Risks and Counterpoints</w:t>
        </w:r>
      </w:ins>
    </w:p>
    <w:p>
      <w:pPr>
        <w:pStyle w:val="FirstParagraph"/>
      </w:pPr>
      <w:ins w:id="6451" w:author="Zach Zukowski (R2 revision)" w:date="2026-05-17T00:00:00Z">
        <w:r>
          <w:t xml:space="preserve">Several risks deserve candid acknowledgment.</w:t>
        </w:r>
      </w:ins>
    </w:p>
    <w:p>
      <w:pPr>
        <w:pStyle w:val="BodyText"/>
      </w:pPr>
      <w:ins w:id="6452" w:author="Zach Zukowski (R2 revision)" w:date="2026-05-17T00:00:00Z">
        <w:r>
          <w:rPr>
            <w:b/>
            <w:bCs/>
          </w:rPr>
          <w:t xml:space="preserve">Philosophical overreach.</w:t>
        </w:r>
      </w:ins>
      <w:ins w:id="6453" w:author="Zach Zukowski (R2 revision)" w:date="2026-05-17T00:00:00Z">
        <w:r>
          <w:t xml:space="preserve"> </w:t>
        </w:r>
      </w:ins>
      <w:ins w:id="6454" w:author="Zach Zukowski (R2 revision)" w:date="2026-05-17T00:00:00Z">
        <w:r>
          <w:t xml:space="preserve">Translating normative philosophy into</w:t>
        </w:r>
      </w:ins>
      <w:ins w:id="6455" w:author="Zach Zukowski (R2 revision)" w:date="2026-05-17T00:00:00Z">
        <w:r>
          <w:t xml:space="preserve"> </w:t>
        </w:r>
      </w:ins>
      <w:ins w:id="6456" w:author="Zach Zukowski (R2 revision)" w:date="2026-05-17T00:00:00Z">
        <w:r>
          <w:t xml:space="preserve">scoring rubrics necessarily simplifies rich traditions. A 0-to-3 scale</w:t>
        </w:r>
      </w:ins>
      <w:ins w:id="6457" w:author="Zach Zukowski (R2 revision)" w:date="2026-05-17T00:00:00Z">
        <w:r>
          <w:t xml:space="preserve"> </w:t>
        </w:r>
      </w:ins>
      <w:ins w:id="6458" w:author="Zach Zukowski (R2 revision)" w:date="2026-05-17T00:00:00Z">
        <w:r>
          <w:t xml:space="preserve">cannot capture the full depth of Kantian moral reasoning or Rawlsian</w:t>
        </w:r>
      </w:ins>
      <w:ins w:id="6459" w:author="Zach Zukowski (R2 revision)" w:date="2026-05-17T00:00:00Z">
        <w:r>
          <w:t xml:space="preserve"> </w:t>
        </w:r>
      </w:ins>
      <w:ins w:id="6460" w:author="Zach Zukowski (R2 revision)" w:date="2026-05-17T00:00:00Z">
        <w:r>
          <w:t xml:space="preserve">justice theory. The rubric is designed as a tractable approximation that</w:t>
        </w:r>
      </w:ins>
      <w:ins w:id="6461" w:author="Zach Zukowski (R2 revision)" w:date="2026-05-17T00:00:00Z">
        <w:r>
          <w:t xml:space="preserve"> </w:t>
        </w:r>
      </w:ins>
      <w:ins w:id="6462" w:author="Zach Zukowski (R2 revision)" w:date="2026-05-17T00:00:00Z">
        <w:r>
          <w:t xml:space="preserve">makes legitimacy evaluable, not as a claim that it captures everything</w:t>
        </w:r>
      </w:ins>
      <w:ins w:id="6463" w:author="Zach Zukowski (R2 revision)" w:date="2026-05-17T00:00:00Z">
        <w:r>
          <w:t xml:space="preserve"> </w:t>
        </w:r>
      </w:ins>
      <w:ins w:id="6464" w:author="Zach Zukowski (R2 revision)" w:date="2026-05-17T00:00:00Z">
        <w:r>
          <w:t xml:space="preserve">these traditions offer. Users should treat scores as comparable</w:t>
        </w:r>
      </w:ins>
      <w:ins w:id="6465" w:author="Zach Zukowski (R2 revision)" w:date="2026-05-17T00:00:00Z">
        <w:r>
          <w:t xml:space="preserve"> </w:t>
        </w:r>
      </w:ins>
      <w:ins w:id="6466" w:author="Zach Zukowski (R2 revision)" w:date="2026-05-17T00:00:00Z">
        <w:r>
          <w:t xml:space="preserve">indicators, not definitive judgments.</w:t>
        </w:r>
      </w:ins>
    </w:p>
    <w:p>
      <w:pPr>
        <w:pStyle w:val="BodyText"/>
      </w:pPr>
      <w:ins w:id="6467" w:author="Zach Zukowski (R2 revision)" w:date="2026-05-17T00:00:00Z">
        <w:r>
          <w:rPr>
            <w:b/>
            <w:bCs/>
          </w:rPr>
          <w:t xml:space="preserve">Plutocratic concentration as equilibrium.</w:t>
        </w:r>
      </w:ins>
      <w:ins w:id="6468" w:author="Zach Zukowski (R2 revision)" w:date="2026-05-17T00:00:00Z">
        <w:r>
          <w:t xml:space="preserve"> </w:t>
        </w:r>
      </w:ins>
      <w:ins w:id="6469" w:author="Zach Zukowski (R2 revision)" w:date="2026-05-17T00:00:00Z">
        <w:r>
          <w:t xml:space="preserve">The governance</w:t>
        </w:r>
      </w:ins>
      <w:ins w:id="6470" w:author="Zach Zukowski (R2 revision)" w:date="2026-05-17T00:00:00Z">
        <w:r>
          <w:t xml:space="preserve"> </w:t>
        </w:r>
      </w:ins>
      <w:ins w:id="6471" w:author="Zach Zukowski (R2 revision)" w:date="2026-05-17T00:00:00Z">
        <w:r>
          <w:t xml:space="preserve">concentration data (Table 4) may reflect a stable equilibrium rather</w:t>
        </w:r>
      </w:ins>
      <w:ins w:id="6472" w:author="Zach Zukowski (R2 revision)" w:date="2026-05-17T00:00:00Z">
        <w:r>
          <w:t xml:space="preserve"> </w:t>
        </w:r>
      </w:ins>
      <w:ins w:id="6473" w:author="Zach Zukowski (R2 revision)" w:date="2026-05-17T00:00:00Z">
        <w:r>
          <w:t xml:space="preserve">than a design flaw: if governance power accrues to those with the most</w:t>
        </w:r>
      </w:ins>
      <w:ins w:id="6474" w:author="Zach Zukowski (R2 revision)" w:date="2026-05-17T00:00:00Z">
        <w:r>
          <w:t xml:space="preserve"> </w:t>
        </w:r>
      </w:ins>
      <w:ins w:id="6475" w:author="Zach Zukowski (R2 revision)" w:date="2026-05-17T00:00:00Z">
        <w:r>
          <w:t xml:space="preserve">skin in the game, concentration may be the efficient outcome.</w:t>
        </w:r>
      </w:ins>
    </w:p>
    <w:p>
      <w:pPr>
        <w:pStyle w:val="BodyText"/>
      </w:pPr>
      <w:ins w:id="6476" w:author="Zach Zukowski (R2 revision)" w:date="2026-05-17T00:00:00Z">
        <w:r>
          <w:rPr>
            <w:b/>
            <w:bCs/>
          </w:rPr>
          <w:t xml:space="preserve">Distribution breadth at token launch</w:t>
        </w:r>
      </w:ins>
      <w:ins w:id="6477" w:author="Zach Zukowski (R2 revision)" w:date="2026-05-17T00:00:00Z">
        <w:r>
          <w:t xml:space="preserve"> </w:t>
        </w:r>
      </w:ins>
      <w:ins w:id="6478" w:author="Zach Zukowski (R2 revision)" w:date="2026-05-17T00:00:00Z">
        <w:r>
          <w:t xml:space="preserve">is empirically uninformative</w:t>
        </w:r>
      </w:ins>
      <w:ins w:id="6479" w:author="Zach Zukowski (R2 revision)" w:date="2026-05-17T00:00:00Z">
        <w:r>
          <w:t xml:space="preserve"> </w:t>
        </w:r>
      </w:ins>
      <w:ins w:id="6480" w:author="Zach Zukowski (R2 revision)" w:date="2026-05-17T00:00:00Z">
        <w:r>
          <w:t xml:space="preserve">about long-term governance concentration (Section 3.4). This finding,</w:t>
        </w:r>
      </w:ins>
      <w:ins w:id="6481" w:author="Zach Zukowski (R2 revision)" w:date="2026-05-17T00:00:00Z">
        <w:r>
          <w:t xml:space="preserve"> </w:t>
        </w:r>
      </w:ins>
      <w:ins w:id="6482" w:author="Zach Zukowski (R2 revision)" w:date="2026-05-17T00:00:00Z">
        <w:r>
          <w:t xml:space="preserve">anticipated as a risk, is consistent with the cross-sectional evidence</w:t>
        </w:r>
      </w:ins>
      <w:ins w:id="6483" w:author="Zach Zukowski (R2 revision)" w:date="2026-05-17T00:00:00Z">
        <w:r>
          <w:t xml:space="preserve"> </w:t>
        </w:r>
      </w:ins>
      <w:ins w:id="6484" w:author="Zach Zukowski (R2 revision)" w:date="2026-05-17T00:00:00Z">
        <w:r>
          <w:t xml:space="preserve">and reinforced by the Hyperliquid natural experiment (0% VC, HHI =</w:t>
        </w:r>
      </w:ins>
      <w:ins w:id="6485" w:author="Zach Zukowski (R2 revision)" w:date="2026-05-17T00:00:00Z">
        <w:r>
          <w:t xml:space="preserve"> </w:t>
        </w:r>
      </w:ins>
      <w:ins w:id="6486" w:author="Zach Zukowski (R2 revision)" w:date="2026-05-17T00:00:00Z">
        <w:r>
          <w:t xml:space="preserve">0.005). The practical consequence is that governance audits should focus</w:t>
        </w:r>
      </w:ins>
      <w:ins w:id="6487" w:author="Zach Zukowski (R2 revision)" w:date="2026-05-17T00:00:00Z">
        <w:r>
          <w:t xml:space="preserve"> </w:t>
        </w:r>
      </w:ins>
      <w:ins w:id="6488" w:author="Zach Zukowski (R2 revision)" w:date="2026-05-17T00:00:00Z">
        <w:r>
          <w:t xml:space="preserve">on current holder composition rather than initial allocation</w:t>
        </w:r>
      </w:ins>
      <w:ins w:id="6489" w:author="Zach Zukowski (R2 revision)" w:date="2026-05-17T00:00:00Z">
        <w:r>
          <w:t xml:space="preserve"> </w:t>
        </w:r>
      </w:ins>
      <w:ins w:id="6490" w:author="Zach Zukowski (R2 revision)" w:date="2026-05-17T00:00:00Z">
        <w:r>
          <w:t xml:space="preserve">documentation.</w:t>
        </w:r>
      </w:ins>
    </w:p>
    <w:p>
      <w:pPr>
        <w:pStyle w:val="BodyText"/>
      </w:pPr>
      <w:ins w:id="6491" w:author="Zach Zukowski (R2 revision)" w:date="2026-05-17T00:00:00Z">
        <w:r>
          <w:rPr>
            <w:b/>
            <w:bCs/>
          </w:rPr>
          <w:t xml:space="preserve">The counterargument</w:t>
        </w:r>
      </w:ins>
      <w:ins w:id="6492" w:author="Zach Zukowski (R2 revision)" w:date="2026-05-17T00:00:00Z">
        <w:r>
          <w:t xml:space="preserve"> </w:t>
        </w:r>
      </w:ins>
      <w:ins w:id="6493" w:author="Zach Zukowski (R2 revision)" w:date="2026-05-17T00:00:00Z">
        <w:r>
          <w:t xml:space="preserve">is that efficiency and legitimacy are different</w:t>
        </w:r>
      </w:ins>
      <w:ins w:id="6494" w:author="Zach Zukowski (R2 revision)" w:date="2026-05-17T00:00:00Z">
        <w:r>
          <w:t xml:space="preserve"> </w:t>
        </w:r>
      </w:ins>
      <w:ins w:id="6495" w:author="Zach Zukowski (R2 revision)" w:date="2026-05-17T00:00:00Z">
        <w:r>
          <w:t xml:space="preserve">criteria, and that the normative framework (particularly the republican</w:t>
        </w:r>
      </w:ins>
      <w:ins w:id="6496" w:author="Zach Zukowski (R2 revision)" w:date="2026-05-17T00:00:00Z">
        <w:r>
          <w:t xml:space="preserve"> </w:t>
        </w:r>
      </w:ins>
      <w:ins w:id="6497" w:author="Zach Zukowski (R2 revision)" w:date="2026-05-17T00:00:00Z">
        <w:r>
          <w:t xml:space="preserve">non-domination lens) demands that power concentration be contestable</w:t>
        </w:r>
      </w:ins>
      <w:ins w:id="6498" w:author="Zach Zukowski (R2 revision)" w:date="2026-05-17T00:00:00Z">
        <w:r>
          <w:t xml:space="preserve"> </w:t>
        </w:r>
      </w:ins>
      <w:ins w:id="6499" w:author="Zach Zukowski (R2 revision)" w:date="2026-05-17T00:00:00Z">
        <w:r>
          <w:t xml:space="preserve">even if it is efficient. The counterexample (Anyone, HHI 0.040)</w:t>
        </w:r>
      </w:ins>
      <w:ins w:id="6500" w:author="Zach Zukowski (R2 revision)" w:date="2026-05-17T00:00:00Z">
        <w:r>
          <w:t xml:space="preserve"> </w:t>
        </w:r>
      </w:ins>
      <w:ins w:id="6501" w:author="Zach Zukowski (R2 revision)" w:date="2026-05-17T00:00:00Z">
        <w:r>
          <w:t xml:space="preserve">demonstrates that low concentration is achievable through deliberate</w:t>
        </w:r>
      </w:ins>
      <w:ins w:id="6502" w:author="Zach Zukowski (R2 revision)" w:date="2026-05-17T00:00:00Z">
        <w:r>
          <w:t xml:space="preserve"> </w:t>
        </w:r>
      </w:ins>
      <w:ins w:id="6503" w:author="Zach Zukowski (R2 revision)" w:date="2026-05-17T00:00:00Z">
        <w:r>
          <w:t xml:space="preserve">design.</w:t>
        </w:r>
      </w:ins>
    </w:p>
    <w:p>
      <w:pPr>
        <w:pStyle w:val="BodyText"/>
      </w:pPr>
      <w:ins w:id="6504" w:author="Zach Zukowski (R2 revision)" w:date="2026-05-17T00:00:00Z">
        <w:r>
          <w:rPr>
            <w:b/>
            <w:bCs/>
          </w:rPr>
          <w:t xml:space="preserve">Measurement challenges.</w:t>
        </w:r>
      </w:ins>
      <w:ins w:id="6505" w:author="Zach Zukowski (R2 revision)" w:date="2026-05-17T00:00:00Z">
        <w:r>
          <w:t xml:space="preserve"> </w:t>
        </w:r>
      </w:ins>
      <w:ins w:id="6506" w:author="Zach Zukowski (R2 revision)" w:date="2026-05-17T00:00:00Z">
        <w:r>
          <w:t xml:space="preserve">The scoring rubric depends on publicly</w:t>
        </w:r>
      </w:ins>
      <w:ins w:id="6507" w:author="Zach Zukowski (R2 revision)" w:date="2026-05-17T00:00:00Z">
        <w:r>
          <w:t xml:space="preserve"> </w:t>
        </w:r>
      </w:ins>
      <w:ins w:id="6508" w:author="Zach Zukowski (R2 revision)" w:date="2026-05-17T00:00:00Z">
        <w:r>
          <w:t xml:space="preserve">observable design features, but some legitimacy-relevant properties</w:t>
        </w:r>
      </w:ins>
      <w:ins w:id="6509" w:author="Zach Zukowski (R2 revision)" w:date="2026-05-17T00:00:00Z">
        <w:r>
          <w:t xml:space="preserve"> </w:t>
        </w:r>
      </w:ins>
      <w:ins w:id="6510" w:author="Zach Zukowski (R2 revision)" w:date="2026-05-17T00:00:00Z">
        <w:r>
          <w:t xml:space="preserve">(backroom governance, informal influence, regulatory relationships) are</w:t>
        </w:r>
      </w:ins>
      <w:ins w:id="6511" w:author="Zach Zukowski (R2 revision)" w:date="2026-05-17T00:00:00Z">
        <w:r>
          <w:t xml:space="preserve"> </w:t>
        </w:r>
      </w:ins>
      <w:ins w:id="6512" w:author="Zach Zukowski (R2 revision)" w:date="2026-05-17T00:00:00Z">
        <w:r>
          <w:t xml:space="preserve">not observable on-chain. We specify inter-rater reliability protocols</w:t>
        </w:r>
      </w:ins>
      <w:ins w:id="6513" w:author="Zach Zukowski (R2 revision)" w:date="2026-05-17T00:00:00Z">
        <w:r>
          <w:t xml:space="preserve"> </w:t>
        </w:r>
      </w:ins>
      <w:ins w:id="6514" w:author="Zach Zukowski (R2 revision)" w:date="2026-05-17T00:00:00Z">
        <w:r>
          <w:t xml:space="preserve">(</w:t>
        </w:r>
      </w:ins>
      <w:hyperlink r:id="rId71">
        <w:ins w:id="6515" w:author="Zach Zukowski (R2 revision)" w:date="2026-05-17T00:00:00Z">
          <w:r>
            <w:rPr>
              <w:rStyle w:val="Hyperlink"/>
              <w:u w:val="single"/>
            </w:rPr>
            <w:t xml:space="preserve">Supplementary File</w:t>
          </w:r>
        </w:ins>
        <w:ins w:id="6516" w:author="Zach Zukowski (R2 revision)" w:date="2026-05-17T00:00:00Z">
          <w:r>
            <w:rPr>
              <w:rStyle w:val="Hyperlink"/>
              <w:u w:val="single"/>
            </w:rPr>
            <w:t xml:space="preserve"> </w:t>
          </w:r>
        </w:ins>
        <w:ins w:id="6517" w:author="Zach Zukowski (R2 revision)" w:date="2026-05-17T00:00:00Z">
          <w:r>
            <w:rPr>
              <w:rStyle w:val="Hyperlink"/>
              <w:u w:val="single"/>
            </w:rPr>
            <w:t xml:space="preserve">S2</w:t>
          </w:r>
        </w:ins>
      </w:hyperlink>
      <w:ins w:id="6518" w:author="Zach Zukowski (R2 revision)" w:date="2026-05-17T00:00:00Z">
        <w:r>
          <w:t xml:space="preserve">)</w:t>
        </w:r>
      </w:ins>
      <w:ins w:id="6519" w:author="Zach Zukowski (R2 revision)" w:date="2026-05-17T00:00:00Z">
        <w:r>
          <w:t xml:space="preserve"> </w:t>
        </w:r>
      </w:ins>
      <w:ins w:id="6520" w:author="Zach Zukowski (R2 revision)" w:date="2026-05-17T00:00:00Z">
        <w:r>
          <w:t xml:space="preserve">but have not yet tested them with a second scorer. The governance</w:t>
        </w:r>
      </w:ins>
      <w:ins w:id="6521" w:author="Zach Zukowski (R2 revision)" w:date="2026-05-17T00:00:00Z">
        <w:r>
          <w:t xml:space="preserve"> </w:t>
        </w:r>
      </w:ins>
      <w:ins w:id="6522" w:author="Zach Zukowski (R2 revision)" w:date="2026-05-17T00:00:00Z">
        <w:r>
          <w:t xml:space="preserve">concentration analysis uses a snapshot methodology that does not capture</w:t>
        </w:r>
      </w:ins>
      <w:ins w:id="6523" w:author="Zach Zukowski (R2 revision)" w:date="2026-05-17T00:00:00Z">
        <w:r>
          <w:t xml:space="preserve"> </w:t>
        </w:r>
      </w:ins>
      <w:ins w:id="6524" w:author="Zach Zukowski (R2 revision)" w:date="2026-05-17T00:00:00Z">
        <w:r>
          <w:t xml:space="preserve">temporal dynamics; a panel approach would strengthen causal claims.</w:t>
        </w:r>
      </w:ins>
    </w:p>
    <w:p>
      <w:pPr>
        <w:pStyle w:val="BodyText"/>
      </w:pPr>
      <w:ins w:id="6525" w:author="Zach Zukowski (R2 revision)" w:date="2026-05-17T00:00:00Z">
        <w:r>
          <w:rPr>
            <w:b/>
            <w:bCs/>
          </w:rPr>
          <w:t xml:space="preserve">Equity-token conflicts.</w:t>
        </w:r>
      </w:ins>
      <w:ins w:id="6526" w:author="Zach Zukowski (R2 revision)" w:date="2026-05-17T00:00:00Z">
        <w:r>
          <w:t xml:space="preserve"> </w:t>
        </w:r>
      </w:ins>
      <w:ins w:id="6527" w:author="Zach Zukowski (R2 revision)" w:date="2026-05-17T00:00:00Z">
        <w:r>
          <w:t xml:space="preserve">The normative framework assumes that</w:t>
        </w:r>
      </w:ins>
      <w:ins w:id="6528" w:author="Zach Zukowski (R2 revision)" w:date="2026-05-17T00:00:00Z">
        <w:r>
          <w:t xml:space="preserve"> </w:t>
        </w:r>
      </w:ins>
      <w:ins w:id="6529" w:author="Zach Zukowski (R2 revision)" w:date="2026-05-17T00:00:00Z">
        <w:r>
          <w:t xml:space="preserve">governance token holders are the primary principals, but hybrid</w:t>
        </w:r>
      </w:ins>
      <w:ins w:id="6530" w:author="Zach Zukowski (R2 revision)" w:date="2026-05-17T00:00:00Z">
        <w:r>
          <w:t xml:space="preserve"> </w:t>
        </w:r>
      </w:ins>
      <w:ins w:id="6531" w:author="Zach Zukowski (R2 revision)" w:date="2026-05-17T00:00:00Z">
        <w:r>
          <w:t xml:space="preserve">structures complicate this assumption. Helium’s unresolved tension</w:t>
        </w:r>
      </w:ins>
      <w:ins w:id="6532" w:author="Zach Zukowski (R2 revision)" w:date="2026-05-17T00:00:00Z">
        <w:r>
          <w:t xml:space="preserve"> </w:t>
        </w:r>
      </w:ins>
      <w:ins w:id="6533" w:author="Zach Zukowski (R2 revision)" w:date="2026-05-17T00:00:00Z">
        <w:r>
          <w:t xml:space="preserve">between Nova Labs’ equity obligations and HNT tokenholders' interests</w:t>
        </w:r>
      </w:ins>
      <w:ins w:id="6534" w:author="Zach Zukowski (R2 revision)" w:date="2026-05-17T00:00:00Z">
        <w:r>
          <w:t xml:space="preserve"> </w:t>
        </w:r>
      </w:ins>
      <w:ins w:id="6535" w:author="Zach Zukowski (R2 revision)" w:date="2026-05-17T00:00:00Z">
        <w:r>
          <w:t xml:space="preserve">(Bane &amp; Gala, 2026), exemplified by temporary revenue-allocation</w:t>
        </w:r>
      </w:ins>
      <w:ins w:id="6536" w:author="Zach Zukowski (R2 revision)" w:date="2026-05-17T00:00:00Z">
        <w:r>
          <w:t xml:space="preserve"> </w:t>
        </w:r>
      </w:ins>
      <w:ins w:id="6537" w:author="Zach Zukowski (R2 revision)" w:date="2026-05-17T00:00:00Z">
        <w:r>
          <w:t xml:space="preserve">policies and subsequent reversions, illustrates precisely the tension</w:t>
        </w:r>
      </w:ins>
      <w:ins w:id="6538" w:author="Zach Zukowski (R2 revision)" w:date="2026-05-17T00:00:00Z">
        <w:r>
          <w:t xml:space="preserve"> </w:t>
        </w:r>
      </w:ins>
      <w:ins w:id="6539" w:author="Zach Zukowski (R2 revision)" w:date="2026-05-17T00:00:00Z">
        <w:r>
          <w:t xml:space="preserve">between centralized operational decisions and decentralized governance</w:t>
        </w:r>
      </w:ins>
      <w:ins w:id="6540" w:author="Zach Zukowski (R2 revision)" w:date="2026-05-17T00:00:00Z">
        <w:r>
          <w:t xml:space="preserve"> </w:t>
        </w:r>
      </w:ins>
      <w:ins w:id="6541" w:author="Zach Zukowski (R2 revision)" w:date="2026-05-17T00:00:00Z">
        <w:r>
          <w:t xml:space="preserve">that Hypotheses 1 (transparency) and 2 (contestability) are designed to</w:t>
        </w:r>
      </w:ins>
      <w:ins w:id="6542" w:author="Zach Zukowski (R2 revision)" w:date="2026-05-17T00:00:00Z">
        <w:r>
          <w:t xml:space="preserve"> </w:t>
        </w:r>
      </w:ins>
      <w:ins w:id="6543" w:author="Zach Zukowski (R2 revision)" w:date="2026-05-17T00:00:00Z">
        <w:r>
          <w:t xml:space="preserve">address.</w:t>
        </w:r>
      </w:ins>
    </w:p>
    <w:p>
      <w:pPr>
        <w:pStyle w:val="BodyText"/>
      </w:pPr>
      <w:ins w:id="6544" w:author="Zach Zukowski (R2 revision)" w:date="2026-05-17T00:00:00Z">
        <w:r>
          <w:rPr>
            <w:b/>
            <w:bCs/>
          </w:rPr>
          <w:t xml:space="preserve">Speed versus legitimacy trade-off.</w:t>
        </w:r>
      </w:ins>
      <w:ins w:id="6545" w:author="Zach Zukowski (R2 revision)" w:date="2026-05-17T00:00:00Z">
        <w:r>
          <w:t xml:space="preserve"> </w:t>
        </w:r>
      </w:ins>
      <w:ins w:id="6546" w:author="Zach Zukowski (R2 revision)" w:date="2026-05-17T00:00:00Z">
        <w:r>
          <w:t xml:space="preserve">Institutionally rigorous</w:t>
        </w:r>
      </w:ins>
      <w:ins w:id="6547" w:author="Zach Zukowski (R2 revision)" w:date="2026-05-17T00:00:00Z">
        <w:r>
          <w:t xml:space="preserve"> </w:t>
        </w:r>
      </w:ins>
      <w:ins w:id="6548" w:author="Zach Zukowski (R2 revision)" w:date="2026-05-17T00:00:00Z">
        <w:r>
          <w:t xml:space="preserve">governance processes are slower than technocratic decision-making. In</w:t>
        </w:r>
      </w:ins>
      <w:ins w:id="6549" w:author="Zach Zukowski (R2 revision)" w:date="2026-05-17T00:00:00Z">
        <w:r>
          <w:t xml:space="preserve"> </w:t>
        </w:r>
      </w:ins>
      <w:ins w:id="6550" w:author="Zach Zukowski (R2 revision)" w:date="2026-05-17T00:00:00Z">
        <w:r>
          <w:t xml:space="preserve">crisis conditions (exploits, market dislocations), the deliberative</w:t>
        </w:r>
      </w:ins>
      <w:ins w:id="6551" w:author="Zach Zukowski (R2 revision)" w:date="2026-05-17T00:00:00Z">
        <w:r>
          <w:t xml:space="preserve"> </w:t>
        </w:r>
      </w:ins>
      <w:ins w:id="6552" w:author="Zach Zukowski (R2 revision)" w:date="2026-05-17T00:00:00Z">
        <w:r>
          <w:t xml:space="preserve">processes the framework advocates may be too slow. The framework does</w:t>
        </w:r>
      </w:ins>
      <w:ins w:id="6553" w:author="Zach Zukowski (R2 revision)" w:date="2026-05-17T00:00:00Z">
        <w:r>
          <w:t xml:space="preserve"> </w:t>
        </w:r>
      </w:ins>
      <w:ins w:id="6554" w:author="Zach Zukowski (R2 revision)" w:date="2026-05-17T00:00:00Z">
        <w:r>
          <w:t xml:space="preserve">not resolve this tension but insists that emergency powers be</w:t>
        </w:r>
      </w:ins>
      <w:ins w:id="6555" w:author="Zach Zukowski (R2 revision)" w:date="2026-05-17T00:00:00Z">
        <w:r>
          <w:t xml:space="preserve"> </w:t>
        </w:r>
      </w:ins>
      <w:ins w:id="6556" w:author="Zach Zukowski (R2 revision)" w:date="2026-05-17T00:00:00Z">
        <w:r>
          <w:t xml:space="preserve">pre-committed and bounded, consistent with republican constitutionalism.</w:t>
        </w:r>
      </w:ins>
    </w:p>
    <w:bookmarkEnd w:id="112"/>
    <w:bookmarkStart w:id="113" w:name="position-in-literature"/>
    <w:p>
      <w:pPr>
        <w:pStyle w:val="Heading2"/>
      </w:pPr>
      <w:ins w:id="6557" w:author="Zach Zukowski (R2 revision)" w:date="2026-05-17T00:00:00Z">
        <w:r>
          <w:t xml:space="preserve">4.5 Position in Literature</w:t>
        </w:r>
      </w:ins>
    </w:p>
    <w:p>
      <w:pPr>
        <w:pStyle w:val="FirstParagraph"/>
      </w:pPr>
      <w:ins w:id="6558" w:author="Zach Zukowski (R2 revision)" w:date="2026-05-17T00:00:00Z">
        <w:r>
          <w:t xml:space="preserve">This paper’s contribution is not a new philosophical theory but a new</w:t>
        </w:r>
      </w:ins>
      <w:ins w:id="6559" w:author="Zach Zukowski (R2 revision)" w:date="2026-05-17T00:00:00Z">
        <w:r>
          <w:t xml:space="preserve"> </w:t>
        </w:r>
      </w:ins>
      <w:ins w:id="6560" w:author="Zach Zukowski (R2 revision)" w:date="2026-05-17T00:00:00Z">
        <w:r>
          <w:t xml:space="preserve">application: translating established normative frameworks (Kant, Rawls,</w:t>
        </w:r>
      </w:ins>
      <w:ins w:id="6561" w:author="Zach Zukowski (R2 revision)" w:date="2026-05-17T00:00:00Z">
        <w:r>
          <w:t xml:space="preserve"> </w:t>
        </w:r>
      </w:ins>
      <w:ins w:id="6562" w:author="Zach Zukowski (R2 revision)" w:date="2026-05-17T00:00:00Z">
        <w:r>
          <w:t xml:space="preserve">Pettit, Ostrom, Hayek) into actionable design criteria for programmable</w:t>
        </w:r>
      </w:ins>
      <w:ins w:id="6563" w:author="Zach Zukowski (R2 revision)" w:date="2026-05-17T00:00:00Z">
        <w:r>
          <w:t xml:space="preserve"> </w:t>
        </w:r>
      </w:ins>
      <w:ins w:id="6564" w:author="Zach Zukowski (R2 revision)" w:date="2026-05-17T00:00:00Z">
        <w:r>
          <w:t xml:space="preserve">institutions. It extends Werbach (2018), de Filippi &amp; Wright (2018), and</w:t>
        </w:r>
      </w:ins>
      <w:ins w:id="6565" w:author="Zach Zukowski (R2 revision)" w:date="2026-05-17T00:00:00Z">
        <w:r>
          <w:t xml:space="preserve"> </w:t>
        </w:r>
      </w:ins>
      <w:ins w:id="6566" w:author="Zach Zukowski (R2 revision)" w:date="2026-05-17T00:00:00Z">
        <w:r>
          <w:t xml:space="preserve">Reijers &amp; Coeckelbergh (2018) through prescriptive mechanism design</w:t>
        </w:r>
      </w:ins>
      <w:ins w:id="6567" w:author="Zach Zukowski (R2 revision)" w:date="2026-05-17T00:00:00Z">
        <w:r>
          <w:t xml:space="preserve"> </w:t>
        </w:r>
      </w:ins>
      <w:ins w:id="6568" w:author="Zach Zukowski (R2 revision)" w:date="2026-05-17T00:00:00Z">
        <w:r>
          <w:t xml:space="preserve">grounded in political philosophy. The GeoDePIN taxonomy and</w:t>
        </w:r>
      </w:ins>
      <w:ins w:id="6569" w:author="Zach Zukowski (R2 revision)" w:date="2026-05-17T00:00:00Z">
        <w:r>
          <w:t xml:space="preserve"> </w:t>
        </w:r>
      </w:ins>
      <w:ins w:id="6570" w:author="Zach Zukowski (R2 revision)" w:date="2026-05-17T00:00:00Z">
        <w:r>
          <w:t xml:space="preserve">demand-concentration diagnostic are, to our knowledge, new to the</w:t>
        </w:r>
      </w:ins>
      <w:ins w:id="6571" w:author="Zach Zukowski (R2 revision)" w:date="2026-05-17T00:00:00Z">
        <w:r>
          <w:t xml:space="preserve"> </w:t>
        </w:r>
      </w:ins>
      <w:ins w:id="6572" w:author="Zach Zukowski (R2 revision)" w:date="2026-05-17T00:00:00Z">
        <w:r>
          <w:t xml:space="preserve">literature.</w:t>
        </w:r>
      </w:ins>
    </w:p>
    <w:p>
      <w:pPr>
        <w:pStyle w:val="BodyText"/>
      </w:pPr>
      <w:ins w:id="6573" w:author="Zach Zukowski (R2 revision)" w:date="2026-05-17T00:00:00Z">
        <w:r>
          <w:t xml:space="preserve">The five-lens framework developed here differs from existing DAO</w:t>
        </w:r>
      </w:ins>
      <w:ins w:id="6574" w:author="Zach Zukowski (R2 revision)" w:date="2026-05-17T00:00:00Z">
        <w:r>
          <w:t xml:space="preserve"> </w:t>
        </w:r>
      </w:ins>
      <w:ins w:id="6575" w:author="Zach Zukowski (R2 revision)" w:date="2026-05-17T00:00:00Z">
        <w:r>
          <w:t xml:space="preserve">assessment frameworks along three dimensions. (1) Scope: the Aragon DAO</w:t>
        </w:r>
      </w:ins>
      <w:ins w:id="6576" w:author="Zach Zukowski (R2 revision)" w:date="2026-05-17T00:00:00Z">
        <w:r>
          <w:t xml:space="preserve"> </w:t>
        </w:r>
      </w:ins>
      <w:ins w:id="6577" w:author="Zach Zukowski (R2 revision)" w:date="2026-05-17T00:00:00Z">
        <w:r>
          <w:t xml:space="preserve">Health Index, Snapshot voting analytics, Boardroom, and DAOstar’s</w:t>
        </w:r>
      </w:ins>
      <w:ins w:id="6578" w:author="Zach Zukowski (R2 revision)" w:date="2026-05-17T00:00:00Z">
        <w:r>
          <w:t xml:space="preserve"> </w:t>
        </w:r>
      </w:ins>
      <w:ins w:id="6579" w:author="Zach Zukowski (R2 revision)" w:date="2026-05-17T00:00:00Z">
        <w:r>
          <w:t xml:space="preserve">DAO-standards work measure operational characteristics (proposal</w:t>
        </w:r>
      </w:ins>
      <w:ins w:id="6580" w:author="Zach Zukowski (R2 revision)" w:date="2026-05-17T00:00:00Z">
        <w:r>
          <w:t xml:space="preserve"> </w:t>
        </w:r>
      </w:ins>
      <w:ins w:id="6581" w:author="Zach Zukowski (R2 revision)" w:date="2026-05-17T00:00:00Z">
        <w:r>
          <w:t xml:space="preserve">throughput, voter turnout, treasury management, identity standards)</w:t>
        </w:r>
      </w:ins>
      <w:ins w:id="6582" w:author="Zach Zukowski (R2 revision)" w:date="2026-05-17T00:00:00Z">
        <w:r>
          <w:t xml:space="preserve"> </w:t>
        </w:r>
      </w:ins>
      <w:ins w:id="6583" w:author="Zach Zukowski (R2 revision)" w:date="2026-05-17T00:00:00Z">
        <w:r>
          <w:t xml:space="preserve">without an explicit philosophical-tradition anchor; this paper supplies</w:t>
        </w:r>
      </w:ins>
      <w:ins w:id="6584" w:author="Zach Zukowski (R2 revision)" w:date="2026-05-17T00:00:00Z">
        <w:r>
          <w:t xml:space="preserve"> </w:t>
        </w:r>
      </w:ins>
      <w:ins w:id="6585" w:author="Zach Zukowski (R2 revision)" w:date="2026-05-17T00:00:00Z">
        <w:r>
          <w:t xml:space="preserve">the political-philosophy warrant for which operational characteristics</w:t>
        </w:r>
      </w:ins>
      <w:ins w:id="6586" w:author="Zach Zukowski (R2 revision)" w:date="2026-05-17T00:00:00Z">
        <w:r>
          <w:t xml:space="preserve"> </w:t>
        </w:r>
      </w:ins>
      <w:ins w:id="6587" w:author="Zach Zukowski (R2 revision)" w:date="2026-05-17T00:00:00Z">
        <w:r>
          <w:t xml:space="preserve">matter and why. (2) Aggregation: existing frameworks typically score</w:t>
        </w:r>
      </w:ins>
      <w:ins w:id="6588" w:author="Zach Zukowski (R2 revision)" w:date="2026-05-17T00:00:00Z">
        <w:r>
          <w:t xml:space="preserve"> </w:t>
        </w:r>
      </w:ins>
      <w:ins w:id="6589" w:author="Zach Zukowski (R2 revision)" w:date="2026-05-17T00:00:00Z">
        <w:r>
          <w:t xml:space="preserve">single dimensions (voter participation; proposal velocity; treasury</w:t>
        </w:r>
      </w:ins>
      <w:ins w:id="6590" w:author="Zach Zukowski (R2 revision)" w:date="2026-05-17T00:00:00Z">
        <w:r>
          <w:t xml:space="preserve"> </w:t>
        </w:r>
      </w:ins>
      <w:ins w:id="6591" w:author="Zach Zukowski (R2 revision)" w:date="2026-05-17T00:00:00Z">
        <w:r>
          <w:t xml:space="preserve">diversification) rather than aggregating across normative dimensions;</w:t>
        </w:r>
      </w:ins>
      <w:ins w:id="6592" w:author="Zach Zukowski (R2 revision)" w:date="2026-05-17T00:00:00Z">
        <w:r>
          <w:t xml:space="preserve"> </w:t>
        </w:r>
      </w:ins>
      <w:ins w:id="6593" w:author="Zach Zukowski (R2 revision)" w:date="2026-05-17T00:00:00Z">
        <w:r>
          <w:t xml:space="preserve">the Synergy Index aggregates five lenses with explicit equal-weight</w:t>
        </w:r>
      </w:ins>
      <w:ins w:id="6594" w:author="Zach Zukowski (R2 revision)" w:date="2026-05-17T00:00:00Z">
        <w:r>
          <w:t xml:space="preserve"> </w:t>
        </w:r>
      </w:ins>
      <w:ins w:id="6595" w:author="Zach Zukowski (R2 revision)" w:date="2026-05-17T00:00:00Z">
        <w:r>
          <w:t xml:space="preserve">methodology and discusses alternative weakest-link aggregation</w:t>
        </w:r>
      </w:ins>
      <w:ins w:id="6596" w:author="Zach Zukowski (R2 revision)" w:date="2026-05-17T00:00:00Z">
        <w:r>
          <w:t xml:space="preserve"> </w:t>
        </w:r>
      </w:ins>
      <w:ins w:id="6597" w:author="Zach Zukowski (R2 revision)" w:date="2026-05-17T00:00:00Z">
        <w:r>
          <w:t xml:space="preserve">(Section 2.10.6). (3) Comparability: existing dashboards report</w:t>
        </w:r>
      </w:ins>
      <w:ins w:id="6598" w:author="Zach Zukowski (R2 revision)" w:date="2026-05-17T00:00:00Z">
        <w:r>
          <w:t xml:space="preserve"> </w:t>
        </w:r>
      </w:ins>
      <w:ins w:id="6599" w:author="Zach Zukowski (R2 revision)" w:date="2026-05-17T00:00:00Z">
        <w:r>
          <w:t xml:space="preserve">per-protocol metrics without a cross-protocol normative comparison; the</w:t>
        </w:r>
      </w:ins>
      <w:ins w:id="6600" w:author="Zach Zukowski (R2 revision)" w:date="2026-05-17T00:00:00Z">
        <w:r>
          <w:t xml:space="preserve"> </w:t>
        </w:r>
      </w:ins>
      <w:ins w:id="6601" w:author="Zach Zukowski (R2 revision)" w:date="2026-05-17T00:00:00Z">
        <w:r>
          <w:t xml:space="preserve">40-protocol cross-section in Section 3 provides such a comparison by</w:t>
        </w:r>
      </w:ins>
      <w:ins w:id="6602" w:author="Zach Zukowski (R2 revision)" w:date="2026-05-17T00:00:00Z">
        <w:r>
          <w:t xml:space="preserve"> </w:t>
        </w:r>
      </w:ins>
      <w:ins w:id="6603" w:author="Zach Zukowski (R2 revision)" w:date="2026-05-17T00:00:00Z">
        <w:r>
          <w:t xml:space="preserve">applying a uniform PCA-exclusion methodology and a uniform scoring</w:t>
        </w:r>
      </w:ins>
      <w:ins w:id="6604" w:author="Zach Zukowski (R2 revision)" w:date="2026-05-17T00:00:00Z">
        <w:r>
          <w:t xml:space="preserve"> </w:t>
        </w:r>
      </w:ins>
      <w:ins w:id="6605" w:author="Zach Zukowski (R2 revision)" w:date="2026-05-17T00:00:00Z">
        <w:r>
          <w:t xml:space="preserve">rubric. The framework complements rather than replaces operational</w:t>
        </w:r>
      </w:ins>
      <w:ins w:id="6606" w:author="Zach Zukowski (R2 revision)" w:date="2026-05-17T00:00:00Z">
        <w:r>
          <w:t xml:space="preserve"> </w:t>
        </w:r>
      </w:ins>
      <w:ins w:id="6607" w:author="Zach Zukowski (R2 revision)" w:date="2026-05-17T00:00:00Z">
        <w:r>
          <w:t xml:space="preserve">dashboards: protocol practitioners can use this paper’s lens scoring</w:t>
        </w:r>
      </w:ins>
      <w:ins w:id="6608" w:author="Zach Zukowski (R2 revision)" w:date="2026-05-17T00:00:00Z">
        <w:r>
          <w:t xml:space="preserve"> </w:t>
        </w:r>
      </w:ins>
      <w:ins w:id="6609" w:author="Zach Zukowski (R2 revision)" w:date="2026-05-17T00:00:00Z">
        <w:r>
          <w:t xml:space="preserve">alongside existing operational telemetry to identify where structural</w:t>
        </w:r>
      </w:ins>
      <w:ins w:id="6610" w:author="Zach Zukowski (R2 revision)" w:date="2026-05-17T00:00:00Z">
        <w:r>
          <w:t xml:space="preserve"> </w:t>
        </w:r>
      </w:ins>
      <w:ins w:id="6611" w:author="Zach Zukowski (R2 revision)" w:date="2026-05-17T00:00:00Z">
        <w:r>
          <w:t xml:space="preserve">governance investments would yield the largest improvement in</w:t>
        </w:r>
      </w:ins>
      <w:ins w:id="6612" w:author="Zach Zukowski (R2 revision)" w:date="2026-05-17T00:00:00Z">
        <w:r>
          <w:t xml:space="preserve"> </w:t>
        </w:r>
      </w:ins>
      <w:ins w:id="6613" w:author="Zach Zukowski (R2 revision)" w:date="2026-05-17T00:00:00Z">
        <w:r>
          <w:t xml:space="preserve">normative dimensions.</w:t>
        </w:r>
      </w:ins>
    </w:p>
    <w:p>
      <w:pPr>
        <w:pStyle w:val="BodyText"/>
      </w:pPr>
      <w:ins w:id="6614" w:author="Zach Zukowski (R2 revision)" w:date="2026-05-17T00:00:00Z">
        <w:r>
          <w:t xml:space="preserve">Large-scale analysis of 100 DAOs is consistent with the finding that</w:t>
        </w:r>
      </w:ins>
      <w:ins w:id="6615" w:author="Zach Zukowski (R2 revision)" w:date="2026-05-17T00:00:00Z">
        <w:r>
          <w:t xml:space="preserve"> </w:t>
        </w:r>
      </w:ins>
      <w:ins w:id="6616" w:author="Zach Zukowski (R2 revision)" w:date="2026-05-17T00:00:00Z">
        <w:r>
          <w:t xml:space="preserve">social and public-good protocols achieve significantly higher</w:t>
        </w:r>
      </w:ins>
      <w:ins w:id="6617" w:author="Zach Zukowski (R2 revision)" w:date="2026-05-17T00:00:00Z">
        <w:r>
          <w:t xml:space="preserve"> </w:t>
        </w:r>
      </w:ins>
      <w:ins w:id="6618" w:author="Zach Zukowski (R2 revision)" w:date="2026-05-17T00:00:00Z">
        <w:r>
          <w:t xml:space="preserve">decentralization than infrastructure or investment protocols (Sharma et</w:t>
        </w:r>
      </w:ins>
      <w:ins w:id="6619" w:author="Zach Zukowski (R2 revision)" w:date="2026-05-17T00:00:00Z">
        <w:r>
          <w:t xml:space="preserve"> </w:t>
        </w:r>
      </w:ins>
      <w:ins w:id="6620" w:author="Zach Zukowski (R2 revision)" w:date="2026-05-17T00:00:00Z">
        <w:r>
          <w:t xml:space="preserve">al., 2026), consistent with the DePIN-DeFi concentration differential</w:t>
        </w:r>
      </w:ins>
      <w:ins w:id="6621" w:author="Zach Zukowski (R2 revision)" w:date="2026-05-17T00:00:00Z">
        <w:r>
          <w:t xml:space="preserve"> </w:t>
        </w:r>
      </w:ins>
      <w:ins w:id="6622" w:author="Zach Zukowski (R2 revision)" w:date="2026-05-17T00:00:00Z">
        <w:r>
          <w:t xml:space="preserve">documented here (Mann-Whitney p = 0.014, Cohen’s d = 1.03).</w:t>
        </w:r>
      </w:ins>
    </w:p>
    <w:p>
      <w:pPr>
        <w:pStyle w:val="BodyText"/>
      </w:pPr>
      <w:ins w:id="6623" w:author="Zach Zukowski (R2 revision)" w:date="2026-05-17T00:00:00Z">
        <w:r>
          <w:t xml:space="preserve">Scholte (2026) examines the transscalar nature of polycentric digital</w:t>
        </w:r>
      </w:ins>
      <w:ins w:id="6624" w:author="Zach Zukowski (R2 revision)" w:date="2026-05-17T00:00:00Z">
        <w:r>
          <w:t xml:space="preserve"> </w:t>
        </w:r>
      </w:ins>
      <w:ins w:id="6625" w:author="Zach Zukowski (R2 revision)" w:date="2026-05-17T00:00:00Z">
        <w:r>
          <w:t xml:space="preserve">governance, arguing that legitimacy in decentralized systems requires</w:t>
        </w:r>
      </w:ins>
      <w:ins w:id="6626" w:author="Zach Zukowski (R2 revision)" w:date="2026-05-17T00:00:00Z">
        <w:r>
          <w:t xml:space="preserve"> </w:t>
        </w:r>
      </w:ins>
      <w:ins w:id="6627" w:author="Zach Zukowski (R2 revision)" w:date="2026-05-17T00:00:00Z">
        <w:r>
          <w:t xml:space="preserve">overlapping authorities with explicit accountability mechanisms; the</w:t>
        </w:r>
      </w:ins>
      <w:ins w:id="6628" w:author="Zach Zukowski (R2 revision)" w:date="2026-05-17T00:00:00Z">
        <w:r>
          <w:t xml:space="preserve"> </w:t>
        </w:r>
      </w:ins>
      <w:ins w:id="6629" w:author="Zach Zukowski (R2 revision)" w:date="2026-05-17T00:00:00Z">
        <w:r>
          <w:t xml:space="preserve">scoring rubric developed here operationalizes this requirement through</w:t>
        </w:r>
      </w:ins>
      <w:ins w:id="6630" w:author="Zach Zukowski (R2 revision)" w:date="2026-05-17T00:00:00Z">
        <w:r>
          <w:t xml:space="preserve"> </w:t>
        </w:r>
      </w:ins>
      <w:ins w:id="6631" w:author="Zach Zukowski (R2 revision)" w:date="2026-05-17T00:00:00Z">
        <w:r>
          <w:t xml:space="preserve">the Ostrom polycentricity lens (Table 1).</w:t>
        </w:r>
      </w:ins>
    </w:p>
    <w:p>
      <w:pPr>
        <w:pStyle w:val="BodyText"/>
      </w:pPr>
      <w:ins w:id="6632" w:author="Zach Zukowski (R2 revision)" w:date="2026-05-17T00:00:00Z">
        <w:r>
          <w:rPr>
            <w:b/>
            <w:bCs/>
          </w:rPr>
          <w:t xml:space="preserve">Mechanism Design and Institutional Economics.</w:t>
        </w:r>
      </w:ins>
      <w:ins w:id="6633" w:author="Zach Zukowski (R2 revision)" w:date="2026-05-17T00:00:00Z">
        <w:r>
          <w:t xml:space="preserve"> </w:t>
        </w:r>
      </w:ins>
      <w:ins w:id="6634" w:author="Zach Zukowski (R2 revision)" w:date="2026-05-17T00:00:00Z">
        <w:r>
          <w:t xml:space="preserve">Classical mechanism</w:t>
        </w:r>
      </w:ins>
      <w:ins w:id="6635" w:author="Zach Zukowski (R2 revision)" w:date="2026-05-17T00:00:00Z">
        <w:r>
          <w:t xml:space="preserve"> </w:t>
        </w:r>
      </w:ins>
      <w:ins w:id="6636" w:author="Zach Zukowski (R2 revision)" w:date="2026-05-17T00:00:00Z">
        <w:r>
          <w:t xml:space="preserve">design (Hurwicz, Myerson) optimizes for efficiency and incentive</w:t>
        </w:r>
      </w:ins>
      <w:ins w:id="6637" w:author="Zach Zukowski (R2 revision)" w:date="2026-05-17T00:00:00Z">
        <w:r>
          <w:t xml:space="preserve"> </w:t>
        </w:r>
      </w:ins>
      <w:ins w:id="6638" w:author="Zach Zukowski (R2 revision)" w:date="2026-05-17T00:00:00Z">
        <w:r>
          <w:t xml:space="preserve">compatibility; this paper adds normative dimensions (fairness,</w:t>
        </w:r>
      </w:ins>
      <w:ins w:id="6639" w:author="Zach Zukowski (R2 revision)" w:date="2026-05-17T00:00:00Z">
        <w:r>
          <w:t xml:space="preserve"> </w:t>
        </w:r>
      </w:ins>
      <w:ins w:id="6640" w:author="Zach Zukowski (R2 revision)" w:date="2026-05-17T00:00:00Z">
        <w:r>
          <w:t xml:space="preserve">contestability, capability) that mechanism design traditionally</w:t>
        </w:r>
      </w:ins>
      <w:ins w:id="6641" w:author="Zach Zukowski (R2 revision)" w:date="2026-05-17T00:00:00Z">
        <w:r>
          <w:t xml:space="preserve"> </w:t>
        </w:r>
      </w:ins>
      <w:ins w:id="6642" w:author="Zach Zukowski (R2 revision)" w:date="2026-05-17T00:00:00Z">
        <w:r>
          <w:t xml:space="preserve">brackets. We build on Ostrom’s institutional analysis of commons</w:t>
        </w:r>
      </w:ins>
      <w:ins w:id="6643" w:author="Zach Zukowski (R2 revision)" w:date="2026-05-17T00:00:00Z">
        <w:r>
          <w:t xml:space="preserve"> </w:t>
        </w:r>
      </w:ins>
      <w:ins w:id="6644" w:author="Zach Zukowski (R2 revision)" w:date="2026-05-17T00:00:00Z">
        <w:r>
          <w:t xml:space="preserve">governance, extending her framework from natural resource commons to</w:t>
        </w:r>
      </w:ins>
      <w:ins w:id="6645" w:author="Zach Zukowski (R2 revision)" w:date="2026-05-17T00:00:00Z">
        <w:r>
          <w:t xml:space="preserve"> </w:t>
        </w:r>
      </w:ins>
      <w:ins w:id="6646" w:author="Zach Zukowski (R2 revision)" w:date="2026-05-17T00:00:00Z">
        <w:r>
          <w:t xml:space="preserve">digital infrastructure commons where coordination mechanisms are encoded</w:t>
        </w:r>
      </w:ins>
      <w:ins w:id="6647" w:author="Zach Zukowski (R2 revision)" w:date="2026-05-17T00:00:00Z">
        <w:r>
          <w:t xml:space="preserve"> </w:t>
        </w:r>
      </w:ins>
      <w:ins w:id="6648" w:author="Zach Zukowski (R2 revision)" w:date="2026-05-17T00:00:00Z">
        <w:r>
          <w:t xml:space="preserve">in smart contracts.</w:t>
        </w:r>
      </w:ins>
    </w:p>
    <w:p>
      <w:pPr>
        <w:pStyle w:val="BodyText"/>
      </w:pPr>
      <w:ins w:id="6649" w:author="Zach Zukowski (R2 revision)" w:date="2026-05-17T00:00:00Z">
        <w:r>
          <w:rPr>
            <w:b/>
            <w:bCs/>
          </w:rPr>
          <w:t xml:space="preserve">Political Philosophy and Institutional Design.</w:t>
        </w:r>
      </w:ins>
      <w:ins w:id="6650" w:author="Zach Zukowski (R2 revision)" w:date="2026-05-17T00:00:00Z">
        <w:r>
          <w:t xml:space="preserve"> </w:t>
        </w:r>
      </w:ins>
      <w:ins w:id="6651" w:author="Zach Zukowski (R2 revision)" w:date="2026-05-17T00:00:00Z">
        <w:r>
          <w:t xml:space="preserve">The philosophical</w:t>
        </w:r>
      </w:ins>
      <w:ins w:id="6652" w:author="Zach Zukowski (R2 revision)" w:date="2026-05-17T00:00:00Z">
        <w:r>
          <w:t xml:space="preserve"> </w:t>
        </w:r>
      </w:ins>
      <w:ins w:id="6653" w:author="Zach Zukowski (R2 revision)" w:date="2026-05-17T00:00:00Z">
        <w:r>
          <w:t xml:space="preserve">framework (Section 2.9) draws primarily on Rawls, Kant, Pettit, Hayek,</w:t>
        </w:r>
      </w:ins>
      <w:ins w:id="6654" w:author="Zach Zukowski (R2 revision)" w:date="2026-05-17T00:00:00Z">
        <w:r>
          <w:t xml:space="preserve"> </w:t>
        </w:r>
      </w:ins>
      <w:ins w:id="6655" w:author="Zach Zukowski (R2 revision)" w:date="2026-05-17T00:00:00Z">
        <w:r>
          <w:t xml:space="preserve">and Ostrom as operationalized lenses, with additional intellectual</w:t>
        </w:r>
      </w:ins>
      <w:ins w:id="6656" w:author="Zach Zukowski (R2 revision)" w:date="2026-05-17T00:00:00Z">
        <w:r>
          <w:t xml:space="preserve"> </w:t>
        </w:r>
      </w:ins>
      <w:ins w:id="6657" w:author="Zach Zukowski (R2 revision)" w:date="2026-05-17T00:00:00Z">
        <w:r>
          <w:t xml:space="preserve">context from Nussbaum (2011), Floridi, and Appiah, treating these</w:t>
        </w:r>
      </w:ins>
      <w:ins w:id="6658" w:author="Zach Zukowski (R2 revision)" w:date="2026-05-17T00:00:00Z">
        <w:r>
          <w:t xml:space="preserve"> </w:t>
        </w:r>
      </w:ins>
      <w:ins w:id="6659" w:author="Zach Zukowski (R2 revision)" w:date="2026-05-17T00:00:00Z">
        <w:r>
          <w:t xml:space="preserve">traditions not as isolated theoretical lenses but as complementary</w:t>
        </w:r>
      </w:ins>
      <w:ins w:id="6660" w:author="Zach Zukowski (R2 revision)" w:date="2026-05-17T00:00:00Z">
        <w:r>
          <w:t xml:space="preserve"> </w:t>
        </w:r>
      </w:ins>
      <w:ins w:id="6661" w:author="Zach Zukowski (R2 revision)" w:date="2026-05-17T00:00:00Z">
        <w:r>
          <w:t xml:space="preserve">design criteria that jointly define institutional legitimacy. This</w:t>
        </w:r>
      </w:ins>
      <w:ins w:id="6662" w:author="Zach Zukowski (R2 revision)" w:date="2026-05-17T00:00:00Z">
        <w:r>
          <w:t xml:space="preserve"> </w:t>
        </w:r>
      </w:ins>
      <w:ins w:id="6663" w:author="Zach Zukowski (R2 revision)" w:date="2026-05-17T00:00:00Z">
        <w:r>
          <w:t xml:space="preserve">integrative approach extends debates in political philosophy about</w:t>
        </w:r>
      </w:ins>
      <w:ins w:id="6664" w:author="Zach Zukowski (R2 revision)" w:date="2026-05-17T00:00:00Z">
        <w:r>
          <w:t xml:space="preserve"> </w:t>
        </w:r>
      </w:ins>
      <w:ins w:id="6665" w:author="Zach Zukowski (R2 revision)" w:date="2026-05-17T00:00:00Z">
        <w:r>
          <w:t xml:space="preserve">institutional design to a novel domain where institutions are</w:t>
        </w:r>
      </w:ins>
      <w:ins w:id="6666" w:author="Zach Zukowski (R2 revision)" w:date="2026-05-17T00:00:00Z">
        <w:r>
          <w:t xml:space="preserve"> </w:t>
        </w:r>
      </w:ins>
      <w:ins w:id="6667" w:author="Zach Zukowski (R2 revision)" w:date="2026-05-17T00:00:00Z">
        <w:r>
          <w:t xml:space="preserve">programmable and globally accessible.</w:t>
        </w:r>
      </w:ins>
    </w:p>
    <w:p>
      <w:pPr>
        <w:pStyle w:val="BodyText"/>
      </w:pPr>
      <w:ins w:id="6668" w:author="Zach Zukowski (R2 revision)" w:date="2026-05-17T00:00:00Z">
        <w:r>
          <w:rPr>
            <w:b/>
            <w:bCs/>
          </w:rPr>
          <w:t xml:space="preserve">Blockchain Governance Scholarship.</w:t>
        </w:r>
      </w:ins>
      <w:ins w:id="6669" w:author="Zach Zukowski (R2 revision)" w:date="2026-05-17T00:00:00Z">
        <w:r>
          <w:t xml:space="preserve"> </w:t>
        </w:r>
      </w:ins>
      <w:ins w:id="6670" w:author="Zach Zukowski (R2 revision)" w:date="2026-05-17T00:00:00Z">
        <w:r>
          <w:t xml:space="preserve">The growing literature on DAO</w:t>
        </w:r>
      </w:ins>
      <w:ins w:id="6671" w:author="Zach Zukowski (R2 revision)" w:date="2026-05-17T00:00:00Z">
        <w:r>
          <w:t xml:space="preserve"> </w:t>
        </w:r>
      </w:ins>
      <w:ins w:id="6672" w:author="Zach Zukowski (R2 revision)" w:date="2026-05-17T00:00:00Z">
        <w:r>
          <w:t xml:space="preserve">governance (Fan et al. 2025, DeepDAO 2023) documents participation</w:t>
        </w:r>
      </w:ins>
      <w:ins w:id="6673" w:author="Zach Zukowski (R2 revision)" w:date="2026-05-17T00:00:00Z">
        <w:r>
          <w:t xml:space="preserve"> </w:t>
        </w:r>
      </w:ins>
      <w:ins w:id="6674" w:author="Zach Zukowski (R2 revision)" w:date="2026-05-17T00:00:00Z">
        <w:r>
          <w:t xml:space="preserve">patterns and concentration but rarely connects these to normative</w:t>
        </w:r>
      </w:ins>
      <w:ins w:id="6675" w:author="Zach Zukowski (R2 revision)" w:date="2026-05-17T00:00:00Z">
        <w:r>
          <w:t xml:space="preserve"> </w:t>
        </w:r>
      </w:ins>
      <w:ins w:id="6676" w:author="Zach Zukowski (R2 revision)" w:date="2026-05-17T00:00:00Z">
        <w:r>
          <w:t xml:space="preserve">frameworks. This paper bridges that gap: the governance cross-section</w:t>
        </w:r>
      </w:ins>
      <w:ins w:id="6677" w:author="Zach Zukowski (R2 revision)" w:date="2026-05-17T00:00:00Z">
        <w:r>
          <w:t xml:space="preserve"> </w:t>
        </w:r>
      </w:ins>
      <w:ins w:id="6678" w:author="Zach Zukowski (R2 revision)" w:date="2026-05-17T00:00:00Z">
        <w:r>
          <w:t xml:space="preserve">(Table 4) contributes new empirical evidence on holding concentration</w:t>
        </w:r>
      </w:ins>
      <w:ins w:id="6679" w:author="Zach Zukowski (R2 revision)" w:date="2026-05-17T00:00:00Z">
        <w:r>
          <w:t xml:space="preserve"> </w:t>
        </w:r>
      </w:ins>
      <w:ins w:id="6680" w:author="Zach Zukowski (R2 revision)" w:date="2026-05-17T00:00:00Z">
        <w:r>
          <w:t xml:space="preserve">while the philosophical scoring rubric (Table 1) provides a replicable</w:t>
        </w:r>
      </w:ins>
      <w:ins w:id="6681" w:author="Zach Zukowski (R2 revision)" w:date="2026-05-17T00:00:00Z">
        <w:r>
          <w:t xml:space="preserve"> </w:t>
        </w:r>
      </w:ins>
      <w:ins w:id="6682" w:author="Zach Zukowski (R2 revision)" w:date="2026-05-17T00:00:00Z">
        <w:r>
          <w:t xml:space="preserve">methodology for normative assessment. The Helium S2R case study</w:t>
        </w:r>
      </w:ins>
      <w:ins w:id="6683" w:author="Zach Zukowski (R2 revision)" w:date="2026-05-17T00:00:00Z">
        <w:r>
          <w:t xml:space="preserve"> </w:t>
        </w:r>
      </w:ins>
      <w:ins w:id="6684" w:author="Zach Zukowski (R2 revision)" w:date="2026-05-17T00:00:00Z">
        <w:r>
          <w:t xml:space="preserve">(Zukowski, 2026a) extends the DePIN sustainability literature with</w:t>
        </w:r>
      </w:ins>
      <w:ins w:id="6685" w:author="Zach Zukowski (R2 revision)" w:date="2026-05-17T00:00:00Z">
        <w:r>
          <w:t xml:space="preserve"> </w:t>
        </w:r>
      </w:ins>
      <w:ins w:id="6686" w:author="Zach Zukowski (R2 revision)" w:date="2026-05-17T00:00:00Z">
        <w:r>
          <w:t xml:space="preserve">longitudinal tokenomic evidence.</w:t>
        </w:r>
      </w:ins>
    </w:p>
    <w:p>
      <w:pPr>
        <w:pStyle w:val="BodyText"/>
      </w:pPr>
      <w:ins w:id="6687" w:author="Zach Zukowski (R2 revision)" w:date="2026-05-17T00:00:00Z">
        <w:r>
          <w:rPr>
            <w:b/>
            <w:bCs/>
          </w:rPr>
          <w:t xml:space="preserve">Token Engineering and Cryptoeconomics.</w:t>
        </w:r>
      </w:ins>
      <w:ins w:id="6688" w:author="Zach Zukowski (R2 revision)" w:date="2026-05-17T00:00:00Z">
        <w:r>
          <w:t xml:space="preserve"> </w:t>
        </w:r>
      </w:ins>
      <w:ins w:id="6689" w:author="Zach Zukowski (R2 revision)" w:date="2026-05-17T00:00:00Z">
        <w:r>
          <w:t xml:space="preserve">Token engineering is</w:t>
        </w:r>
      </w:ins>
      <w:ins w:id="6690" w:author="Zach Zukowski (R2 revision)" w:date="2026-05-17T00:00:00Z">
        <w:r>
          <w:t xml:space="preserve"> </w:t>
        </w:r>
      </w:ins>
      <w:ins w:id="6691" w:author="Zach Zukowski (R2 revision)" w:date="2026-05-17T00:00:00Z">
        <w:r>
          <w:t xml:space="preserve">developing as a design discipline focused on simulation and</w:t>
        </w:r>
      </w:ins>
      <w:ins w:id="6692" w:author="Zach Zukowski (R2 revision)" w:date="2026-05-17T00:00:00Z">
        <w:r>
          <w:t xml:space="preserve"> </w:t>
        </w:r>
      </w:ins>
      <w:ins w:id="6693" w:author="Zach Zukowski (R2 revision)" w:date="2026-05-17T00:00:00Z">
        <w:r>
          <w:t xml:space="preserve">optimization. This paper complements that technical approach with</w:t>
        </w:r>
      </w:ins>
      <w:ins w:id="6694" w:author="Zach Zukowski (R2 revision)" w:date="2026-05-17T00:00:00Z">
        <w:r>
          <w:t xml:space="preserve"> </w:t>
        </w:r>
      </w:ins>
      <w:ins w:id="6695" w:author="Zach Zukowski (R2 revision)" w:date="2026-05-17T00:00:00Z">
        <w:r>
          <w:t xml:space="preserve">institutional and philosophical analysis, arguing that token design</w:t>
        </w:r>
      </w:ins>
      <w:ins w:id="6696" w:author="Zach Zukowski (R2 revision)" w:date="2026-05-17T00:00:00Z">
        <w:r>
          <w:t xml:space="preserve"> </w:t>
        </w:r>
      </w:ins>
      <w:ins w:id="6697" w:author="Zach Zukowski (R2 revision)" w:date="2026-05-17T00:00:00Z">
        <w:r>
          <w:t xml:space="preserve">choices are simultaneously economic mechanism design and political</w:t>
        </w:r>
      </w:ins>
      <w:ins w:id="6698" w:author="Zach Zukowski (R2 revision)" w:date="2026-05-17T00:00:00Z">
        <w:r>
          <w:t xml:space="preserve"> </w:t>
        </w:r>
      </w:ins>
      <w:ins w:id="6699" w:author="Zach Zukowski (R2 revision)" w:date="2026-05-17T00:00:00Z">
        <w:r>
          <w:t xml:space="preserve">constitution-writing, demonstrating that interdisciplinary synthesis</w:t>
        </w:r>
      </w:ins>
      <w:ins w:id="6700" w:author="Zach Zukowski (R2 revision)" w:date="2026-05-17T00:00:00Z">
        <w:r>
          <w:t xml:space="preserve"> </w:t>
        </w:r>
      </w:ins>
      <w:ins w:id="6701" w:author="Zach Zukowski (R2 revision)" w:date="2026-05-17T00:00:00Z">
        <w:r>
          <w:t xml:space="preserve">yields insights neither discipline produces alone.</w:t>
        </w:r>
      </w:ins>
    </w:p>
    <w:bookmarkEnd w:id="113"/>
    <w:bookmarkStart w:id="114" w:name="summary-of-findings"/>
    <w:p>
      <w:pPr>
        <w:pStyle w:val="Heading2"/>
      </w:pPr>
      <w:ins w:id="6702" w:author="Zach Zukowski (R2 revision)" w:date="2026-05-17T00:00:00Z">
        <w:r>
          <w:t xml:space="preserve">4.6 Summary of Findings</w:t>
        </w:r>
      </w:ins>
    </w:p>
    <w:p>
      <w:pPr>
        <w:pStyle w:val="FirstParagraph"/>
      </w:pPr>
      <w:ins w:id="6703" w:author="Zach Zukowski (R2 revision)" w:date="2026-05-17T00:00:00Z">
        <w:r>
          <w:t xml:space="preserve">Governance concentration in token economies is not predicted by how</w:t>
        </w:r>
      </w:ins>
      <w:ins w:id="6704" w:author="Zach Zukowski (R2 revision)" w:date="2026-05-17T00:00:00Z">
        <w:r>
          <w:t xml:space="preserve"> </w:t>
        </w:r>
      </w:ins>
      <w:ins w:id="6705" w:author="Zach Zukowski (R2 revision)" w:date="2026-05-17T00:00:00Z">
        <w:r>
          <w:t xml:space="preserve">tokens are distributed at launch. Across 40 protocols, initial</w:t>
        </w:r>
      </w:ins>
      <w:ins w:id="6706" w:author="Zach Zukowski (R2 revision)" w:date="2026-05-17T00:00:00Z">
        <w:r>
          <w:t xml:space="preserve"> </w:t>
        </w:r>
      </w:ins>
      <w:ins w:id="6707" w:author="Zach Zukowski (R2 revision)" w:date="2026-05-17T00:00:00Z">
        <w:r>
          <w:t xml:space="preserve">allocation design is uninformative (r = 0.18, p = 0.28): protocols with</w:t>
        </w:r>
      </w:ins>
      <w:ins w:id="6708" w:author="Zach Zukowski (R2 revision)" w:date="2026-05-17T00:00:00Z">
        <w:r>
          <w:t xml:space="preserve"> </w:t>
        </w:r>
      </w:ins>
      <w:ins w:id="6709" w:author="Zach Zukowski (R2 revision)" w:date="2026-05-17T00:00:00Z">
        <w:r>
          <w:t xml:space="preserve">generous community distributions exhibit concentration patterns similar</w:t>
        </w:r>
      </w:ins>
      <w:ins w:id="6710" w:author="Zach Zukowski (R2 revision)" w:date="2026-05-17T00:00:00Z">
        <w:r>
          <w:t xml:space="preserve"> </w:t>
        </w:r>
      </w:ins>
      <w:ins w:id="6711" w:author="Zach Zukowski (R2 revision)" w:date="2026-05-17T00:00:00Z">
        <w:r>
          <w:t xml:space="preserve">to those with heavy insider allocations. Post-distribution dynamics</w:t>
        </w:r>
      </w:ins>
      <w:ins w:id="6712" w:author="Zach Zukowski (R2 revision)" w:date="2026-05-17T00:00:00Z">
        <w:r>
          <w:t xml:space="preserve"> </w:t>
        </w:r>
      </w:ins>
      <w:ins w:id="6713" w:author="Zach Zukowski (R2 revision)" w:date="2026-05-17T00:00:00Z">
        <w:r>
          <w:t xml:space="preserve">dominate design intent; protocols with more insider wallets in their</w:t>
        </w:r>
      </w:ins>
      <w:ins w:id="6714" w:author="Zach Zukowski (R2 revision)" w:date="2026-05-17T00:00:00Z">
        <w:r>
          <w:t xml:space="preserve"> </w:t>
        </w:r>
      </w:ins>
      <w:ins w:id="6715" w:author="Zach Zukowski (R2 revision)" w:date="2026-05-17T00:00:00Z">
        <w:r>
          <w:t xml:space="preserve">top-holder lists exhibit higher concentration even among their</w:t>
        </w:r>
      </w:ins>
      <w:ins w:id="6716" w:author="Zach Zukowski (R2 revision)" w:date="2026-05-17T00:00:00Z">
        <w:r>
          <w:t xml:space="preserve"> </w:t>
        </w:r>
      </w:ins>
      <w:ins w:id="6717" w:author="Zach Zukowski (R2 revision)" w:date="2026-05-17T00:00:00Z">
        <w:r>
          <w:t xml:space="preserve">non-insider holders (Spearman rho = 0.54, p = 0.001, N = 34), consistent</w:t>
        </w:r>
      </w:ins>
      <w:ins w:id="6718" w:author="Zach Zukowski (R2 revision)" w:date="2026-05-17T00:00:00Z">
        <w:r>
          <w:t xml:space="preserve"> </w:t>
        </w:r>
      </w:ins>
      <w:ins w:id="6719" w:author="Zach Zukowski (R2 revision)" w:date="2026-05-17T00:00:00Z">
        <w:r>
          <w:t xml:space="preserve">with an ecosystem-level effect beyond the mechanical contribution of</w:t>
        </w:r>
      </w:ins>
      <w:ins w:id="6720" w:author="Zach Zukowski (R2 revision)" w:date="2026-05-17T00:00:00Z">
        <w:r>
          <w:t xml:space="preserve"> </w:t>
        </w:r>
      </w:ins>
      <w:ins w:id="6721" w:author="Zach Zukowski (R2 revision)" w:date="2026-05-17T00:00:00Z">
        <w:r>
          <w:t xml:space="preserve">large insider positions. DePIN protocols exhibit significantly higher</w:t>
        </w:r>
      </w:ins>
      <w:ins w:id="6722" w:author="Zach Zukowski (R2 revision)" w:date="2026-05-17T00:00:00Z">
        <w:r>
          <w:t xml:space="preserve"> </w:t>
        </w:r>
      </w:ins>
      <w:ins w:id="6723" w:author="Zach Zukowski (R2 revision)" w:date="2026-05-17T00:00:00Z">
        <w:r>
          <w:t xml:space="preserve">concentration than DeFi protocols (Mann-Whitney p = 0.014, d = 1.03), a</w:t>
        </w:r>
      </w:ins>
      <w:ins w:id="6724" w:author="Zach Zukowski (R2 revision)" w:date="2026-05-17T00:00:00Z">
        <w:r>
          <w:t xml:space="preserve"> </w:t>
        </w:r>
      </w:ins>
      <w:ins w:id="6725" w:author="Zach Zukowski (R2 revision)" w:date="2026-05-17T00:00:00Z">
        <w:r>
          <w:t xml:space="preserve">pattern consistent with hardware network economics concentrating</w:t>
        </w:r>
      </w:ins>
      <w:ins w:id="6726" w:author="Zach Zukowski (R2 revision)" w:date="2026-05-17T00:00:00Z">
        <w:r>
          <w:t xml:space="preserve"> </w:t>
        </w:r>
      </w:ins>
      <w:ins w:id="6727" w:author="Zach Zukowski (R2 revision)" w:date="2026-05-17T00:00:00Z">
        <w:r>
          <w:t xml:space="preserve">governance power among infrastructure operators.</w:t>
        </w:r>
      </w:ins>
    </w:p>
    <w:p>
      <w:pPr>
        <w:pStyle w:val="BodyText"/>
      </w:pPr>
      <w:ins w:id="6728" w:author="Zach Zukowski (R2 revision)" w:date="2026-05-17T00:00:00Z">
        <w:r>
          <w:t xml:space="preserve">DePIN protocols vary enormously in their dependence on token subsidies,</w:t>
        </w:r>
      </w:ins>
      <w:ins w:id="6729" w:author="Zach Zukowski (R2 revision)" w:date="2026-05-17T00:00:00Z">
        <w:r>
          <w:t xml:space="preserve"> </w:t>
        </w:r>
      </w:ins>
      <w:ins w:id="6730" w:author="Zach Zukowski (R2 revision)" w:date="2026-05-17T00:00:00Z">
        <w:r>
          <w:t xml:space="preserve">but concentration does not track subsidy in any robust specification</w:t>
        </w:r>
      </w:ins>
      <w:ins w:id="6731" w:author="Zach Zukowski (R2 revision)" w:date="2026-05-17T00:00:00Z">
        <w:r>
          <w:t xml:space="preserve"> </w:t>
        </w:r>
      </w:ins>
      <w:ins w:id="6732" w:author="Zach Zukowski (R2 revision)" w:date="2026-05-17T00:00:00Z">
        <w:r>
          <w:t xml:space="preserve">(Section 3.4, Table 5). Two cases illustrate the disconnect: Aethir</w:t>
        </w:r>
      </w:ins>
      <w:ins w:id="6733" w:author="Zach Zukowski (R2 revision)" w:date="2026-05-17T00:00:00Z">
        <w:r>
          <w:t xml:space="preserve"> </w:t>
        </w:r>
      </w:ins>
      <w:ins w:id="6734" w:author="Zach Zukowski (R2 revision)" w:date="2026-05-17T00:00:00Z">
        <w:r>
          <w:t xml:space="preserve">generates the highest DePIN revenue yet sits at the second-highest HHI</w:t>
        </w:r>
      </w:ins>
      <w:ins w:id="6735" w:author="Zach Zukowski (R2 revision)" w:date="2026-05-17T00:00:00Z">
        <w:r>
          <w:t xml:space="preserve"> </w:t>
        </w:r>
      </w:ins>
      <w:ins w:id="6736" w:author="Zach Zukowski (R2 revision)" w:date="2026-05-17T00:00:00Z">
        <w:r>
          <w:t xml:space="preserve">(0.153), while Hivemapper combines a 5.46x subsidy ratio with the lowest</w:t>
        </w:r>
      </w:ins>
      <w:ins w:id="6737" w:author="Zach Zukowski (R2 revision)" w:date="2026-05-17T00:00:00Z">
        <w:r>
          <w:t xml:space="preserve"> </w:t>
        </w:r>
      </w:ins>
      <w:ins w:id="6738" w:author="Zach Zukowski (R2 revision)" w:date="2026-05-17T00:00:00Z">
        <w:r>
          <w:t xml:space="preserve">HHI among expansion protocols (0.020). Governance concentration reflects</w:t>
        </w:r>
      </w:ins>
      <w:ins w:id="6739" w:author="Zach Zukowski (R2 revision)" w:date="2026-05-17T00:00:00Z">
        <w:r>
          <w:t xml:space="preserve"> </w:t>
        </w:r>
      </w:ins>
      <w:ins w:id="6740" w:author="Zach Zukowski (R2 revision)" w:date="2026-05-17T00:00:00Z">
        <w:r>
          <w:t xml:space="preserve">sector and operator-base structure rather than ongoing financial</w:t>
        </w:r>
      </w:ins>
      <w:ins w:id="6741" w:author="Zach Zukowski (R2 revision)" w:date="2026-05-17T00:00:00Z">
        <w:r>
          <w:t xml:space="preserve"> </w:t>
        </w:r>
      </w:ins>
      <w:ins w:id="6742" w:author="Zach Zukowski (R2 revision)" w:date="2026-05-17T00:00:00Z">
        <w:r>
          <w:t xml:space="preserve">sustainability or initial allocation design. The multivariate OLS in</w:t>
        </w:r>
      </w:ins>
      <w:ins w:id="6743" w:author="Zach Zukowski (R2 revision)" w:date="2026-05-17T00:00:00Z">
        <w:r>
          <w:t xml:space="preserve"> </w:t>
        </w:r>
      </w:ins>
      <w:ins w:id="6744" w:author="Zach Zukowski (R2 revision)" w:date="2026-05-17T00:00:00Z">
        <w:r>
          <w:t xml:space="preserve">Section 3.4 (Table 6) corroborates the allocation null while documenting</w:t>
        </w:r>
      </w:ins>
      <w:ins w:id="6745" w:author="Zach Zukowski (R2 revision)" w:date="2026-05-17T00:00:00Z">
        <w:r>
          <w:t xml:space="preserve"> </w:t>
        </w:r>
      </w:ins>
      <w:ins w:id="6746" w:author="Zach Zukowski (R2 revision)" w:date="2026-05-17T00:00:00Z">
        <w:r>
          <w:t xml:space="preserve">that sector membership predicts concentration even after controlling for</w:t>
        </w:r>
      </w:ins>
      <w:ins w:id="6747" w:author="Zach Zukowski (R2 revision)" w:date="2026-05-17T00:00:00Z">
        <w:r>
          <w:t xml:space="preserve"> </w:t>
        </w:r>
      </w:ins>
      <w:ins w:id="6748" w:author="Zach Zukowski (R2 revision)" w:date="2026-05-17T00:00:00Z">
        <w:r>
          <w:t xml:space="preserve">protocol age, valuation, and insider allocation (adjusted R² between</w:t>
        </w:r>
      </w:ins>
      <w:ins w:id="6749" w:author="Zach Zukowski (R2 revision)" w:date="2026-05-17T00:00:00Z">
        <w:r>
          <w:t xml:space="preserve"> </w:t>
        </w:r>
      </w:ins>
      <w:ins w:id="6750" w:author="Zach Zukowski (R2 revision)" w:date="2026-05-17T00:00:00Z">
        <w:r>
          <w:t xml:space="preserve">0.14 and 0.17).</w:t>
        </w:r>
      </w:ins>
    </w:p>
    <w:p>
      <w:pPr>
        <w:pStyle w:val="BodyText"/>
      </w:pPr>
      <w:ins w:id="6751" w:author="Zach Zukowski (R2 revision)" w:date="2026-05-17T00:00:00Z">
        <w:r>
          <w:t xml:space="preserve">Delegation amplifies governance concentration above the level measured</w:t>
        </w:r>
      </w:ins>
      <w:ins w:id="6752" w:author="Zach Zukowski (R2 revision)" w:date="2026-05-17T00:00:00Z">
        <w:r>
          <w:t xml:space="preserve"> </w:t>
        </w:r>
      </w:ins>
      <w:ins w:id="6753" w:author="Zach Zukowski (R2 revision)" w:date="2026-05-17T00:00:00Z">
        <w:r>
          <w:t xml:space="preserve">from token holdings in nine of ten Table 7 protocols (amplification</w:t>
        </w:r>
      </w:ins>
      <w:ins w:id="6754" w:author="Zach Zukowski (R2 revision)" w:date="2026-05-17T00:00:00Z">
        <w:r>
          <w:t xml:space="preserve"> </w:t>
        </w:r>
      </w:ins>
      <w:ins w:id="6755" w:author="Zach Zukowski (R2 revision)" w:date="2026-05-17T00:00:00Z">
        <w:r>
          <w:t xml:space="preserve">range 1.4x to 6.8x; mean 3.8x; Section 3.5), with one structural</w:t>
        </w:r>
      </w:ins>
      <w:ins w:id="6756" w:author="Zach Zukowski (R2 revision)" w:date="2026-05-17T00:00:00Z">
        <w:r>
          <w:t xml:space="preserve"> </w:t>
        </w:r>
      </w:ins>
      <w:ins w:id="6757" w:author="Zach Zukowski (R2 revision)" w:date="2026-05-17T00:00:00Z">
        <w:r>
          <w:t xml:space="preserve">exception (ENS at 0.21x reflects a mature delegate program where</w:t>
        </w:r>
      </w:ins>
      <w:ins w:id="6758" w:author="Zach Zukowski (R2 revision)" w:date="2026-05-17T00:00:00Z">
        <w:r>
          <w:t xml:space="preserve"> </w:t>
        </w:r>
      </w:ins>
      <w:ins w:id="6759" w:author="Zach Zukowski (R2 revision)" w:date="2026-05-17T00:00:00Z">
        <w:r>
          <w:t xml:space="preserve">broad-community-delegate distribution is the design choice). The</w:t>
        </w:r>
      </w:ins>
      <w:ins w:id="6760" w:author="Zach Zukowski (R2 revision)" w:date="2026-05-17T00:00:00Z">
        <w:r>
          <w:t xml:space="preserve"> </w:t>
        </w:r>
      </w:ins>
      <w:ins w:id="6761" w:author="Zach Zukowski (R2 revision)" w:date="2026-05-17T00:00:00Z">
        <w:r>
          <w:t xml:space="preserve">Pettit-contestability lens (Table 1 Section 2.10.1) operationalizes</w:t>
        </w:r>
      </w:ins>
      <w:ins w:id="6762" w:author="Zach Zukowski (R2 revision)" w:date="2026-05-17T00:00:00Z">
        <w:r>
          <w:t xml:space="preserve"> </w:t>
        </w:r>
      </w:ins>
      <w:ins w:id="6763" w:author="Zach Zukowski (R2 revision)" w:date="2026-05-17T00:00:00Z">
        <w:r>
          <w:t xml:space="preserve">the institutional mechanisms designed to produce non-domination as the</w:t>
        </w:r>
      </w:ins>
      <w:ins w:id="6764" w:author="Zach Zukowski (R2 revision)" w:date="2026-05-17T00:00:00Z">
        <w:r>
          <w:t xml:space="preserve"> </w:t>
        </w:r>
      </w:ins>
      <w:ins w:id="6765" w:author="Zach Zukowski (R2 revision)" w:date="2026-05-17T00:00:00Z">
        <w:r>
          <w:t xml:space="preserve">goal-state Pettit identifies; the near-universal-amplification finding</w:t>
        </w:r>
      </w:ins>
      <w:ins w:id="6766" w:author="Zach Zukowski (R2 revision)" w:date="2026-05-17T00:00:00Z">
        <w:r>
          <w:t xml:space="preserve"> </w:t>
        </w:r>
      </w:ins>
      <w:ins w:id="6767" w:author="Zach Zukowski (R2 revision)" w:date="2026-05-17T00:00:00Z">
        <w:r>
          <w:t xml:space="preserve">indicates that token-weighted delegation, even when paired with formal</w:t>
        </w:r>
      </w:ins>
      <w:ins w:id="6768" w:author="Zach Zukowski (R2 revision)" w:date="2026-05-17T00:00:00Z">
        <w:r>
          <w:t xml:space="preserve"> </w:t>
        </w:r>
      </w:ins>
      <w:ins w:id="6769" w:author="Zach Zukowski (R2 revision)" w:date="2026-05-17T00:00:00Z">
        <w:r>
          <w:t xml:space="preserve">contestability infrastructure, concentrates voting power structurally</w:t>
        </w:r>
      </w:ins>
      <w:ins w:id="6770" w:author="Zach Zukowski (R2 revision)" w:date="2026-05-17T00:00:00Z">
        <w:r>
          <w:t xml:space="preserve"> </w:t>
        </w:r>
      </w:ins>
      <w:ins w:id="6771" w:author="Zach Zukowski (R2 revision)" w:date="2026-05-17T00:00:00Z">
        <w:r>
          <w:t xml:space="preserve">above stake holdings in most sampled protocols, while the ENS</w:t>
        </w:r>
      </w:ins>
      <w:ins w:id="6772" w:author="Zach Zukowski (R2 revision)" w:date="2026-05-17T00:00:00Z">
        <w:r>
          <w:t xml:space="preserve"> </w:t>
        </w:r>
      </w:ins>
      <w:ins w:id="6773" w:author="Zach Zukowski (R2 revision)" w:date="2026-05-17T00:00:00Z">
        <w:r>
          <w:t xml:space="preserve">exception demonstrates that broad-distribution delegate programs CAN</w:t>
        </w:r>
      </w:ins>
      <w:ins w:id="6774" w:author="Zach Zukowski (R2 revision)" w:date="2026-05-17T00:00:00Z">
        <w:r>
          <w:t xml:space="preserve"> </w:t>
        </w:r>
      </w:ins>
      <w:ins w:id="6775" w:author="Zach Zukowski (R2 revision)" w:date="2026-05-17T00:00:00Z">
        <w:r>
          <w:t xml:space="preserve">disperse voting power below the holding baseline when explicitly</w:t>
        </w:r>
      </w:ins>
      <w:ins w:id="6776" w:author="Zach Zukowski (R2 revision)" w:date="2026-05-17T00:00:00Z">
        <w:r>
          <w:t xml:space="preserve"> </w:t>
        </w:r>
      </w:ins>
      <w:ins w:id="6777" w:author="Zach Zukowski (R2 revision)" w:date="2026-05-17T00:00:00Z">
        <w:r>
          <w:t xml:space="preserve">designed for that outcome. The pattern surfaces a recurring</w:t>
        </w:r>
      </w:ins>
      <w:ins w:id="6778" w:author="Zach Zukowski (R2 revision)" w:date="2026-05-17T00:00:00Z">
        <w:r>
          <w:t xml:space="preserve"> </w:t>
        </w:r>
      </w:ins>
      <w:ins w:id="6779" w:author="Zach Zukowski (R2 revision)" w:date="2026-05-17T00:00:00Z">
        <w:r>
          <w:t xml:space="preserve">philosophical question that the five-lens framework’s</w:t>
        </w:r>
      </w:ins>
      <w:ins w:id="6780" w:author="Zach Zukowski (R2 revision)" w:date="2026-05-17T00:00:00Z">
        <w:r>
          <w:t xml:space="preserve"> </w:t>
        </w:r>
      </w:ins>
      <w:ins w:id="6781" w:author="Zach Zukowski (R2 revision)" w:date="2026-05-17T00:00:00Z">
        <w:r>
          <w:t xml:space="preserve">inter-lens-relationships architecture (Section 2.9.6) helps surface:</w:t>
        </w:r>
      </w:ins>
      <w:ins w:id="6782" w:author="Zach Zukowski (R2 revision)" w:date="2026-05-17T00:00:00Z">
        <w:r>
          <w:t xml:space="preserve"> </w:t>
        </w:r>
      </w:ins>
      <w:ins w:id="6783" w:author="Zach Zukowski (R2 revision)" w:date="2026-05-17T00:00:00Z">
        <w:r>
          <w:t xml:space="preserve">operational mechanisms that score well on the contestability lens</w:t>
        </w:r>
      </w:ins>
      <w:ins w:id="6784" w:author="Zach Zukowski (R2 revision)" w:date="2026-05-17T00:00:00Z">
        <w:r>
          <w:t xml:space="preserve"> </w:t>
        </w:r>
      </w:ins>
      <w:ins w:id="6785" w:author="Zach Zukowski (R2 revision)" w:date="2026-05-17T00:00:00Z">
        <w:r>
          <w:t xml:space="preserve">(appeals, veto rights) may nevertheless leave the goal-state</w:t>
        </w:r>
      </w:ins>
      <w:ins w:id="6786" w:author="Zach Zukowski (R2 revision)" w:date="2026-05-17T00:00:00Z">
        <w:r>
          <w:t xml:space="preserve"> </w:t>
        </w:r>
      </w:ins>
      <w:ins w:id="6787" w:author="Zach Zukowski (R2 revision)" w:date="2026-05-17T00:00:00Z">
        <w:r>
          <w:t xml:space="preserve">(non-domination) unmet when voting-power concentration exceeds the</w:t>
        </w:r>
      </w:ins>
      <w:ins w:id="6788" w:author="Zach Zukowski (R2 revision)" w:date="2026-05-17T00:00:00Z">
        <w:r>
          <w:t xml:space="preserve"> </w:t>
        </w:r>
      </w:ins>
      <w:ins w:id="6789" w:author="Zach Zukowski (R2 revision)" w:date="2026-05-17T00:00:00Z">
        <w:r>
          <w:t xml:space="preserve">practical capacity of contestation mechanisms to constrain. The</w:t>
        </w:r>
      </w:ins>
      <w:ins w:id="6790" w:author="Zach Zukowski (R2 revision)" w:date="2026-05-17T00:00:00Z">
        <w:r>
          <w:t xml:space="preserve"> </w:t>
        </w:r>
      </w:ins>
      <w:ins w:id="6791" w:author="Zach Zukowski (R2 revision)" w:date="2026-05-17T00:00:00Z">
        <w:r>
          <w:t xml:space="preserve">PCA-symmetric robustness check (Section 3.7) confirms the</w:t>
        </w:r>
      </w:ins>
      <w:ins w:id="6792" w:author="Zach Zukowski (R2 revision)" w:date="2026-05-17T00:00:00Z">
        <w:r>
          <w:t xml:space="preserve"> </w:t>
        </w:r>
      </w:ins>
      <w:ins w:id="6793" w:author="Zach Zukowski (R2 revision)" w:date="2026-05-17T00:00:00Z">
        <w:r>
          <w:t xml:space="preserve">universal-amplification finding is not an artifact of the choice to</w:t>
        </w:r>
      </w:ins>
      <w:ins w:id="6794" w:author="Zach Zukowski (R2 revision)" w:date="2026-05-17T00:00:00Z">
        <w:r>
          <w:t xml:space="preserve"> </w:t>
        </w:r>
      </w:ins>
      <w:ins w:id="6795" w:author="Zach Zukowski (R2 revision)" w:date="2026-05-17T00:00:00Z">
        <w:r>
          <w:t xml:space="preserve">include foundation or aggregation-contract delegates in voting HHI; the</w:t>
        </w:r>
      </w:ins>
      <w:ins w:id="6796" w:author="Zach Zukowski (R2 revision)" w:date="2026-05-17T00:00:00Z">
        <w:r>
          <w:t xml:space="preserve"> </w:t>
        </w:r>
      </w:ins>
      <w:ins w:id="6797" w:author="Zach Zukowski (R2 revision)" w:date="2026-05-17T00:00:00Z">
        <w:r>
          <w:t xml:space="preserve">finding holds across all 5 Tally-sourced protocols even under symmetric</w:t>
        </w:r>
      </w:ins>
      <w:ins w:id="6798" w:author="Zach Zukowski (R2 revision)" w:date="2026-05-17T00:00:00Z">
        <w:r>
          <w:t xml:space="preserve"> </w:t>
        </w:r>
      </w:ins>
      <w:ins w:id="6799" w:author="Zach Zukowski (R2 revision)" w:date="2026-05-17T00:00:00Z">
        <w:r>
          <w:t xml:space="preserve">PCA exclusion.</w:t>
        </w:r>
      </w:ins>
    </w:p>
    <w:bookmarkEnd w:id="114"/>
    <w:bookmarkStart w:id="115" w:name="contributions"/>
    <w:p>
      <w:pPr>
        <w:pStyle w:val="Heading2"/>
      </w:pPr>
      <w:ins w:id="6800" w:author="Zach Zukowski (R2 revision)" w:date="2026-05-17T00:00:00Z">
        <w:r>
          <w:t xml:space="preserve">4.7 Contributions</w:t>
        </w:r>
      </w:ins>
    </w:p>
    <w:p>
      <w:pPr>
        <w:pStyle w:val="FirstParagraph"/>
      </w:pPr>
      <w:ins w:id="6801" w:author="Zach Zukowski (R2 revision)" w:date="2026-05-17T00:00:00Z">
        <w:r>
          <w:t xml:space="preserve">The paper makes six contributions across measurement, methodology, and</w:t>
        </w:r>
      </w:ins>
      <w:ins w:id="6802" w:author="Zach Zukowski (R2 revision)" w:date="2026-05-17T00:00:00Z">
        <w:r>
          <w:t xml:space="preserve"> </w:t>
        </w:r>
      </w:ins>
      <w:ins w:id="6803" w:author="Zach Zukowski (R2 revision)" w:date="2026-05-17T00:00:00Z">
        <w:r>
          <w:t xml:space="preserve">empirical analysis.</w:t>
        </w:r>
      </w:ins>
    </w:p>
    <w:p>
      <w:pPr>
        <w:pStyle w:val="BodyText"/>
      </w:pPr>
      <w:ins w:id="6804" w:author="Zach Zukowski (R2 revision)" w:date="2026-05-17T00:00:00Z">
        <w:r>
          <w:rPr>
            <w:b/>
            <w:bCs/>
          </w:rPr>
          <w:t xml:space="preserve">First, generalizable PCA exclusion methodology</w:t>
        </w:r>
      </w:ins>
      <w:ins w:id="6805" w:author="Zach Zukowski (R2 revision)" w:date="2026-05-17T00:00:00Z">
        <w:r>
          <w:t xml:space="preserve"> </w:t>
        </w:r>
      </w:ins>
      <w:ins w:id="6806" w:author="Zach Zukowski (R2 revision)" w:date="2026-05-17T00:00:00Z">
        <w:r>
          <w:t xml:space="preserve">(Section 2.10.10).</w:t>
        </w:r>
      </w:ins>
      <w:ins w:id="6807" w:author="Zach Zukowski (R2 revision)" w:date="2026-05-17T00:00:00Z">
        <w:r>
          <w:t xml:space="preserve"> </w:t>
        </w:r>
      </w:ins>
      <w:ins w:id="6808" w:author="Zach Zukowski (R2 revision)" w:date="2026-05-17T00:00:00Z">
        <w:r>
          <w:t xml:space="preserve">The exclusion methodology identifies 69 addresses controlled by</w:t>
        </w:r>
      </w:ins>
      <w:ins w:id="6809" w:author="Zach Zukowski (R2 revision)" w:date="2026-05-17T00:00:00Z">
        <w:r>
          <w:t xml:space="preserve"> </w:t>
        </w:r>
      </w:ins>
      <w:ins w:id="6810" w:author="Zach Zukowski (R2 revision)" w:date="2026-05-17T00:00:00Z">
        <w:r>
          <w:t xml:space="preserve">protocols themselves (staking contracts, exchange custodians, vesting</w:t>
        </w:r>
      </w:ins>
      <w:ins w:id="6811" w:author="Zach Zukowski (R2 revision)" w:date="2026-05-17T00:00:00Z">
        <w:r>
          <w:t xml:space="preserve"> </w:t>
        </w:r>
      </w:ins>
      <w:ins w:id="6812" w:author="Zach Zukowski (R2 revision)" w:date="2026-05-17T00:00:00Z">
        <w:r>
          <w:t xml:space="preserve">locks, and treasuries) that appear on holder lists but cannot vote.</w:t>
        </w:r>
      </w:ins>
      <w:ins w:id="6813" w:author="Zach Zukowski (R2 revision)" w:date="2026-05-17T00:00:00Z">
        <w:r>
          <w:t xml:space="preserve"> </w:t>
        </w:r>
      </w:ins>
      <w:ins w:id="6814" w:author="Zach Zukowski (R2 revision)" w:date="2026-05-17T00:00:00Z">
        <w:r>
          <w:t xml:space="preserve">Correcting for these changes affected protocols’ HHI by up to 7x. Prior</w:t>
        </w:r>
      </w:ins>
      <w:ins w:id="6815" w:author="Zach Zukowski (R2 revision)" w:date="2026-05-17T00:00:00Z">
        <w:r>
          <w:t xml:space="preserve"> </w:t>
        </w:r>
      </w:ins>
      <w:ins w:id="6816" w:author="Zach Zukowski (R2 revision)" w:date="2026-05-17T00:00:00Z">
        <w:r>
          <w:t xml:space="preserve">studies computing token HHI without this correction measured protocol</w:t>
        </w:r>
      </w:ins>
      <w:ins w:id="6817" w:author="Zach Zukowski (R2 revision)" w:date="2026-05-17T00:00:00Z">
        <w:r>
          <w:t xml:space="preserve"> </w:t>
        </w:r>
      </w:ins>
      <w:ins w:id="6818" w:author="Zach Zukowski (R2 revision)" w:date="2026-05-17T00:00:00Z">
        <w:r>
          <w:t xml:space="preserve">architecture, not governance concentration. The methodology</w:t>
        </w:r>
      </w:ins>
      <w:ins w:id="6819" w:author="Zach Zukowski (R2 revision)" w:date="2026-05-17T00:00:00Z">
        <w:r>
          <w:t xml:space="preserve"> </w:t>
        </w:r>
      </w:ins>
      <w:ins w:id="6820" w:author="Zach Zukowski (R2 revision)" w:date="2026-05-17T00:00:00Z">
        <w:r>
          <w:t xml:space="preserve">generalizes beyond this paper’s specific protocol set through the</w:t>
        </w:r>
      </w:ins>
      <w:ins w:id="6821" w:author="Zach Zukowski (R2 revision)" w:date="2026-05-17T00:00:00Z">
        <w:r>
          <w:t xml:space="preserve"> </w:t>
        </w:r>
      </w:ins>
      <w:ins w:id="6822" w:author="Zach Zukowski (R2 revision)" w:date="2026-05-17T00:00:00Z">
        <w:r>
          <w:t xml:space="preserve">four-class typology codified in Section 2.10.10 (burn-destination</w:t>
        </w:r>
      </w:ins>
      <w:ins w:id="6823" w:author="Zach Zukowski (R2 revision)" w:date="2026-05-17T00:00:00Z">
        <w:r>
          <w:t xml:space="preserve"> </w:t>
        </w:r>
      </w:ins>
      <w:ins w:id="6824" w:author="Zach Zukowski (R2 revision)" w:date="2026-05-17T00:00:00Z">
        <w:r>
          <w:t xml:space="preserve">addresses; foundation and treasury custody; staking-aggregation</w:t>
        </w:r>
      </w:ins>
      <w:ins w:id="6825" w:author="Zach Zukowski (R2 revision)" w:date="2026-05-17T00:00:00Z">
        <w:r>
          <w:t xml:space="preserve"> </w:t>
        </w:r>
      </w:ins>
      <w:ins w:id="6826" w:author="Zach Zukowski (R2 revision)" w:date="2026-05-17T00:00:00Z">
        <w:r>
          <w:t xml:space="preserve">contracts; bridge custody and migration addresses); future cross-</w:t>
        </w:r>
      </w:ins>
      <w:ins w:id="6827" w:author="Zach Zukowski (R2 revision)" w:date="2026-05-17T00:00:00Z">
        <w:r>
          <w:t xml:space="preserve"> </w:t>
        </w:r>
      </w:ins>
      <w:ins w:id="6828" w:author="Zach Zukowski (R2 revision)" w:date="2026-05-17T00:00:00Z">
        <w:r>
          <w:t xml:space="preserve">protocol governance HHI analysis on ERC-20 or SPL token holders can</w:t>
        </w:r>
      </w:ins>
      <w:ins w:id="6829" w:author="Zach Zukowski (R2 revision)" w:date="2026-05-17T00:00:00Z">
        <w:r>
          <w:t xml:space="preserve"> </w:t>
        </w:r>
      </w:ins>
      <w:ins w:id="6830" w:author="Zach Zukowski (R2 revision)" w:date="2026-05-17T00:00:00Z">
        <w:r>
          <w:t xml:space="preserve">apply the typology uniformly.</w:t>
        </w:r>
      </w:ins>
    </w:p>
    <w:p>
      <w:pPr>
        <w:pStyle w:val="BodyText"/>
      </w:pPr>
      <w:ins w:id="6831" w:author="Zach Zukowski (R2 revision)" w:date="2026-05-17T00:00:00Z">
        <w:r>
          <w:rPr>
            <w:b/>
            <w:bCs/>
          </w:rPr>
          <w:t xml:space="preserve">Second, two-layer philosophical framework</w:t>
        </w:r>
      </w:ins>
      <w:ins w:id="6832" w:author="Zach Zukowski (R2 revision)" w:date="2026-05-17T00:00:00Z">
        <w:r>
          <w:t xml:space="preserve"> </w:t>
        </w:r>
      </w:ins>
      <w:ins w:id="6833" w:author="Zach Zukowski (R2 revision)" w:date="2026-05-17T00:00:00Z">
        <w:r>
          <w:t xml:space="preserve">(Section 2.10.1; Table 1).</w:t>
        </w:r>
      </w:ins>
      <w:ins w:id="6834" w:author="Zach Zukowski (R2 revision)" w:date="2026-05-17T00:00:00Z">
        <w:r>
          <w:t xml:space="preserve"> </w:t>
        </w:r>
      </w:ins>
      <w:ins w:id="6835" w:author="Zach Zukowski (R2 revision)" w:date="2026-05-17T00:00:00Z">
        <w:r>
          <w:t xml:space="preserve">The framework distinguishes the philosophical goal-state Layer 1</w:t>
        </w:r>
      </w:ins>
      <w:ins w:id="6836" w:author="Zach Zukowski (R2 revision)" w:date="2026-05-17T00:00:00Z">
        <w:r>
          <w:t xml:space="preserve"> </w:t>
        </w:r>
      </w:ins>
      <w:ins w:id="6837" w:author="Zach Zukowski (R2 revision)" w:date="2026-05-17T00:00:00Z">
        <w:r>
          <w:t xml:space="preserve">(what the tradition aims to secure: legitimacy through public reason</w:t>
        </w:r>
      </w:ins>
      <w:ins w:id="6838" w:author="Zach Zukowski (R2 revision)" w:date="2026-05-17T00:00:00Z">
        <w:r>
          <w:t xml:space="preserve"> </w:t>
        </w:r>
      </w:ins>
      <w:ins w:id="6839" w:author="Zach Zukowski (R2 revision)" w:date="2026-05-17T00:00:00Z">
        <w:r>
          <w:t xml:space="preserve">for Kant; non-domination for Pettit; distributive fairness for Rawls;</w:t>
        </w:r>
      </w:ins>
      <w:ins w:id="6840" w:author="Zach Zukowski (R2 revision)" w:date="2026-05-17T00:00:00Z">
        <w:r>
          <w:t xml:space="preserve"> </w:t>
        </w:r>
      </w:ins>
      <w:ins w:id="6841" w:author="Zach Zukowski (R2 revision)" w:date="2026-05-17T00:00:00Z">
        <w:r>
          <w:t xml:space="preserve">adaptive collective action for Ostrom; epistemic coordination for</w:t>
        </w:r>
      </w:ins>
      <w:ins w:id="6842" w:author="Zach Zukowski (R2 revision)" w:date="2026-05-17T00:00:00Z">
        <w:r>
          <w:t xml:space="preserve"> </w:t>
        </w:r>
      </w:ins>
      <w:ins w:id="6843" w:author="Zach Zukowski (R2 revision)" w:date="2026-05-17T00:00:00Z">
        <w:r>
          <w:t xml:space="preserve">Hayek) from the operational mechanism Layer 2 (what is observable in</w:t>
        </w:r>
      </w:ins>
      <w:ins w:id="6844" w:author="Zach Zukowski (R2 revision)" w:date="2026-05-17T00:00:00Z">
        <w:r>
          <w:t xml:space="preserve"> </w:t>
        </w:r>
      </w:ins>
      <w:ins w:id="6845" w:author="Zach Zukowski (R2 revision)" w:date="2026-05-17T00:00:00Z">
        <w:r>
          <w:t xml:space="preserve">protocol design: transparent rules; appeals plus veto; floor-raising</w:t>
        </w:r>
      </w:ins>
      <w:ins w:id="6846" w:author="Zach Zukowski (R2 revision)" w:date="2026-05-17T00:00:00Z">
        <w:r>
          <w:t xml:space="preserve"> </w:t>
        </w:r>
      </w:ins>
      <w:ins w:id="6847" w:author="Zach Zukowski (R2 revision)" w:date="2026-05-17T00:00:00Z">
        <w:r>
          <w:t xml:space="preserve">mechanisms; nested decision-centers; demand-coupled signals). The</w:t>
        </w:r>
      </w:ins>
      <w:ins w:id="6848" w:author="Zach Zukowski (R2 revision)" w:date="2026-05-17T00:00:00Z">
        <w:r>
          <w:t xml:space="preserve"> </w:t>
        </w:r>
      </w:ins>
      <w:ins w:id="6849" w:author="Zach Zukowski (R2 revision)" w:date="2026-05-17T00:00:00Z">
        <w:r>
          <w:t xml:space="preserve">two-layer structure prevents the common conflation of goal with</w:t>
        </w:r>
      </w:ins>
      <w:ins w:id="6850" w:author="Zach Zukowski (R2 revision)" w:date="2026-05-17T00:00:00Z">
        <w:r>
          <w:t xml:space="preserve"> </w:t>
        </w:r>
      </w:ins>
      <w:ins w:id="6851" w:author="Zach Zukowski (R2 revision)" w:date="2026-05-17T00:00:00Z">
        <w:r>
          <w:t xml:space="preserve">mechanism in DAO-governance assessment (Section 4.5 documents this</w:t>
        </w:r>
      </w:ins>
      <w:ins w:id="6852" w:author="Zach Zukowski (R2 revision)" w:date="2026-05-17T00:00:00Z">
        <w:r>
          <w:t xml:space="preserve"> </w:t>
        </w:r>
      </w:ins>
      <w:ins w:id="6853" w:author="Zach Zukowski (R2 revision)" w:date="2026-05-17T00:00:00Z">
        <w:r>
          <w:t xml:space="preserve">conflation in existing assessment frameworks); other researchers can</w:t>
        </w:r>
      </w:ins>
      <w:ins w:id="6854" w:author="Zach Zukowski (R2 revision)" w:date="2026-05-17T00:00:00Z">
        <w:r>
          <w:t xml:space="preserve"> </w:t>
        </w:r>
      </w:ins>
      <w:ins w:id="6855" w:author="Zach Zukowski (R2 revision)" w:date="2026-05-17T00:00:00Z">
        <w:r>
          <w:t xml:space="preserve">adopt the two-layer scoring discipline without committing to this</w:t>
        </w:r>
      </w:ins>
      <w:ins w:id="6856" w:author="Zach Zukowski (R2 revision)" w:date="2026-05-17T00:00:00Z">
        <w:r>
          <w:t xml:space="preserve"> </w:t>
        </w:r>
      </w:ins>
      <w:ins w:id="6857" w:author="Zach Zukowski (R2 revision)" w:date="2026-05-17T00:00:00Z">
        <w:r>
          <w:t xml:space="preserve">paper’s specific operationalizations.</w:t>
        </w:r>
      </w:ins>
    </w:p>
    <w:p>
      <w:pPr>
        <w:pStyle w:val="BodyText"/>
      </w:pPr>
      <w:ins w:id="6858" w:author="Zach Zukowski (R2 revision)" w:date="2026-05-17T00:00:00Z">
        <w:r>
          <w:rPr>
            <w:b/>
            <w:bCs/>
          </w:rPr>
          <w:t xml:space="preserve">Third, sector membership as the dominant predictor.</w:t>
        </w:r>
      </w:ins>
      <w:ins w:id="6859" w:author="Zach Zukowski (R2 revision)" w:date="2026-05-17T00:00:00Z">
        <w:r>
          <w:t xml:space="preserve"> </w:t>
        </w:r>
      </w:ins>
      <w:ins w:id="6860" w:author="Zach Zukowski (R2 revision)" w:date="2026-05-17T00:00:00Z">
        <w:r>
          <w:t xml:space="preserve">Sector</w:t>
        </w:r>
      </w:ins>
      <w:ins w:id="6861" w:author="Zach Zukowski (R2 revision)" w:date="2026-05-17T00:00:00Z">
        <w:r>
          <w:t xml:space="preserve"> </w:t>
        </w:r>
      </w:ins>
      <w:ins w:id="6862" w:author="Zach Zukowski (R2 revision)" w:date="2026-05-17T00:00:00Z">
        <w:r>
          <w:t xml:space="preserve">membership is the only protocol characteristic that predicts</w:t>
        </w:r>
      </w:ins>
      <w:ins w:id="6863" w:author="Zach Zukowski (R2 revision)" w:date="2026-05-17T00:00:00Z">
        <w:r>
          <w:t xml:space="preserve"> </w:t>
        </w:r>
      </w:ins>
      <w:ins w:id="6864" w:author="Zach Zukowski (R2 revision)" w:date="2026-05-17T00:00:00Z">
        <w:r>
          <w:t xml:space="preserve">concentration after adjusting for protocol age, log fully diluted</w:t>
        </w:r>
      </w:ins>
      <w:ins w:id="6865" w:author="Zach Zukowski (R2 revision)" w:date="2026-05-17T00:00:00Z">
        <w:r>
          <w:t xml:space="preserve"> </w:t>
        </w:r>
      </w:ins>
      <w:ins w:id="6866" w:author="Zach Zukowski (R2 revision)" w:date="2026-05-17T00:00:00Z">
        <w:r>
          <w:t xml:space="preserve">valuation, and insider allocation (Mann-Whitney p = 0.014, Cohen’s</w:t>
        </w:r>
      </w:ins>
      <w:ins w:id="6867" w:author="Zach Zukowski (R2 revision)" w:date="2026-05-17T00:00:00Z">
        <w:r>
          <w:t xml:space="preserve"> </w:t>
        </w:r>
      </w:ins>
      <w:ins w:id="6868" w:author="Zach Zukowski (R2 revision)" w:date="2026-05-17T00:00:00Z">
        <w:r>
          <w:t xml:space="preserve">d = 1.03; Table 6: sector coefficient p &lt; 0.05 in Models 1 and 2,</w:t>
        </w:r>
      </w:ins>
      <w:ins w:id="6869" w:author="Zach Zukowski (R2 revision)" w:date="2026-05-17T00:00:00Z">
        <w:r>
          <w:t xml:space="preserve"> </w:t>
        </w:r>
      </w:ins>
      <w:ins w:id="6870" w:author="Zach Zukowski (R2 revision)" w:date="2026-05-17T00:00:00Z">
        <w:r>
          <w:t xml:space="preserve">borderline at p = 0.050 in Model 3 with the full control set).</w:t>
        </w:r>
      </w:ins>
      <w:ins w:id="6871" w:author="Zach Zukowski (R2 revision)" w:date="2026-05-17T00:00:00Z">
        <w:r>
          <w:t xml:space="preserve"> </w:t>
        </w:r>
      </w:ins>
      <w:ins w:id="6872" w:author="Zach Zukowski (R2 revision)" w:date="2026-05-17T00:00:00Z">
        <w:r>
          <w:t xml:space="preserve">Initial allocation, maturity, subsidy structure, and token unlock</w:t>
        </w:r>
      </w:ins>
      <w:ins w:id="6873" w:author="Zach Zukowski (R2 revision)" w:date="2026-05-17T00:00:00Z">
        <w:r>
          <w:t xml:space="preserve"> </w:t>
        </w:r>
      </w:ins>
      <w:ins w:id="6874" w:author="Zach Zukowski (R2 revision)" w:date="2026-05-17T00:00:00Z">
        <w:r>
          <w:t xml:space="preserve">progress (three float specifications, all |r| &lt; 0.05) do not</w:t>
        </w:r>
      </w:ins>
      <w:ins w:id="6875" w:author="Zach Zukowski (R2 revision)" w:date="2026-05-17T00:00:00Z">
        <w:r>
          <w:t xml:space="preserve"> </w:t>
        </w:r>
      </w:ins>
      <w:ins w:id="6876" w:author="Zach Zukowski (R2 revision)" w:date="2026-05-17T00:00:00Z">
        <w:r>
          <w:t xml:space="preserve">predict concentration. The allocation null is the headline finding;</w:t>
        </w:r>
      </w:ins>
      <w:ins w:id="6877" w:author="Zach Zukowski (R2 revision)" w:date="2026-05-17T00:00:00Z">
        <w:r>
          <w:t xml:space="preserve"> </w:t>
        </w:r>
      </w:ins>
      <w:ins w:id="6878" w:author="Zach Zukowski (R2 revision)" w:date="2026-05-17T00:00:00Z">
        <w:r>
          <w:t xml:space="preserve">the sector contrast is the headline positive result.</w:t>
        </w:r>
      </w:ins>
    </w:p>
    <w:p>
      <w:pPr>
        <w:pStyle w:val="BodyText"/>
      </w:pPr>
      <w:ins w:id="6879" w:author="Zach Zukowski (R2 revision)" w:date="2026-05-17T00:00:00Z">
        <w:r>
          <w:rPr>
            <w:b/>
            <w:bCs/>
          </w:rPr>
          <w:t xml:space="preserve">Fourth, near-universal delegation amplification</w:t>
        </w:r>
      </w:ins>
      <w:ins w:id="6880" w:author="Zach Zukowski (R2 revision)" w:date="2026-05-17T00:00:00Z">
        <w:r>
          <w:t xml:space="preserve"> </w:t>
        </w:r>
      </w:ins>
      <w:ins w:id="6881" w:author="Zach Zukowski (R2 revision)" w:date="2026-05-17T00:00:00Z">
        <w:r>
          <w:t xml:space="preserve">(Section 3.5).</w:t>
        </w:r>
      </w:ins>
      <w:ins w:id="6882" w:author="Zach Zukowski (R2 revision)" w:date="2026-05-17T00:00:00Z">
        <w:r>
          <w:t xml:space="preserve"> </w:t>
        </w:r>
      </w:ins>
      <w:ins w:id="6883" w:author="Zach Zukowski (R2 revision)" w:date="2026-05-17T00:00:00Z">
        <w:r>
          <w:t xml:space="preserve">Delegation concentrates voting power above the post-exclusion holding</w:t>
        </w:r>
      </w:ins>
      <w:ins w:id="6884" w:author="Zach Zukowski (R2 revision)" w:date="2026-05-17T00:00:00Z">
        <w:r>
          <w:t xml:space="preserve"> </w:t>
        </w:r>
      </w:ins>
      <w:ins w:id="6885" w:author="Zach Zukowski (R2 revision)" w:date="2026-05-17T00:00:00Z">
        <w:r>
          <w:t xml:space="preserve">baseline in nine of ten Table 7 protocols (range 1.4x to 6.8x; mean</w:t>
        </w:r>
      </w:ins>
      <w:ins w:id="6886" w:author="Zach Zukowski (R2 revision)" w:date="2026-05-17T00:00:00Z">
        <w:r>
          <w:t xml:space="preserve"> </w:t>
        </w:r>
      </w:ins>
      <w:ins w:id="6887" w:author="Zach Zukowski (R2 revision)" w:date="2026-05-17T00:00:00Z">
        <w:r>
          <w:t xml:space="preserve">3.8x), with one structural exception (ENS at 0.21x). The PCA-symmetric</w:t>
        </w:r>
      </w:ins>
      <w:ins w:id="6888" w:author="Zach Zukowski (R2 revision)" w:date="2026-05-17T00:00:00Z">
        <w:r>
          <w:t xml:space="preserve"> </w:t>
        </w:r>
      </w:ins>
      <w:ins w:id="6889" w:author="Zach Zukowski (R2 revision)" w:date="2026-05-17T00:00:00Z">
        <w:r>
          <w:t xml:space="preserve">robustness check (Section 3.7) confirms the finding holds across all</w:t>
        </w:r>
      </w:ins>
      <w:ins w:id="6890" w:author="Zach Zukowski (R2 revision)" w:date="2026-05-17T00:00:00Z">
        <w:r>
          <w:t xml:space="preserve"> </w:t>
        </w:r>
      </w:ins>
      <w:ins w:id="6891" w:author="Zach Zukowski (R2 revision)" w:date="2026-05-17T00:00:00Z">
        <w:r>
          <w:t xml:space="preserve">five Tally-sourced protocols even when foundation and aggregation-</w:t>
        </w:r>
      </w:ins>
      <w:ins w:id="6892" w:author="Zach Zukowski (R2 revision)" w:date="2026-05-17T00:00:00Z">
        <w:r>
          <w:t xml:space="preserve"> </w:t>
        </w:r>
      </w:ins>
      <w:ins w:id="6893" w:author="Zach Zukowski (R2 revision)" w:date="2026-05-17T00:00:00Z">
        <w:r>
          <w:t xml:space="preserve">contract delegates are excluded from voting HHI. The Theil and</w:t>
        </w:r>
      </w:ins>
      <w:ins w:id="6894" w:author="Zach Zukowski (R2 revision)" w:date="2026-05-17T00:00:00Z">
        <w:r>
          <w:t xml:space="preserve"> </w:t>
        </w:r>
      </w:ins>
      <w:ins w:id="6895" w:author="Zach Zukowski (R2 revision)" w:date="2026-05-17T00:00:00Z">
        <w:r>
          <w:t xml:space="preserve">Atkinson alternative inequality metrics (Section 3.7) confirm the</w:t>
        </w:r>
      </w:ins>
      <w:ins w:id="6896" w:author="Zach Zukowski (R2 revision)" w:date="2026-05-17T00:00:00Z">
        <w:r>
          <w:t xml:space="preserve"> </w:t>
        </w:r>
      </w:ins>
      <w:ins w:id="6897" w:author="Zach Zukowski (R2 revision)" w:date="2026-05-17T00:00:00Z">
        <w:r>
          <w:t xml:space="preserve">rank ordering across protocols is robust to choice of concentration</w:t>
        </w:r>
      </w:ins>
      <w:ins w:id="6898" w:author="Zach Zukowski (R2 revision)" w:date="2026-05-17T00:00:00Z">
        <w:r>
          <w:t xml:space="preserve"> </w:t>
        </w:r>
      </w:ins>
      <w:ins w:id="6899" w:author="Zach Zukowski (R2 revision)" w:date="2026-05-17T00:00:00Z">
        <w:r>
          <w:t xml:space="preserve">metric (HHI-Theil correlation r = 0.77 on the post-exclusion sample).</w:t>
        </w:r>
      </w:ins>
    </w:p>
    <w:p>
      <w:pPr>
        <w:pStyle w:val="BodyText"/>
      </w:pPr>
      <w:ins w:id="6900" w:author="Zach Zukowski (R2 revision)" w:date="2026-05-17T00:00:00Z">
        <w:r>
          <w:rPr>
            <w:b/>
            <w:bCs/>
          </w:rPr>
          <w:t xml:space="preserve">Fifth, ENS as institutional-design proof-of-concept</w:t>
        </w:r>
      </w:ins>
      <w:ins w:id="6901" w:author="Zach Zukowski (R2 revision)" w:date="2026-05-17T00:00:00Z">
        <w:r>
          <w:t xml:space="preserve"> </w:t>
        </w:r>
      </w:ins>
      <w:ins w:id="6902" w:author="Zach Zukowski (R2 revision)" w:date="2026-05-17T00:00:00Z">
        <w:r>
          <w:t xml:space="preserve">(Section</w:t>
        </w:r>
      </w:ins>
      <w:ins w:id="6903" w:author="Zach Zukowski (R2 revision)" w:date="2026-05-17T00:00:00Z">
        <w:r>
          <w:t xml:space="preserve"> </w:t>
        </w:r>
      </w:ins>
      <w:ins w:id="6904" w:author="Zach Zukowski (R2 revision)" w:date="2026-05-17T00:00:00Z">
        <w:r>
          <w:t xml:space="preserve">3.5.1). ENS provides the first documented empirical case in the</w:t>
        </w:r>
      </w:ins>
      <w:ins w:id="6905" w:author="Zach Zukowski (R2 revision)" w:date="2026-05-17T00:00:00Z">
        <w:r>
          <w:t xml:space="preserve"> </w:t>
        </w:r>
      </w:ins>
      <w:ins w:id="6906" w:author="Zach Zukowski (R2 revision)" w:date="2026-05-17T00:00:00Z">
        <w:r>
          <w:t xml:space="preserve">major-DAO cross-section of delegation-mediated dispersion below the</w:t>
        </w:r>
      </w:ins>
      <w:ins w:id="6907" w:author="Zach Zukowski (R2 revision)" w:date="2026-05-17T00:00:00Z">
        <w:r>
          <w:t xml:space="preserve"> </w:t>
        </w:r>
      </w:ins>
      <w:ins w:id="6908" w:author="Zach Zukowski (R2 revision)" w:date="2026-05-17T00:00:00Z">
        <w:r>
          <w:t xml:space="preserve">holding baseline. The dispersion case is informative because it</w:t>
        </w:r>
      </w:ins>
      <w:ins w:id="6909" w:author="Zach Zukowski (R2 revision)" w:date="2026-05-17T00:00:00Z">
        <w:r>
          <w:t xml:space="preserve"> </w:t>
        </w:r>
      </w:ins>
      <w:ins w:id="6910" w:author="Zach Zukowski (R2 revision)" w:date="2026-05-17T00:00:00Z">
        <w:r>
          <w:t xml:space="preserve">operationalizes the framework’s institutional-design thesis: delegation</w:t>
        </w:r>
      </w:ins>
      <w:ins w:id="6911" w:author="Zach Zukowski (R2 revision)" w:date="2026-05-17T00:00:00Z">
        <w:r>
          <w:t xml:space="preserve"> </w:t>
        </w:r>
      </w:ins>
      <w:ins w:id="6912" w:author="Zach Zukowski (R2 revision)" w:date="2026-05-17T00:00:00Z">
        <w:r>
          <w:t xml:space="preserve">outcomes are design-tractable rather than mechanism-inevitable. The</w:t>
        </w:r>
      </w:ins>
      <w:ins w:id="6913" w:author="Zach Zukowski (R2 revision)" w:date="2026-05-17T00:00:00Z">
        <w:r>
          <w:t xml:space="preserve"> </w:t>
        </w:r>
      </w:ins>
      <w:ins w:id="6914" w:author="Zach Zukowski (R2 revision)" w:date="2026-05-17T00:00:00Z">
        <w:r>
          <w:t xml:space="preserve">generalizable design recommendation (broad community-delegate</w:t>
        </w:r>
      </w:ins>
      <w:ins w:id="6915" w:author="Zach Zukowski (R2 revision)" w:date="2026-05-17T00:00:00Z">
        <w:r>
          <w:t xml:space="preserve"> </w:t>
        </w:r>
      </w:ins>
      <w:ins w:id="6916" w:author="Zach Zukowski (R2 revision)" w:date="2026-05-17T00:00:00Z">
        <w:r>
          <w:t xml:space="preserve">distribution; recurring delegate compensation; public delegate</w:t>
        </w:r>
      </w:ins>
      <w:ins w:id="6917" w:author="Zach Zukowski (R2 revision)" w:date="2026-05-17T00:00:00Z">
        <w:r>
          <w:t xml:space="preserve"> </w:t>
        </w:r>
      </w:ins>
      <w:ins w:id="6918" w:author="Zach Zukowski (R2 revision)" w:date="2026-05-17T00:00:00Z">
        <w:r>
          <w:t xml:space="preserve">platforms; active recruitment) emerges from ENS as a comparative</w:t>
        </w:r>
      </w:ins>
      <w:ins w:id="6919" w:author="Zach Zukowski (R2 revision)" w:date="2026-05-17T00:00:00Z">
        <w:r>
          <w:t xml:space="preserve"> </w:t>
        </w:r>
      </w:ins>
      <w:ins w:id="6920" w:author="Zach Zukowski (R2 revision)" w:date="2026-05-17T00:00:00Z">
        <w:r>
          <w:t xml:space="preserve">protocol case for future delegate-program research.</w:t>
        </w:r>
      </w:ins>
    </w:p>
    <w:p>
      <w:pPr>
        <w:pStyle w:val="BodyText"/>
      </w:pPr>
      <w:ins w:id="6921" w:author="Zach Zukowski (R2 revision)" w:date="2026-05-17T00:00:00Z">
        <w:r>
          <w:rPr>
            <w:b/>
            <w:bCs/>
          </w:rPr>
          <w:t xml:space="preserve">Sixth, ve-token extreme amplification class</w:t>
        </w:r>
      </w:ins>
      <w:ins w:id="6922" w:author="Zach Zukowski (R2 revision)" w:date="2026-05-17T00:00:00Z">
        <w:r>
          <w:t xml:space="preserve"> </w:t>
        </w:r>
      </w:ins>
      <w:ins w:id="6923" w:author="Zach Zukowski (R2 revision)" w:date="2026-05-17T00:00:00Z">
        <w:r>
          <w:t xml:space="preserve">(Section 3.5.2).</w:t>
        </w:r>
      </w:ins>
      <w:ins w:id="6924" w:author="Zach Zukowski (R2 revision)" w:date="2026-05-17T00:00:00Z">
        <w:r>
          <w:t xml:space="preserve"> </w:t>
        </w:r>
      </w:ins>
      <w:ins w:id="6925" w:author="Zach Zukowski (R2 revision)" w:date="2026-05-17T00:00:00Z">
        <w:r>
          <w:t xml:space="preserve">Vote-escrowed governance protocols (Curve veCRV; Balancer veBAL)</w:t>
        </w:r>
      </w:ins>
      <w:ins w:id="6926" w:author="Zach Zukowski (R2 revision)" w:date="2026-05-17T00:00:00Z">
        <w:r>
          <w:t xml:space="preserve"> </w:t>
        </w:r>
      </w:ins>
      <w:ins w:id="6927" w:author="Zach Zukowski (R2 revision)" w:date="2026-05-17T00:00:00Z">
        <w:r>
          <w:t xml:space="preserve">exhibit extreme amplification (15x and 21x) through structurally</w:t>
        </w:r>
      </w:ins>
      <w:ins w:id="6928" w:author="Zach Zukowski (R2 revision)" w:date="2026-05-17T00:00:00Z">
        <w:r>
          <w:t xml:space="preserve"> </w:t>
        </w:r>
      </w:ins>
      <w:ins w:id="6929" w:author="Zach Zukowski (R2 revision)" w:date="2026-05-17T00:00:00Z">
        <w:r>
          <w:t xml:space="preserve">distinct mechanisms than delegate-based governance: lock-duration</w:t>
        </w:r>
      </w:ins>
      <w:ins w:id="6930" w:author="Zach Zukowski (R2 revision)" w:date="2026-05-17T00:00:00Z">
        <w:r>
          <w:t xml:space="preserve"> </w:t>
        </w:r>
      </w:ins>
      <w:ins w:id="6931" w:author="Zach Zukowski (R2 revision)" w:date="2026-05-17T00:00:00Z">
        <w:r>
          <w:t xml:space="preserve">multipliers convert custody concentration into proportional voting</w:t>
        </w:r>
      </w:ins>
      <w:ins w:id="6932" w:author="Zach Zukowski (R2 revision)" w:date="2026-05-17T00:00:00Z">
        <w:r>
          <w:t xml:space="preserve"> </w:t>
        </w:r>
      </w:ins>
      <w:ins w:id="6933" w:author="Zach Zukowski (R2 revision)" w:date="2026-05-17T00:00:00Z">
        <w:r>
          <w:t xml:space="preserve">power, with meta-governance aggregators (Convex; Aura) further</w:t>
        </w:r>
      </w:ins>
      <w:ins w:id="6934" w:author="Zach Zukowski (R2 revision)" w:date="2026-05-17T00:00:00Z">
        <w:r>
          <w:t xml:space="preserve"> </w:t>
        </w:r>
      </w:ins>
      <w:ins w:id="6935" w:author="Zach Zukowski (R2 revision)" w:date="2026-05-17T00:00:00Z">
        <w:r>
          <w:t xml:space="preserve">concentrating. The class is documented separately from Table 7</w:t>
        </w:r>
      </w:ins>
      <w:ins w:id="6936" w:author="Zach Zukowski (R2 revision)" w:date="2026-05-17T00:00:00Z">
        <w:r>
          <w:t xml:space="preserve"> </w:t>
        </w:r>
      </w:ins>
      <w:ins w:id="6937" w:author="Zach Zukowski (R2 revision)" w:date="2026-05-17T00:00:00Z">
        <w:r>
          <w:t xml:space="preserve">because the underlying methodology differs; the documentation is</w:t>
        </w:r>
      </w:ins>
      <w:ins w:id="6938" w:author="Zach Zukowski (R2 revision)" w:date="2026-05-17T00:00:00Z">
        <w:r>
          <w:t xml:space="preserve"> </w:t>
        </w:r>
      </w:ins>
      <w:ins w:id="6939" w:author="Zach Zukowski (R2 revision)" w:date="2026-05-17T00:00:00Z">
        <w:r>
          <w:t xml:space="preserve">the first systematic comparative treatment of ve-token concentration</w:t>
        </w:r>
      </w:ins>
      <w:ins w:id="6940" w:author="Zach Zukowski (R2 revision)" w:date="2026-05-17T00:00:00Z">
        <w:r>
          <w:t xml:space="preserve"> </w:t>
        </w:r>
      </w:ins>
      <w:ins w:id="6941" w:author="Zach Zukowski (R2 revision)" w:date="2026-05-17T00:00:00Z">
        <w:r>
          <w:t xml:space="preserve">in the DAO-governance literature.</w:t>
        </w:r>
      </w:ins>
    </w:p>
    <w:p>
      <w:pPr>
        <w:pStyle w:val="BodyText"/>
      </w:pPr>
      <w:ins w:id="6942" w:author="Zach Zukowski (R2 revision)" w:date="2026-05-17T00:00:00Z">
        <w:r>
          <w:t xml:space="preserve">Twin counterexamples that validate the institutional-design thesis.</w:t>
        </w:r>
      </w:ins>
      <w:ins w:id="6943" w:author="Zach Zukowski (R2 revision)" w:date="2026-05-17T00:00:00Z">
        <w:r>
          <w:t xml:space="preserve"> </w:t>
        </w:r>
      </w:ins>
      <w:ins w:id="6944" w:author="Zach Zukowski (R2 revision)" w:date="2026-05-17T00:00:00Z">
        <w:r>
          <w:t xml:space="preserve">Two existence-proofs in the cross-section operationalize the</w:t>
        </w:r>
      </w:ins>
      <w:ins w:id="6945" w:author="Zach Zukowski (R2 revision)" w:date="2026-05-17T00:00:00Z">
        <w:r>
          <w:t xml:space="preserve"> </w:t>
        </w:r>
      </w:ins>
      <w:ins w:id="6946" w:author="Zach Zukowski (R2 revision)" w:date="2026-05-17T00:00:00Z">
        <w:r>
          <w:t xml:space="preserve">framework’s institutional-design thesis empirically: Anyone Protocol</w:t>
        </w:r>
      </w:ins>
      <w:ins w:id="6947" w:author="Zach Zukowski (R2 revision)" w:date="2026-05-17T00:00:00Z">
        <w:r>
          <w:t xml:space="preserve"> </w:t>
        </w:r>
      </w:ins>
      <w:ins w:id="6948" w:author="Zach Zukowski (R2 revision)" w:date="2026-05-17T00:00:00Z">
        <w:r>
          <w:t xml:space="preserve">(DePIN; HHI 0.040, DeFi-median territory) demonstrates that low DePIN</w:t>
        </w:r>
      </w:ins>
      <w:ins w:id="6949" w:author="Zach Zukowski (R2 revision)" w:date="2026-05-17T00:00:00Z">
        <w:r>
          <w:t xml:space="preserve"> </w:t>
        </w:r>
      </w:ins>
      <w:ins w:id="6950" w:author="Zach Zukowski (R2 revision)" w:date="2026-05-17T00:00:00Z">
        <w:r>
          <w:t xml:space="preserve">concentration is achievable as a design choice rather than inevitable</w:t>
        </w:r>
      </w:ins>
      <w:ins w:id="6951" w:author="Zach Zukowski (R2 revision)" w:date="2026-05-17T00:00:00Z">
        <w:r>
          <w:t xml:space="preserve"> </w:t>
        </w:r>
      </w:ins>
      <w:ins w:id="6952" w:author="Zach Zukowski (R2 revision)" w:date="2026-05-17T00:00:00Z">
        <w:r>
          <w:t xml:space="preserve">in hardware-coordination protocols; ENS (Infrastructure; voting</w:t>
        </w:r>
      </w:ins>
      <w:ins w:id="6953" w:author="Zach Zukowski (R2 revision)" w:date="2026-05-17T00:00:00Z">
        <w:r>
          <w:t xml:space="preserve"> </w:t>
        </w:r>
      </w:ins>
      <w:ins w:id="6954" w:author="Zach Zukowski (R2 revision)" w:date="2026-05-17T00:00:00Z">
        <w:r>
          <w:t xml:space="preserve">HHI 0.028 vs holding HHI 0.135; delegation-mediated dispersion at</w:t>
        </w:r>
      </w:ins>
      <w:ins w:id="6955" w:author="Zach Zukowski (R2 revision)" w:date="2026-05-17T00:00:00Z">
        <w:r>
          <w:t xml:space="preserve"> </w:t>
        </w:r>
      </w:ins>
      <w:ins w:id="6956" w:author="Zach Zukowski (R2 revision)" w:date="2026-05-17T00:00:00Z">
        <w:r>
          <w:t xml:space="preserve">ratio 0.21x per Section 3.5.1) demonstrates that delegation can</w:t>
        </w:r>
      </w:ins>
      <w:ins w:id="6957" w:author="Zach Zukowski (R2 revision)" w:date="2026-05-17T00:00:00Z">
        <w:r>
          <w:t xml:space="preserve"> </w:t>
        </w:r>
      </w:ins>
      <w:ins w:id="6958" w:author="Zach Zukowski (R2 revision)" w:date="2026-05-17T00:00:00Z">
        <w:r>
          <w:t xml:space="preserve">disperse voting power below the holding baseline when the delegate</w:t>
        </w:r>
      </w:ins>
      <w:ins w:id="6959" w:author="Zach Zukowski (R2 revision)" w:date="2026-05-17T00:00:00Z">
        <w:r>
          <w:t xml:space="preserve"> </w:t>
        </w:r>
      </w:ins>
      <w:ins w:id="6960" w:author="Zach Zukowski (R2 revision)" w:date="2026-05-17T00:00:00Z">
        <w:r>
          <w:t xml:space="preserve">program is explicitly designed for broad community-delegate</w:t>
        </w:r>
      </w:ins>
      <w:ins w:id="6961" w:author="Zach Zukowski (R2 revision)" w:date="2026-05-17T00:00:00Z">
        <w:r>
          <w:t xml:space="preserve"> </w:t>
        </w:r>
      </w:ins>
      <w:ins w:id="6962" w:author="Zach Zukowski (R2 revision)" w:date="2026-05-17T00:00:00Z">
        <w:r>
          <w:t xml:space="preserve">distribution. The twin counterexamples are informative jointly:</w:t>
        </w:r>
      </w:ins>
      <w:ins w:id="6963" w:author="Zach Zukowski (R2 revision)" w:date="2026-05-17T00:00:00Z">
        <w:r>
          <w:t xml:space="preserve"> </w:t>
        </w:r>
      </w:ins>
      <w:ins w:id="6964" w:author="Zach Zukowski (R2 revision)" w:date="2026-05-17T00:00:00Z">
        <w:r>
          <w:t xml:space="preserve">they show that the framework’s institutional-design emphasis has</w:t>
        </w:r>
      </w:ins>
      <w:ins w:id="6965" w:author="Zach Zukowski (R2 revision)" w:date="2026-05-17T00:00:00Z">
        <w:r>
          <w:t xml:space="preserve"> </w:t>
        </w:r>
      </w:ins>
      <w:ins w:id="6966" w:author="Zach Zukowski (R2 revision)" w:date="2026-05-17T00:00:00Z">
        <w:r>
          <w:t xml:space="preserve">empirical traction in two distinct mechanism domains (holding</w:t>
        </w:r>
      </w:ins>
      <w:ins w:id="6967" w:author="Zach Zukowski (R2 revision)" w:date="2026-05-17T00:00:00Z">
        <w:r>
          <w:t xml:space="preserve"> </w:t>
        </w:r>
      </w:ins>
      <w:ins w:id="6968" w:author="Zach Zukowski (R2 revision)" w:date="2026-05-17T00:00:00Z">
        <w:r>
          <w:t xml:space="preserve">concentration; delegation amplification) and that the cross-protocol</w:t>
        </w:r>
      </w:ins>
      <w:ins w:id="6969" w:author="Zach Zukowski (R2 revision)" w:date="2026-05-17T00:00:00Z">
        <w:r>
          <w:t xml:space="preserve"> </w:t>
        </w:r>
      </w:ins>
      <w:ins w:id="6970" w:author="Zach Zukowski (R2 revision)" w:date="2026-05-17T00:00:00Z">
        <w:r>
          <w:t xml:space="preserve">variation documented in this paper is design-tractable rather than</w:t>
        </w:r>
      </w:ins>
      <w:ins w:id="6971" w:author="Zach Zukowski (R2 revision)" w:date="2026-05-17T00:00:00Z">
        <w:r>
          <w:t xml:space="preserve"> </w:t>
        </w:r>
      </w:ins>
      <w:ins w:id="6972" w:author="Zach Zukowski (R2 revision)" w:date="2026-05-17T00:00:00Z">
        <w:r>
          <w:t xml:space="preserve">structurally inevitable. The generalizable design implications are</w:t>
        </w:r>
      </w:ins>
      <w:ins w:id="6973" w:author="Zach Zukowski (R2 revision)" w:date="2026-05-17T00:00:00Z">
        <w:r>
          <w:t xml:space="preserve"> </w:t>
        </w:r>
      </w:ins>
      <w:ins w:id="6974" w:author="Zach Zukowski (R2 revision)" w:date="2026-05-17T00:00:00Z">
        <w:r>
          <w:t xml:space="preserve">documented in Sections 3.5.1 and 3.3 respectively.</w:t>
        </w:r>
      </w:ins>
    </w:p>
    <w:bookmarkEnd w:id="115"/>
    <w:bookmarkStart w:id="116" w:name="limitations-1"/>
    <w:p>
      <w:pPr>
        <w:pStyle w:val="Heading2"/>
      </w:pPr>
      <w:ins w:id="6975" w:author="Zach Zukowski (R2 revision)" w:date="2026-05-17T00:00:00Z">
        <w:r>
          <w:t xml:space="preserve">4.8 Limitations</w:t>
        </w:r>
      </w:ins>
    </w:p>
    <w:p>
      <w:pPr>
        <w:pStyle w:val="FirstParagraph"/>
      </w:pPr>
      <w:ins w:id="6976" w:author="Zach Zukowski (R2 revision)" w:date="2026-05-17T00:00:00Z">
        <w:r>
          <w:t xml:space="preserve">The evidence carries several limitations. The governance concentration</w:t>
        </w:r>
      </w:ins>
      <w:ins w:id="6977" w:author="Zach Zukowski (R2 revision)" w:date="2026-05-17T00:00:00Z">
        <w:r>
          <w:t xml:space="preserve"> </w:t>
        </w:r>
      </w:ins>
      <w:ins w:id="6978" w:author="Zach Zukowski (R2 revision)" w:date="2026-05-17T00:00:00Z">
        <w:r>
          <w:t xml:space="preserve">analysis is a March 2026 snapshot: tracking concentration over time</w:t>
        </w:r>
      </w:ins>
      <w:ins w:id="6979" w:author="Zach Zukowski (R2 revision)" w:date="2026-05-17T00:00:00Z">
        <w:r>
          <w:t xml:space="preserve"> </w:t>
        </w:r>
      </w:ins>
      <w:ins w:id="6980" w:author="Zach Zukowski (R2 revision)" w:date="2026-05-17T00:00:00Z">
        <w:r>
          <w:t xml:space="preserve">would reveal whether protocols are becoming more or less concentrated</w:t>
        </w:r>
      </w:ins>
      <w:ins w:id="6981" w:author="Zach Zukowski (R2 revision)" w:date="2026-05-17T00:00:00Z">
        <w:r>
          <w:t xml:space="preserve"> </w:t>
        </w:r>
      </w:ins>
      <w:ins w:id="6982" w:author="Zach Zukowski (R2 revision)" w:date="2026-05-17T00:00:00Z">
        <w:r>
          <w:t xml:space="preserve">and strengthen causal claims. A single scorer has applied the scoring</w:t>
        </w:r>
      </w:ins>
      <w:ins w:id="6983" w:author="Zach Zukowski (R2 revision)" w:date="2026-05-17T00:00:00Z">
        <w:r>
          <w:t xml:space="preserve"> </w:t>
        </w:r>
      </w:ins>
      <w:ins w:id="6984" w:author="Zach Zukowski (R2 revision)" w:date="2026-05-17T00:00:00Z">
        <w:r>
          <w:t xml:space="preserve">rubric; inter-rater reliability testing with independent scorers is</w:t>
        </w:r>
      </w:ins>
      <w:ins w:id="6985" w:author="Zach Zukowski (R2 revision)" w:date="2026-05-17T00:00:00Z">
        <w:r>
          <w:t xml:space="preserve"> </w:t>
        </w:r>
      </w:ins>
      <w:ins w:id="6986" w:author="Zach Zukowski (R2 revision)" w:date="2026-05-17T00:00:00Z">
        <w:r>
          <w:t xml:space="preserve">needed before the rubric can claim measurement validity beyond its</w:t>
        </w:r>
      </w:ins>
      <w:ins w:id="6987" w:author="Zach Zukowski (R2 revision)" w:date="2026-05-17T00:00:00Z">
        <w:r>
          <w:t xml:space="preserve"> </w:t>
        </w:r>
      </w:ins>
      <w:ins w:id="6988" w:author="Zach Zukowski (R2 revision)" w:date="2026-05-17T00:00:00Z">
        <w:r>
          <w:t xml:space="preserve">current proof-of-concept status.</w:t>
        </w:r>
      </w:ins>
    </w:p>
    <w:p>
      <w:pPr>
        <w:pStyle w:val="BodyText"/>
      </w:pPr>
      <w:ins w:id="6989" w:author="Zach Zukowski (R2 revision)" w:date="2026-05-17T00:00:00Z">
        <w:r>
          <w:t xml:space="preserve">The five-lens framework Table 1 operationalizes captures a deliberate</w:t>
        </w:r>
      </w:ins>
      <w:ins w:id="6990" w:author="Zach Zukowski (R2 revision)" w:date="2026-05-17T00:00:00Z">
        <w:r>
          <w:t xml:space="preserve"> </w:t>
        </w:r>
      </w:ins>
      <w:ins w:id="6991" w:author="Zach Zukowski (R2 revision)" w:date="2026-05-17T00:00:00Z">
        <w:r>
          <w:t xml:space="preserve">subset of normative-philosophical traditions relevant to institutional</w:t>
        </w:r>
      </w:ins>
      <w:ins w:id="6992" w:author="Zach Zukowski (R2 revision)" w:date="2026-05-17T00:00:00Z">
        <w:r>
          <w:t xml:space="preserve"> </w:t>
        </w:r>
      </w:ins>
      <w:ins w:id="6993" w:author="Zach Zukowski (R2 revision)" w:date="2026-05-17T00:00:00Z">
        <w:r>
          <w:t xml:space="preserve">design. Three dimensions discussed in the literature review but</w:t>
        </w:r>
      </w:ins>
      <w:ins w:id="6994" w:author="Zach Zukowski (R2 revision)" w:date="2026-05-17T00:00:00Z">
        <w:r>
          <w:t xml:space="preserve"> </w:t>
        </w:r>
      </w:ins>
      <w:ins w:id="6995" w:author="Zach Zukowski (R2 revision)" w:date="2026-05-17T00:00:00Z">
        <w:r>
          <w:t xml:space="preserve">reserved for future evaluation (Section 2.10.6) are absent from the</w:t>
        </w:r>
      </w:ins>
      <w:ins w:id="6996" w:author="Zach Zukowski (R2 revision)" w:date="2026-05-17T00:00:00Z">
        <w:r>
          <w:t xml:space="preserve"> </w:t>
        </w:r>
      </w:ins>
      <w:ins w:id="6997" w:author="Zach Zukowski (R2 revision)" w:date="2026-05-17T00:00:00Z">
        <w:r>
          <w:t xml:space="preserve">operational scoring: the capability approach (Sen 1985, 1999;</w:t>
        </w:r>
      </w:ins>
      <w:ins w:id="6998" w:author="Zach Zukowski (R2 revision)" w:date="2026-05-17T00:00:00Z">
        <w:r>
          <w:t xml:space="preserve"> </w:t>
        </w:r>
      </w:ins>
      <w:ins w:id="6999" w:author="Zach Zukowski (R2 revision)" w:date="2026-05-17T00:00:00Z">
        <w:r>
          <w:t xml:space="preserve">Nussbaum 2011) on substantive opportunities for individuals; the</w:t>
        </w:r>
      </w:ins>
      <w:ins w:id="7000" w:author="Zach Zukowski (R2 revision)" w:date="2026-05-17T00:00:00Z">
        <w:r>
          <w:t xml:space="preserve"> </w:t>
        </w:r>
      </w:ins>
      <w:ins w:id="7001" w:author="Zach Zukowski (R2 revision)" w:date="2026-05-17T00:00:00Z">
        <w:r>
          <w:t xml:space="preserve">contextual-integrity framing (Nissenbaum 2010) on information-flow</w:t>
        </w:r>
      </w:ins>
      <w:ins w:id="7002" w:author="Zach Zukowski (R2 revision)" w:date="2026-05-17T00:00:00Z">
        <w:r>
          <w:t xml:space="preserve"> </w:t>
        </w:r>
      </w:ins>
      <w:ins w:id="7003" w:author="Zach Zukowski (R2 revision)" w:date="2026-05-17T00:00:00Z">
        <w:r>
          <w:t xml:space="preserve">norms governing privacy and consent; and cosmopolitan justice</w:t>
        </w:r>
      </w:ins>
      <w:ins w:id="7004" w:author="Zach Zukowski (R2 revision)" w:date="2026-05-17T00:00:00Z">
        <w:r>
          <w:t xml:space="preserve"> </w:t>
        </w:r>
      </w:ins>
      <w:ins w:id="7005" w:author="Zach Zukowski (R2 revision)" w:date="2026-05-17T00:00:00Z">
        <w:r>
          <w:t xml:space="preserve">frameworks (Beitz 1979; Pogge 2002) on transnational obligations. The</w:t>
        </w:r>
      </w:ins>
      <w:ins w:id="7006" w:author="Zach Zukowski (R2 revision)" w:date="2026-05-17T00:00:00Z">
        <w:r>
          <w:t xml:space="preserve"> </w:t>
        </w:r>
      </w:ins>
      <w:ins w:id="7007" w:author="Zach Zukowski (R2 revision)" w:date="2026-05-17T00:00:00Z">
        <w:r>
          <w:t xml:space="preserve">absences reflect non-comparable cross-protocol measurement</w:t>
        </w:r>
      </w:ins>
      <w:ins w:id="7008" w:author="Zach Zukowski (R2 revision)" w:date="2026-05-17T00:00:00Z">
        <w:r>
          <w:t xml:space="preserve"> </w:t>
        </w:r>
      </w:ins>
      <w:ins w:id="7009" w:author="Zach Zukowski (R2 revision)" w:date="2026-05-17T00:00:00Z">
        <w:r>
          <w:t xml:space="preserve">requirements at the present sample size, not theoretical rejection.</w:t>
        </w:r>
      </w:ins>
      <w:ins w:id="7010" w:author="Zach Zukowski (R2 revision)" w:date="2026-05-17T00:00:00Z">
        <w:r>
          <w:t xml:space="preserve"> </w:t>
        </w:r>
      </w:ins>
      <w:ins w:id="7011" w:author="Zach Zukowski (R2 revision)" w:date="2026-05-17T00:00:00Z">
        <w:r>
          <w:t xml:space="preserve">Berlin’s (1958) negative-versus-positive liberty distinction is also</w:t>
        </w:r>
      </w:ins>
      <w:ins w:id="7012" w:author="Zach Zukowski (R2 revision)" w:date="2026-05-17T00:00:00Z">
        <w:r>
          <w:t xml:space="preserve"> </w:t>
        </w:r>
      </w:ins>
      <w:ins w:id="7013" w:author="Zach Zukowski (R2 revision)" w:date="2026-05-17T00:00:00Z">
        <w:r>
          <w:t xml:space="preserve">absent from the operational rubric; the framework leans toward the</w:t>
        </w:r>
      </w:ins>
      <w:ins w:id="7014" w:author="Zach Zukowski (R2 revision)" w:date="2026-05-17T00:00:00Z">
        <w:r>
          <w:t xml:space="preserve"> </w:t>
        </w:r>
      </w:ins>
      <w:ins w:id="7015" w:author="Zach Zukowski (R2 revision)" w:date="2026-05-17T00:00:00Z">
        <w:r>
          <w:t xml:space="preserve">republican freedom-as-non-domination tradition that Pettit positions</w:t>
        </w:r>
      </w:ins>
      <w:ins w:id="7016" w:author="Zach Zukowski (R2 revision)" w:date="2026-05-17T00:00:00Z">
        <w:r>
          <w:t xml:space="preserve"> </w:t>
        </w:r>
      </w:ins>
      <w:ins w:id="7017" w:author="Zach Zukowski (R2 revision)" w:date="2026-05-17T00:00:00Z">
        <w:r>
          <w:t xml:space="preserve">as distinct from both Berlin categories. Future work expanding the</w:t>
        </w:r>
      </w:ins>
      <w:ins w:id="7018" w:author="Zach Zukowski (R2 revision)" w:date="2026-05-17T00:00:00Z">
        <w:r>
          <w:t xml:space="preserve"> </w:t>
        </w:r>
      </w:ins>
      <w:ins w:id="7019" w:author="Zach Zukowski (R2 revision)" w:date="2026-05-17T00:00:00Z">
        <w:r>
          <w:t xml:space="preserve">framework to incorporate capability-based, contextual-integrity, and</w:t>
        </w:r>
      </w:ins>
      <w:ins w:id="7020" w:author="Zach Zukowski (R2 revision)" w:date="2026-05-17T00:00:00Z">
        <w:r>
          <w:t xml:space="preserve"> </w:t>
        </w:r>
      </w:ins>
      <w:ins w:id="7021" w:author="Zach Zukowski (R2 revision)" w:date="2026-05-17T00:00:00Z">
        <w:r>
          <w:t xml:space="preserve">cosmopolitan dimensions would yield a fuller philosophical coverage</w:t>
        </w:r>
      </w:ins>
      <w:ins w:id="7022" w:author="Zach Zukowski (R2 revision)" w:date="2026-05-17T00:00:00Z">
        <w:r>
          <w:t xml:space="preserve"> </w:t>
        </w:r>
      </w:ins>
      <w:ins w:id="7023" w:author="Zach Zukowski (R2 revision)" w:date="2026-05-17T00:00:00Z">
        <w:r>
          <w:t xml:space="preserve">without changing the descriptive findings reported in Section 3.</w:t>
        </w:r>
      </w:ins>
    </w:p>
    <w:p>
      <w:pPr>
        <w:pStyle w:val="BodyText"/>
      </w:pPr>
      <w:ins w:id="7024" w:author="Zach Zukowski (R2 revision)" w:date="2026-05-17T00:00:00Z">
        <w:r>
          <w:t xml:space="preserve">Operationalization dependency. The framework’s empirical conclusions</w:t>
        </w:r>
      </w:ins>
      <w:ins w:id="7025" w:author="Zach Zukowski (R2 revision)" w:date="2026-05-17T00:00:00Z">
        <w:r>
          <w:t xml:space="preserve"> </w:t>
        </w:r>
      </w:ins>
      <w:ins w:id="7026" w:author="Zach Zukowski (R2 revision)" w:date="2026-05-17T00:00:00Z">
        <w:r>
          <w:t xml:space="preserve">depend on operationalization choices that future work could legitimately</w:t>
        </w:r>
      </w:ins>
      <w:ins w:id="7027" w:author="Zach Zukowski (R2 revision)" w:date="2026-05-17T00:00:00Z">
        <w:r>
          <w:t xml:space="preserve"> </w:t>
        </w:r>
      </w:ins>
      <w:ins w:id="7028" w:author="Zach Zukowski (R2 revision)" w:date="2026-05-17T00:00:00Z">
        <w:r>
          <w:t xml:space="preserve">vary. The Pettit contestability lens scores</w:t>
        </w:r>
      </w:ins>
      <w:ins w:id="7029" w:author="Zach Zukowski (R2 revision)" w:date="2026-05-17T00:00:00Z">
        <w:r>
          <w:t xml:space="preserve"> </w:t>
        </w:r>
      </w:ins>
      <w:ins w:id="7030" w:author="Zach Zukowski (R2 revision)" w:date="2026-05-17T00:00:00Z">
        <w:r>
          <w:t xml:space="preserve">“appeals + veto rights”</w:t>
        </w:r>
      </w:ins>
      <w:ins w:id="7031" w:author="Zach Zukowski (R2 revision)" w:date="2026-05-17T00:00:00Z">
        <w:r>
          <w:t xml:space="preserve"> </w:t>
        </w:r>
      </w:ins>
      <w:ins w:id="7032" w:author="Zach Zukowski (R2 revision)" w:date="2026-05-17T00:00:00Z">
        <w:r>
          <w:t xml:space="preserve">at</w:t>
        </w:r>
      </w:ins>
      <w:ins w:id="7033" w:author="Zach Zukowski (R2 revision)" w:date="2026-05-17T00:00:00Z">
        <w:r>
          <w:t xml:space="preserve"> </w:t>
        </w:r>
      </w:ins>
      <w:ins w:id="7034" w:author="Zach Zukowski (R2 revision)" w:date="2026-05-17T00:00:00Z">
        <w:r>
          <w:t xml:space="preserve">the highest tier; an alternative operationalization scoring</w:t>
        </w:r>
      </w:ins>
      <w:ins w:id="7035" w:author="Zach Zukowski (R2 revision)" w:date="2026-05-17T00:00:00Z">
        <w:r>
          <w:t xml:space="preserve"> </w:t>
        </w:r>
      </w:ins>
      <w:ins w:id="7036" w:author="Zach Zukowski (R2 revision)" w:date="2026-05-17T00:00:00Z">
        <w:r>
          <w:t xml:space="preserve">“publicly</w:t>
        </w:r>
      </w:ins>
      <w:ins w:id="7037" w:author="Zach Zukowski (R2 revision)" w:date="2026-05-17T00:00:00Z">
        <w:r>
          <w:t xml:space="preserve"> </w:t>
        </w:r>
      </w:ins>
      <w:ins w:id="7038" w:author="Zach Zukowski (R2 revision)" w:date="2026-05-17T00:00:00Z">
        <w:r>
          <w:t xml:space="preserve">deliberated proposal rationale + bounded enforcement discretion”</w:t>
        </w:r>
      </w:ins>
      <w:ins w:id="7039" w:author="Zach Zukowski (R2 revision)" w:date="2026-05-17T00:00:00Z">
        <w:r>
          <w:t xml:space="preserve"> </w:t>
        </w:r>
      </w:ins>
      <w:ins w:id="7040" w:author="Zach Zukowski (R2 revision)" w:date="2026-05-17T00:00:00Z">
        <w:r>
          <w:t xml:space="preserve">(closer to Pettit’s contestatory-democracy framing in</w:t>
        </w:r>
      </w:ins>
      <w:ins w:id="7041" w:author="Zach Zukowski (R2 revision)" w:date="2026-05-17T00:00:00Z">
        <w:r>
          <w:t xml:space="preserve"> </w:t>
        </w:r>
      </w:ins>
      <w:ins w:id="7042" w:author="Zach Zukowski (R2 revision)" w:date="2026-05-17T00:00:00Z">
        <w:r>
          <w:rPr>
            <w:i/>
            <w:iCs/>
          </w:rPr>
          <w:t xml:space="preserve">On the People’s</w:t>
        </w:r>
      </w:ins>
      <w:ins w:id="7043" w:author="Zach Zukowski (R2 revision)" w:date="2026-05-17T00:00:00Z">
        <w:r>
          <w:rPr>
            <w:i/>
            <w:iCs/>
          </w:rPr>
          <w:t xml:space="preserve"> </w:t>
        </w:r>
      </w:ins>
      <w:ins w:id="7044" w:author="Zach Zukowski (R2 revision)" w:date="2026-05-17T00:00:00Z">
        <w:r>
          <w:rPr>
            <w:i/>
            <w:iCs/>
          </w:rPr>
          <w:t xml:space="preserve">Terms</w:t>
        </w:r>
      </w:ins>
      <w:ins w:id="7045" w:author="Zach Zukowski (R2 revision)" w:date="2026-05-17T00:00:00Z">
        <w:r>
          <w:t xml:space="preserve">, Pettit 2012) could yield different lens scores for protocols</w:t>
        </w:r>
      </w:ins>
      <w:ins w:id="7046" w:author="Zach Zukowski (R2 revision)" w:date="2026-05-17T00:00:00Z">
        <w:r>
          <w:t xml:space="preserve"> </w:t>
        </w:r>
      </w:ins>
      <w:ins w:id="7047" w:author="Zach Zukowski (R2 revision)" w:date="2026-05-17T00:00:00Z">
        <w:r>
          <w:t xml:space="preserve">with strong proposal-process norms but weak formal-veto architecture.</w:t>
        </w:r>
      </w:ins>
      <w:ins w:id="7048" w:author="Zach Zukowski (R2 revision)" w:date="2026-05-17T00:00:00Z">
        <w:r>
          <w:t xml:space="preserve"> </w:t>
        </w:r>
      </w:ins>
      <w:ins w:id="7049" w:author="Zach Zukowski (R2 revision)" w:date="2026-05-17T00:00:00Z">
        <w:r>
          <w:t xml:space="preserve">Similarly, the Rawlsian Fairness lens scores floor-raising mechanisms;</w:t>
        </w:r>
      </w:ins>
      <w:ins w:id="7050" w:author="Zach Zukowski (R2 revision)" w:date="2026-05-17T00:00:00Z">
        <w:r>
          <w:t xml:space="preserve"> </w:t>
        </w:r>
      </w:ins>
      <w:ins w:id="7051" w:author="Zach Zukowski (R2 revision)" w:date="2026-05-17T00:00:00Z">
        <w:r>
          <w:t xml:space="preserve">an alternative emphasizing procedural participation (closer to Rawls’s</w:t>
        </w:r>
      </w:ins>
      <w:ins w:id="7052" w:author="Zach Zukowski (R2 revision)" w:date="2026-05-17T00:00:00Z">
        <w:r>
          <w:t xml:space="preserve"> </w:t>
        </w:r>
      </w:ins>
      <w:ins w:id="7053" w:author="Zach Zukowski (R2 revision)" w:date="2026-05-17T00:00:00Z">
        <w:r>
          <w:t xml:space="preserve">Liberal Principle of Legitimacy, Rawls 1993) could shift lens scores</w:t>
        </w:r>
      </w:ins>
      <w:ins w:id="7054" w:author="Zach Zukowski (R2 revision)" w:date="2026-05-17T00:00:00Z">
        <w:r>
          <w:t xml:space="preserve"> </w:t>
        </w:r>
      </w:ins>
      <w:ins w:id="7055" w:author="Zach Zukowski (R2 revision)" w:date="2026-05-17T00:00:00Z">
        <w:r>
          <w:t xml:space="preserve">for protocols with broad-airdrop distribution but weak post-distribution</w:t>
        </w:r>
      </w:ins>
      <w:ins w:id="7056" w:author="Zach Zukowski (R2 revision)" w:date="2026-05-17T00:00:00Z">
        <w:r>
          <w:t xml:space="preserve"> </w:t>
        </w:r>
      </w:ins>
      <w:ins w:id="7057" w:author="Zach Zukowski (R2 revision)" w:date="2026-05-17T00:00:00Z">
        <w:r>
          <w:t xml:space="preserve">participation infrastructure. The Synergy Index aggregation choice</w:t>
        </w:r>
      </w:ins>
      <w:ins w:id="7058" w:author="Zach Zukowski (R2 revision)" w:date="2026-05-17T00:00:00Z">
        <w:r>
          <w:t xml:space="preserve"> </w:t>
        </w:r>
      </w:ins>
      <w:ins w:id="7059" w:author="Zach Zukowski (R2 revision)" w:date="2026-05-17T00:00:00Z">
        <w:r>
          <w:t xml:space="preserve">(arithmetic mean) gives equal weight across lenses; alternative</w:t>
        </w:r>
      </w:ins>
      <w:ins w:id="7060" w:author="Zach Zukowski (R2 revision)" w:date="2026-05-17T00:00:00Z">
        <w:r>
          <w:t xml:space="preserve"> </w:t>
        </w:r>
      </w:ins>
      <w:ins w:id="7061" w:author="Zach Zukowski (R2 revision)" w:date="2026-05-17T00:00:00Z">
        <w:r>
          <w:t xml:space="preserve">weakest-link aggregation (geometric mean) would emphasize the</w:t>
        </w:r>
      </w:ins>
      <w:ins w:id="7062" w:author="Zach Zukowski (R2 revision)" w:date="2026-05-17T00:00:00Z">
        <w:r>
          <w:t xml:space="preserve"> </w:t>
        </w:r>
      </w:ins>
      <w:ins w:id="7063" w:author="Zach Zukowski (R2 revision)" w:date="2026-05-17T00:00:00Z">
        <w:r>
          <w:t xml:space="preserve">weakest-scoring dimension. These methodological choices are documented</w:t>
        </w:r>
      </w:ins>
      <w:ins w:id="7064" w:author="Zach Zukowski (R2 revision)" w:date="2026-05-17T00:00:00Z">
        <w:r>
          <w:t xml:space="preserve"> </w:t>
        </w:r>
      </w:ins>
      <w:ins w:id="7065" w:author="Zach Zukowski (R2 revision)" w:date="2026-05-17T00:00:00Z">
        <w:r>
          <w:t xml:space="preserve">explicitly so that subsequent applications of the framework can apply</w:t>
        </w:r>
      </w:ins>
      <w:ins w:id="7066" w:author="Zach Zukowski (R2 revision)" w:date="2026-05-17T00:00:00Z">
        <w:r>
          <w:t xml:space="preserve"> </w:t>
        </w:r>
      </w:ins>
      <w:ins w:id="7067" w:author="Zach Zukowski (R2 revision)" w:date="2026-05-17T00:00:00Z">
        <w:r>
          <w:t xml:space="preserve">their own operationalization without ambiguity about what the</w:t>
        </w:r>
      </w:ins>
      <w:ins w:id="7068" w:author="Zach Zukowski (R2 revision)" w:date="2026-05-17T00:00:00Z">
        <w:r>
          <w:t xml:space="preserve"> </w:t>
        </w:r>
      </w:ins>
      <w:ins w:id="7069" w:author="Zach Zukowski (R2 revision)" w:date="2026-05-17T00:00:00Z">
        <w:r>
          <w:t xml:space="preserve">present-paper scoring measured. The cross-protocol rank ordering on</w:t>
        </w:r>
      </w:ins>
      <w:ins w:id="7070" w:author="Zach Zukowski (R2 revision)" w:date="2026-05-17T00:00:00Z">
        <w:r>
          <w:t xml:space="preserve"> </w:t>
        </w:r>
      </w:ins>
      <w:ins w:id="7071" w:author="Zach Zukowski (R2 revision)" w:date="2026-05-17T00:00:00Z">
        <w:r>
          <w:t xml:space="preserve">the dominant concentration metric (HHI) is robust to choice of</w:t>
        </w:r>
      </w:ins>
      <w:ins w:id="7072" w:author="Zach Zukowski (R2 revision)" w:date="2026-05-17T00:00:00Z">
        <w:r>
          <w:t xml:space="preserve"> </w:t>
        </w:r>
      </w:ins>
      <w:ins w:id="7073" w:author="Zach Zukowski (R2 revision)" w:date="2026-05-17T00:00:00Z">
        <w:r>
          <w:t xml:space="preserve">concentration metric (Theil and Atkinson correlations in Section 3.7);</w:t>
        </w:r>
      </w:ins>
      <w:ins w:id="7074" w:author="Zach Zukowski (R2 revision)" w:date="2026-05-17T00:00:00Z">
        <w:r>
          <w:t xml:space="preserve"> </w:t>
        </w:r>
      </w:ins>
      <w:ins w:id="7075" w:author="Zach Zukowski (R2 revision)" w:date="2026-05-17T00:00:00Z">
        <w:r>
          <w:t xml:space="preserve">the framework’s lens-level rank ordering may be more sensitive to</w:t>
        </w:r>
      </w:ins>
      <w:ins w:id="7076" w:author="Zach Zukowski (R2 revision)" w:date="2026-05-17T00:00:00Z">
        <w:r>
          <w:t xml:space="preserve"> </w:t>
        </w:r>
      </w:ins>
      <w:ins w:id="7077" w:author="Zach Zukowski (R2 revision)" w:date="2026-05-17T00:00:00Z">
        <w:r>
          <w:t xml:space="preserve">operationalization choices, an open empirical question for inter-rater</w:t>
        </w:r>
      </w:ins>
      <w:ins w:id="7078" w:author="Zach Zukowski (R2 revision)" w:date="2026-05-17T00:00:00Z">
        <w:r>
          <w:t xml:space="preserve"> </w:t>
        </w:r>
      </w:ins>
      <w:ins w:id="7079" w:author="Zach Zukowski (R2 revision)" w:date="2026-05-17T00:00:00Z">
        <w:r>
          <w:t xml:space="preserve">reliability and operationalization-robustness analysis (future work). The sample of 40 protocols (37 in Table</w:t>
        </w:r>
      </w:ins>
      <w:ins w:id="7080" w:author="Zach Zukowski (R2 revision)" w:date="2026-05-17T00:00:00Z">
        <w:r>
          <w:t xml:space="preserve"> </w:t>
        </w:r>
      </w:ins>
      <w:ins w:id="7081" w:author="Zach Zukowski (R2 revision)" w:date="2026-05-17T00:00:00Z">
        <w:r>
          <w:t xml:space="preserve">4 plus three protocols with partial distributional data described in</w:t>
        </w:r>
      </w:ins>
      <w:ins w:id="7082" w:author="Zach Zukowski (R2 revision)" w:date="2026-05-17T00:00:00Z">
        <w:r>
          <w:t xml:space="preserve"> </w:t>
        </w:r>
      </w:ins>
      <w:ins w:id="7083" w:author="Zach Zukowski (R2 revision)" w:date="2026-05-17T00:00:00Z">
        <w:r>
          <w:t xml:space="preserve">Section 3.2) is sufficient for descriptive cross-sectional comparison</w:t>
        </w:r>
      </w:ins>
      <w:ins w:id="7084" w:author="Zach Zukowski (R2 revision)" w:date="2026-05-17T00:00:00Z">
        <w:r>
          <w:t xml:space="preserve"> </w:t>
        </w:r>
      </w:ins>
      <w:ins w:id="7085" w:author="Zach Zukowski (R2 revision)" w:date="2026-05-17T00:00:00Z">
        <w:r>
          <w:t xml:space="preserve">but too small for robust multivariate regression analysis with multiple</w:t>
        </w:r>
      </w:ins>
      <w:ins w:id="7086" w:author="Zach Zukowski (R2 revision)" w:date="2026-05-17T00:00:00Z">
        <w:r>
          <w:t xml:space="preserve"> </w:t>
        </w:r>
      </w:ins>
      <w:ins w:id="7087" w:author="Zach Zukowski (R2 revision)" w:date="2026-05-17T00:00:00Z">
        <w:r>
          <w:t xml:space="preserve">covariates; reaching the 50 to 60 protocol threshold specified in the</w:t>
        </w:r>
      </w:ins>
      <w:ins w:id="7088" w:author="Zach Zukowski (R2 revision)" w:date="2026-05-17T00:00:00Z">
        <w:r>
          <w:t xml:space="preserve"> </w:t>
        </w:r>
      </w:ins>
      <w:ins w:id="7089" w:author="Zach Zukowski (R2 revision)" w:date="2026-05-17T00:00:00Z">
        <w:r>
          <w:t xml:space="preserve">pipeline design (</w:t>
        </w:r>
      </w:ins>
      <w:hyperlink r:id="rId75">
        <w:ins w:id="7090" w:author="Zach Zukowski (R2 revision)" w:date="2026-05-17T00:00:00Z">
          <w:r>
            <w:rPr>
              <w:rStyle w:val="Hyperlink"/>
              <w:u w:val="single"/>
            </w:rPr>
            <w:t xml:space="preserve">Supplementary File</w:t>
          </w:r>
        </w:ins>
        <w:ins w:id="7091" w:author="Zach Zukowski (R2 revision)" w:date="2026-05-17T00:00:00Z">
          <w:r>
            <w:rPr>
              <w:rStyle w:val="Hyperlink"/>
              <w:u w:val="single"/>
            </w:rPr>
            <w:t xml:space="preserve"> </w:t>
          </w:r>
        </w:ins>
        <w:ins w:id="7092" w:author="Zach Zukowski (R2 revision)" w:date="2026-05-17T00:00:00Z">
          <w:r>
            <w:rPr>
              <w:rStyle w:val="Hyperlink"/>
              <w:u w:val="single"/>
            </w:rPr>
            <w:t xml:space="preserve">S5</w:t>
          </w:r>
        </w:ins>
      </w:hyperlink>
      <w:ins w:id="7093" w:author="Zach Zukowski (R2 revision)" w:date="2026-05-17T00:00:00Z">
        <w:r>
          <w:t xml:space="preserve">)</w:t>
        </w:r>
      </w:ins>
      <w:ins w:id="7094" w:author="Zach Zukowski (R2 revision)" w:date="2026-05-17T00:00:00Z">
        <w:r>
          <w:t xml:space="preserve"> </w:t>
        </w:r>
      </w:ins>
      <w:ins w:id="7095" w:author="Zach Zukowski (R2 revision)" w:date="2026-05-17T00:00:00Z">
        <w:r>
          <w:t xml:space="preserve">would enable the regression, panel, and event-study analyses currently</w:t>
        </w:r>
      </w:ins>
      <w:ins w:id="7096" w:author="Zach Zukowski (R2 revision)" w:date="2026-05-17T00:00:00Z">
        <w:r>
          <w:t xml:space="preserve"> </w:t>
        </w:r>
      </w:ins>
      <w:ins w:id="7097" w:author="Zach Zukowski (R2 revision)" w:date="2026-05-17T00:00:00Z">
        <w:r>
          <w:t xml:space="preserve">specified as replication-ready designs. The sample includes only active</w:t>
        </w:r>
      </w:ins>
      <w:ins w:id="7098" w:author="Zach Zukowski (R2 revision)" w:date="2026-05-17T00:00:00Z">
        <w:r>
          <w:t xml:space="preserve"> </w:t>
        </w:r>
      </w:ins>
      <w:ins w:id="7099" w:author="Zach Zukowski (R2 revision)" w:date="2026-05-17T00:00:00Z">
        <w:r>
          <w:t xml:space="preserve">protocols, introducing potential survivorship bias (see Section 2.10.3</w:t>
        </w:r>
      </w:ins>
      <w:ins w:id="7100" w:author="Zach Zukowski (R2 revision)" w:date="2026-05-17T00:00:00Z">
        <w:r>
          <w:t xml:space="preserve"> </w:t>
        </w:r>
      </w:ins>
      <w:ins w:id="7101" w:author="Zach Zukowski (R2 revision)" w:date="2026-05-17T00:00:00Z">
        <w:r>
          <w:t xml:space="preserve">for planned inclusion of stagnated projects). We have not validated the</w:t>
        </w:r>
      </w:ins>
      <w:ins w:id="7102" w:author="Zach Zukowski (R2 revision)" w:date="2026-05-17T00:00:00Z">
        <w:r>
          <w:t xml:space="preserve"> </w:t>
        </w:r>
      </w:ins>
      <w:ins w:id="7103" w:author="Zach Zukowski (R2 revision)" w:date="2026-05-17T00:00:00Z">
        <w:r>
          <w:t xml:space="preserve">Synergy Index against outcome measures; Partial validation through case</w:t>
        </w:r>
      </w:ins>
      <w:ins w:id="7104" w:author="Zach Zukowski (R2 revision)" w:date="2026-05-17T00:00:00Z">
        <w:r>
          <w:t xml:space="preserve"> </w:t>
        </w:r>
      </w:ins>
      <w:ins w:id="7105" w:author="Zach Zukowski (R2 revision)" w:date="2026-05-17T00:00:00Z">
        <w:r>
          <w:t xml:space="preserve">evidence is reported separately, but a full validation study is future</w:t>
        </w:r>
      </w:ins>
      <w:ins w:id="7106" w:author="Zach Zukowski (R2 revision)" w:date="2026-05-17T00:00:00Z">
        <w:r>
          <w:t xml:space="preserve"> </w:t>
        </w:r>
      </w:ins>
      <w:ins w:id="7107" w:author="Zach Zukowski (R2 revision)" w:date="2026-05-17T00:00:00Z">
        <w:r>
          <w:t xml:space="preserve">work.</w:t>
        </w:r>
      </w:ins>
    </w:p>
    <w:p>
      <w:pPr>
        <w:pStyle w:val="BodyText"/>
      </w:pPr>
      <w:ins w:id="7108" w:author="Zach Zukowski (R2 revision)" w:date="2026-05-17T00:00:00Z">
        <w:r>
          <w:t xml:space="preserve">Insider classification and tautology. The insider-concentration</w:t>
        </w:r>
      </w:ins>
      <w:ins w:id="7109" w:author="Zach Zukowski (R2 revision)" w:date="2026-05-17T00:00:00Z">
        <w:r>
          <w:t xml:space="preserve"> </w:t>
        </w:r>
      </w:ins>
      <w:ins w:id="7110" w:author="Zach Zukowski (R2 revision)" w:date="2026-05-17T00:00:00Z">
        <w:r>
          <w:t xml:space="preserve">correlation has a mechanical component, addressed through a non-insider</w:t>
        </w:r>
      </w:ins>
      <w:ins w:id="7111" w:author="Zach Zukowski (R2 revision)" w:date="2026-05-17T00:00:00Z">
        <w:r>
          <w:t xml:space="preserve"> </w:t>
        </w:r>
      </w:ins>
      <w:ins w:id="7112" w:author="Zach Zukowski (R2 revision)" w:date="2026-05-17T00:00:00Z">
        <w:r>
          <w:t xml:space="preserve">HHI decomposition (Section 3.4). The count-based measure survives; the</w:t>
        </w:r>
      </w:ins>
      <w:ins w:id="7113" w:author="Zach Zukowski (R2 revision)" w:date="2026-05-17T00:00:00Z">
        <w:r>
          <w:t xml:space="preserve"> </w:t>
        </w:r>
      </w:ins>
      <w:ins w:id="7114" w:author="Zach Zukowski (R2 revision)" w:date="2026-05-17T00:00:00Z">
        <w:r>
          <w:t xml:space="preserve">balance-based measure does not. The classification methodology depends</w:t>
        </w:r>
      </w:ins>
      <w:ins w:id="7115" w:author="Zach Zukowski (R2 revision)" w:date="2026-05-17T00:00:00Z">
        <w:r>
          <w:t xml:space="preserve"> </w:t>
        </w:r>
      </w:ins>
      <w:ins w:id="7116" w:author="Zach Zukowski (R2 revision)" w:date="2026-05-17T00:00:00Z">
        <w:r>
          <w:t xml:space="preserve">on Blockscout contract labels, which have lower coverage for</w:t>
        </w:r>
      </w:ins>
      <w:ins w:id="7117" w:author="Zach Zukowski (R2 revision)" w:date="2026-05-17T00:00:00Z">
        <w:r>
          <w:t xml:space="preserve"> </w:t>
        </w:r>
      </w:ins>
      <w:ins w:id="7118" w:author="Zach Zukowski (R2 revision)" w:date="2026-05-17T00:00:00Z">
        <w:r>
          <w:t xml:space="preserve">Solana-native protocols; io.net’s top-10 holders are all unclassified.</w:t>
        </w:r>
      </w:ins>
    </w:p>
    <w:p>
      <w:pPr>
        <w:pStyle w:val="BodyText"/>
      </w:pPr>
      <w:ins w:id="7119" w:author="Zach Zukowski (R2 revision)" w:date="2026-05-17T00:00:00Z">
        <w:r>
          <w:t xml:space="preserve">The cross-sector subsidy analysis includes one extreme observation</w:t>
        </w:r>
      </w:ins>
      <w:ins w:id="7120" w:author="Zach Zukowski (R2 revision)" w:date="2026-05-17T00:00:00Z">
        <w:r>
          <w:t xml:space="preserve"> </w:t>
        </w:r>
      </w:ins>
      <w:ins w:id="7121" w:author="Zach Zukowski (R2 revision)" w:date="2026-05-17T00:00:00Z">
        <w:r>
          <w:t xml:space="preserve">(Livepeer, subsidy ratio 88.5x) that exerts disproportionate leverage on</w:t>
        </w:r>
      </w:ins>
      <w:ins w:id="7122" w:author="Zach Zukowski (R2 revision)" w:date="2026-05-17T00:00:00Z">
        <w:r>
          <w:t xml:space="preserve"> </w:t>
        </w:r>
      </w:ins>
      <w:ins w:id="7123" w:author="Zach Zukowski (R2 revision)" w:date="2026-05-17T00:00:00Z">
        <w:r>
          <w:t xml:space="preserve">the Pearson correlation. While this extreme subsidy reflects genuine</w:t>
        </w:r>
      </w:ins>
      <w:ins w:id="7124" w:author="Zach Zukowski (R2 revision)" w:date="2026-05-17T00:00:00Z">
        <w:r>
          <w:t xml:space="preserve"> </w:t>
        </w:r>
      </w:ins>
      <w:ins w:id="7125" w:author="Zach Zukowski (R2 revision)" w:date="2026-05-17T00:00:00Z">
        <w:r>
          <w:t xml:space="preserve">tokenomics rather than measurement error, the nominal Pearson</w:t>
        </w:r>
      </w:ins>
      <w:ins w:id="7126" w:author="Zach Zukowski (R2 revision)" w:date="2026-05-17T00:00:00Z">
        <w:r>
          <w:t xml:space="preserve"> </w:t>
        </w:r>
      </w:ins>
      <w:ins w:id="7127" w:author="Zach Zukowski (R2 revision)" w:date="2026-05-17T00:00:00Z">
        <w:r>
          <w:t xml:space="preserve">significance (p = 0.011) is driven entirely by this single data point;</w:t>
        </w:r>
      </w:ins>
      <w:ins w:id="7128" w:author="Zach Zukowski (R2 revision)" w:date="2026-05-17T00:00:00Z">
        <w:r>
          <w:t xml:space="preserve"> </w:t>
        </w:r>
      </w:ins>
      <w:ins w:id="7129" w:author="Zach Zukowski (R2 revision)" w:date="2026-05-17T00:00:00Z">
        <w:r>
          <w:t xml:space="preserve">the Spearman rank correlation shows no relationship (p = 0.60).</w:t>
        </w:r>
      </w:ins>
    </w:p>
    <w:p>
      <w:pPr>
        <w:pStyle w:val="BodyText"/>
      </w:pPr>
      <w:ins w:id="7130" w:author="Zach Zukowski (R2 revision)" w:date="2026-05-17T00:00:00Z">
        <w:r>
          <w:t xml:space="preserve">The holding-based HHI captures token distribution but not the threshold</w:t>
        </w:r>
      </w:ins>
      <w:ins w:id="7131" w:author="Zach Zukowski (R2 revision)" w:date="2026-05-17T00:00:00Z">
        <w:r>
          <w:t xml:space="preserve"> </w:t>
        </w:r>
      </w:ins>
      <w:ins w:id="7132" w:author="Zach Zukowski (R2 revision)" w:date="2026-05-17T00:00:00Z">
        <w:r>
          <w:t xml:space="preserve">mechanics of weighted voting: a holder whose share approaches the</w:t>
        </w:r>
      </w:ins>
      <w:ins w:id="7133" w:author="Zach Zukowski (R2 revision)" w:date="2026-05-17T00:00:00Z">
        <w:r>
          <w:t xml:space="preserve"> </w:t>
        </w:r>
      </w:ins>
      <w:ins w:id="7134" w:author="Zach Zukowski (R2 revision)" w:date="2026-05-17T00:00:00Z">
        <w:r>
          <w:t xml:space="preserve">passage quota commands pivotal power disproportionate to their nominal</w:t>
        </w:r>
      </w:ins>
      <w:ins w:id="7135" w:author="Zach Zukowski (R2 revision)" w:date="2026-05-17T00:00:00Z">
        <w:r>
          <w:t xml:space="preserve"> </w:t>
        </w:r>
      </w:ins>
      <w:ins w:id="7136" w:author="Zach Zukowski (R2 revision)" w:date="2026-05-17T00:00:00Z">
        <w:r>
          <w:t xml:space="preserve">share (Motepalli et al., 2025). The HHI is a concentration measure;</w:t>
        </w:r>
      </w:ins>
      <w:ins w:id="7137" w:author="Zach Zukowski (R2 revision)" w:date="2026-05-17T00:00:00Z">
        <w:r>
          <w:t xml:space="preserve"> </w:t>
        </w:r>
      </w:ins>
      <w:ins w:id="7138" w:author="Zach Zukowski (R2 revision)" w:date="2026-05-17T00:00:00Z">
        <w:r>
          <w:t xml:space="preserve">power indices measure pivotal-voter influence. The Shapley-Shubik power</w:t>
        </w:r>
      </w:ins>
      <w:ins w:id="7139" w:author="Zach Zukowski (R2 revision)" w:date="2026-05-17T00:00:00Z">
        <w:r>
          <w:t xml:space="preserve"> </w:t>
        </w:r>
      </w:ins>
      <w:ins w:id="7140" w:author="Zach Zukowski (R2 revision)" w:date="2026-05-17T00:00:00Z">
        <w:r>
          <w:t xml:space="preserve">index (Shapley &amp; Shubik, 1954) and the Banzhaf index (Banzhaf, 1965)</w:t>
        </w:r>
      </w:ins>
      <w:ins w:id="7141" w:author="Zach Zukowski (R2 revision)" w:date="2026-05-17T00:00:00Z">
        <w:r>
          <w:t xml:space="preserve"> </w:t>
        </w:r>
      </w:ins>
      <w:ins w:id="7142" w:author="Zach Zukowski (R2 revision)" w:date="2026-05-17T00:00:00Z">
        <w:r>
          <w:t xml:space="preserve">are the canonical voting-theory complements to HHI: under</w:t>
        </w:r>
      </w:ins>
      <w:ins w:id="7143" w:author="Zach Zukowski (R2 revision)" w:date="2026-05-17T00:00:00Z">
        <w:r>
          <w:t xml:space="preserve"> </w:t>
        </w:r>
      </w:ins>
      <w:ins w:id="7144" w:author="Zach Zukowski (R2 revision)" w:date="2026-05-17T00:00:00Z">
        <w:r>
          <w:t xml:space="preserve">threshold-voting mechanisms, a holder’s pivotal probability can diverge</w:t>
        </w:r>
      </w:ins>
      <w:ins w:id="7145" w:author="Zach Zukowski (R2 revision)" w:date="2026-05-17T00:00:00Z">
        <w:r>
          <w:t xml:space="preserve"> </w:t>
        </w:r>
      </w:ins>
      <w:ins w:id="7146" w:author="Zach Zukowski (R2 revision)" w:date="2026-05-17T00:00:00Z">
        <w:r>
          <w:t xml:space="preserve">substantially from their nominal token share, particularly near passage</w:t>
        </w:r>
      </w:ins>
      <w:ins w:id="7147" w:author="Zach Zukowski (R2 revision)" w:date="2026-05-17T00:00:00Z">
        <w:r>
          <w:t xml:space="preserve"> </w:t>
        </w:r>
      </w:ins>
      <w:ins w:id="7148" w:author="Zach Zukowski (R2 revision)" w:date="2026-05-17T00:00:00Z">
        <w:r>
          <w:t xml:space="preserve">quota. We use HHI as the program-canonical concentration measure</w:t>
        </w:r>
      </w:ins>
      <w:ins w:id="7149" w:author="Zach Zukowski (R2 revision)" w:date="2026-05-17T00:00:00Z">
        <w:r>
          <w:t xml:space="preserve"> </w:t>
        </w:r>
      </w:ins>
      <w:ins w:id="7150" w:author="Zach Zukowski (R2 revision)" w:date="2026-05-17T00:00:00Z">
        <w:r>
          <w:t xml:space="preserve">because it is comparable across protocols regardless of</w:t>
        </w:r>
      </w:ins>
      <w:ins w:id="7151" w:author="Zach Zukowski (R2 revision)" w:date="2026-05-17T00:00:00Z">
        <w:r>
          <w:t xml:space="preserve"> </w:t>
        </w:r>
      </w:ins>
      <w:ins w:id="7152" w:author="Zach Zukowski (R2 revision)" w:date="2026-05-17T00:00:00Z">
        <w:r>
          <w:t xml:space="preserve">proposal-specific quota rules and is the standard in the</w:t>
        </w:r>
      </w:ins>
      <w:ins w:id="7153" w:author="Zach Zukowski (R2 revision)" w:date="2026-05-17T00:00:00Z">
        <w:r>
          <w:t xml:space="preserve"> </w:t>
        </w:r>
      </w:ins>
      <w:ins w:id="7154" w:author="Zach Zukowski (R2 revision)" w:date="2026-05-17T00:00:00Z">
        <w:r>
          <w:t xml:space="preserve">delegation-HHI literature this paper extends (Fritsch et al., 2024);</w:t>
        </w:r>
      </w:ins>
      <w:ins w:id="7155" w:author="Zach Zukowski (R2 revision)" w:date="2026-05-17T00:00:00Z">
        <w:r>
          <w:t xml:space="preserve"> </w:t>
        </w:r>
      </w:ins>
      <w:ins w:id="7156" w:author="Zach Zukowski (R2 revision)" w:date="2026-05-17T00:00:00Z">
        <w:r>
          <w:t xml:space="preserve">the Shapley-Shubik and Banzhaf power indices would refine the</w:t>
        </w:r>
      </w:ins>
      <w:ins w:id="7157" w:author="Zach Zukowski (R2 revision)" w:date="2026-05-17T00:00:00Z">
        <w:r>
          <w:t xml:space="preserve"> </w:t>
        </w:r>
      </w:ins>
      <w:ins w:id="7158" w:author="Zach Zukowski (R2 revision)" w:date="2026-05-17T00:00:00Z">
        <w:r>
          <w:t xml:space="preserve">cross-protocol comparison for individual proposals where</w:t>
        </w:r>
      </w:ins>
      <w:ins w:id="7159" w:author="Zach Zukowski (R2 revision)" w:date="2026-05-17T00:00:00Z">
        <w:r>
          <w:t xml:space="preserve"> </w:t>
        </w:r>
      </w:ins>
      <w:ins w:id="7160" w:author="Zach Zukowski (R2 revision)" w:date="2026-05-17T00:00:00Z">
        <w:r>
          <w:t xml:space="preserve">threshold-specific power matters, without changing the rank-ordering</w:t>
        </w:r>
      </w:ins>
      <w:ins w:id="7161" w:author="Zach Zukowski (R2 revision)" w:date="2026-05-17T00:00:00Z">
        <w:r>
          <w:t xml:space="preserve"> </w:t>
        </w:r>
      </w:ins>
      <w:ins w:id="7162" w:author="Zach Zukowski (R2 revision)" w:date="2026-05-17T00:00:00Z">
        <w:r>
          <w:t xml:space="preserve">of cross-sectional concentration that Section 3 documents. HHI is</w:t>
        </w:r>
      </w:ins>
      <w:ins w:id="7163" w:author="Zach Zukowski (R2 revision)" w:date="2026-05-17T00:00:00Z">
        <w:r>
          <w:t xml:space="preserve"> </w:t>
        </w:r>
      </w:ins>
      <w:ins w:id="7164" w:author="Zach Zukowski (R2 revision)" w:date="2026-05-17T00:00:00Z">
        <w:r>
          <w:t xml:space="preserve">additionally subject to value-validity limitations when distributions</w:t>
        </w:r>
      </w:ins>
      <w:ins w:id="7165" w:author="Zach Zukowski (R2 revision)" w:date="2026-05-17T00:00:00Z">
        <w:r>
          <w:t xml:space="preserve"> </w:t>
        </w:r>
      </w:ins>
      <w:ins w:id="7166" w:author="Zach Zukowski (R2 revision)" w:date="2026-05-17T00:00:00Z">
        <w:r>
          <w:t xml:space="preserve">are highly asymmetric (Kvålsøth, 2022a); the Gini coefficients reported</w:t>
        </w:r>
      </w:ins>
      <w:ins w:id="7167" w:author="Zach Zukowski (R2 revision)" w:date="2026-05-17T00:00:00Z">
        <w:r>
          <w:t xml:space="preserve"> </w:t>
        </w:r>
      </w:ins>
      <w:ins w:id="7168" w:author="Zach Zukowski (R2 revision)" w:date="2026-05-17T00:00:00Z">
        <w:r>
          <w:t xml:space="preserve">alongside HHI (Table 4) partially address this concern, and the moderate</w:t>
        </w:r>
      </w:ins>
      <w:ins w:id="7169" w:author="Zach Zukowski (R2 revision)" w:date="2026-05-17T00:00:00Z">
        <w:r>
          <w:t xml:space="preserve"> </w:t>
        </w:r>
      </w:ins>
      <w:ins w:id="7170" w:author="Zach Zukowski (R2 revision)" w:date="2026-05-17T00:00:00Z">
        <w:r>
          <w:t xml:space="preserve">correlation between the two metrics (r = 0.51) indicates they capture</w:t>
        </w:r>
      </w:ins>
      <w:ins w:id="7171" w:author="Zach Zukowski (R2 revision)" w:date="2026-05-17T00:00:00Z">
        <w:r>
          <w:t xml:space="preserve"> </w:t>
        </w:r>
      </w:ins>
      <w:ins w:id="7172" w:author="Zach Zukowski (R2 revision)" w:date="2026-05-17T00:00:00Z">
        <w:r>
          <w:t xml:space="preserve">distinct concentration dimensions. A companion methodological critique</w:t>
        </w:r>
      </w:ins>
      <w:ins w:id="7173" w:author="Zach Zukowski (R2 revision)" w:date="2026-05-17T00:00:00Z">
        <w:r>
          <w:t xml:space="preserve"> </w:t>
        </w:r>
      </w:ins>
      <w:ins w:id="7174" w:author="Zach Zukowski (R2 revision)" w:date="2026-05-17T00:00:00Z">
        <w:r>
          <w:t xml:space="preserve">of HHI’s structural properties reinforces the need for multi-metric</w:t>
        </w:r>
      </w:ins>
      <w:ins w:id="7175" w:author="Zach Zukowski (R2 revision)" w:date="2026-05-17T00:00:00Z">
        <w:r>
          <w:t xml:space="preserve"> </w:t>
        </w:r>
      </w:ins>
      <w:ins w:id="7176" w:author="Zach Zukowski (R2 revision)" w:date="2026-05-17T00:00:00Z">
        <w:r>
          <w:t xml:space="preserve">assessment in highly skewed governance distributions (Kvålsøth, 2022b).</w:t>
        </w:r>
      </w:ins>
      <w:ins w:id="7177" w:author="Zach Zukowski (R2 revision)" w:date="2026-05-17T00:00:00Z">
        <w:r>
          <w:t xml:space="preserve"> </w:t>
        </w:r>
      </w:ins>
      <w:ins w:id="7178" w:author="Zach Zukowski (R2 revision)" w:date="2026-05-17T00:00:00Z">
        <w:r>
          <w:t xml:space="preserve">The allocation design null (Section 3.4) is robust to these</w:t>
        </w:r>
      </w:ins>
      <w:ins w:id="7179" w:author="Zach Zukowski (R2 revision)" w:date="2026-05-17T00:00:00Z">
        <w:r>
          <w:t xml:space="preserve"> </w:t>
        </w:r>
      </w:ins>
      <w:ins w:id="7180" w:author="Zach Zukowski (R2 revision)" w:date="2026-05-17T00:00:00Z">
        <w:r>
          <w:t xml:space="preserve">methodological concerns because it tests whether initial allocation</w:t>
        </w:r>
      </w:ins>
      <w:ins w:id="7181" w:author="Zach Zukowski (R2 revision)" w:date="2026-05-17T00:00:00Z">
        <w:r>
          <w:t xml:space="preserve"> </w:t>
        </w:r>
      </w:ins>
      <w:ins w:id="7182" w:author="Zach Zukowski (R2 revision)" w:date="2026-05-17T00:00:00Z">
        <w:r>
          <w:t xml:space="preserve">predicts post-distribution concentration, a relationship that holds</w:t>
        </w:r>
      </w:ins>
      <w:ins w:id="7183" w:author="Zach Zukowski (R2 revision)" w:date="2026-05-17T00:00:00Z">
        <w:r>
          <w:t xml:space="preserve"> </w:t>
        </w:r>
      </w:ins>
      <w:ins w:id="7184" w:author="Zach Zukowski (R2 revision)" w:date="2026-05-17T00:00:00Z">
        <w:r>
          <w:t xml:space="preserve">under any monotonic concentration metric. Separately, ethnographic evidence</w:t>
        </w:r>
      </w:ins>
      <w:ins w:id="7185" w:author="Zach Zukowski (R2 revision)" w:date="2026-05-17T00:00:00Z">
        <w:r>
          <w:t xml:space="preserve"> </w:t>
        </w:r>
      </w:ins>
      <w:ins w:id="7186" w:author="Zach Zukowski (R2 revision)" w:date="2026-05-17T00:00:00Z">
        <w:r>
          <w:t xml:space="preserve">documents voter turnout below 10% in major DAOs (Calzada, 2025),</w:t>
        </w:r>
      </w:ins>
      <w:ins w:id="7187" w:author="Zach Zukowski (R2 revision)" w:date="2026-05-17T00:00:00Z">
        <w:r>
          <w:t xml:space="preserve"> </w:t>
        </w:r>
      </w:ins>
      <w:ins w:id="7188" w:author="Zach Zukowski (R2 revision)" w:date="2026-05-17T00:00:00Z">
        <w:r>
          <w:t xml:space="preserve">suggesting that effective governance concentration may exceed</w:t>
        </w:r>
      </w:ins>
      <w:ins w:id="7189" w:author="Zach Zukowski (R2 revision)" w:date="2026-05-17T00:00:00Z">
        <w:r>
          <w:t xml:space="preserve"> </w:t>
        </w:r>
      </w:ins>
      <w:ins w:id="7190" w:author="Zach Zukowski (R2 revision)" w:date="2026-05-17T00:00:00Z">
        <w:r>
          <w:t xml:space="preserve">holding-based HHI when participation rates are low;</w:t>
        </w:r>
      </w:ins>
      <w:ins w:id="7191" w:author="Zach Zukowski (R2 revision)" w:date="2026-05-17T00:00:00Z">
        <w:r>
          <w:t xml:space="preserve"> </w:t>
        </w:r>
      </w:ins>
      <w:ins w:id="7192" w:author="Zach Zukowski (R2 revision)" w:date="2026-05-17T00:00:00Z">
        <w:r>
          <w:t xml:space="preserve">participation-adjusted concentration metrics represent a measurement</w:t>
        </w:r>
      </w:ins>
      <w:ins w:id="7193" w:author="Zach Zukowski (R2 revision)" w:date="2026-05-17T00:00:00Z">
        <w:r>
          <w:t xml:space="preserve"> </w:t>
        </w:r>
      </w:ins>
      <w:ins w:id="7194" w:author="Zach Zukowski (R2 revision)" w:date="2026-05-17T00:00:00Z">
        <w:r>
          <w:t xml:space="preserve">priority for future work.</w:t>
        </w:r>
      </w:ins>
    </w:p>
    <w:p>
      <w:pPr>
        <w:pStyle w:val="BodyText"/>
      </w:pPr>
      <w:ins w:id="7195" w:author="Zach Zukowski (R2 revision)" w:date="2026-05-17T00:00:00Z">
        <w:r>
          <w:t xml:space="preserve">More broadly, the Synergy Index measures institutional design intent,</w:t>
        </w:r>
      </w:ins>
      <w:ins w:id="7196" w:author="Zach Zukowski (R2 revision)" w:date="2026-05-17T00:00:00Z">
        <w:r>
          <w:t xml:space="preserve"> </w:t>
        </w:r>
      </w:ins>
      <w:ins w:id="7197" w:author="Zach Zukowski (R2 revision)" w:date="2026-05-17T00:00:00Z">
        <w:r>
          <w:t xml:space="preserve">not participant welfare. Protocols instrument token flows (burns,</w:t>
        </w:r>
      </w:ins>
      <w:ins w:id="7198" w:author="Zach Zukowski (R2 revision)" w:date="2026-05-17T00:00:00Z">
        <w:r>
          <w:t xml:space="preserve"> </w:t>
        </w:r>
      </w:ins>
      <w:ins w:id="7199" w:author="Zach Zukowski (R2 revision)" w:date="2026-05-17T00:00:00Z">
        <w:r>
          <w:t xml:space="preserve">transfers, governance votes) but not service outcomes (coverage quality,</w:t>
        </w:r>
      </w:ins>
      <w:ins w:id="7200" w:author="Zach Zukowski (R2 revision)" w:date="2026-05-17T00:00:00Z">
        <w:r>
          <w:t xml:space="preserve"> </w:t>
        </w:r>
      </w:ins>
      <w:ins w:id="7201" w:author="Zach Zukowski (R2 revision)" w:date="2026-05-17T00:00:00Z">
        <w:r>
          <w:t xml:space="preserve">latency, operator return-on-investment), a structural property of</w:t>
        </w:r>
      </w:ins>
      <w:ins w:id="7202" w:author="Zach Zukowski (R2 revision)" w:date="2026-05-17T00:00:00Z">
        <w:r>
          <w:t xml:space="preserve"> </w:t>
        </w:r>
      </w:ins>
      <w:ins w:id="7203" w:author="Zach Zukowski (R2 revision)" w:date="2026-05-17T00:00:00Z">
        <w:r>
          <w:t xml:space="preserve">on-chain data architectures rather than a limitation specific to this</w:t>
        </w:r>
      </w:ins>
      <w:ins w:id="7204" w:author="Zach Zukowski (R2 revision)" w:date="2026-05-17T00:00:00Z">
        <w:r>
          <w:t xml:space="preserve"> </w:t>
        </w:r>
      </w:ins>
      <w:ins w:id="7205" w:author="Zach Zukowski (R2 revision)" w:date="2026-05-17T00:00:00Z">
        <w:r>
          <w:t xml:space="preserve">study. Baygi, Introna, and Ostovar (2024) develop flow-oriented social</w:t>
        </w:r>
      </w:ins>
      <w:ins w:id="7206" w:author="Zach Zukowski (R2 revision)" w:date="2026-05-17T00:00:00Z">
        <w:r>
          <w:t xml:space="preserve"> </w:t>
        </w:r>
      </w:ins>
      <w:ins w:id="7207" w:author="Zach Zukowski (R2 revision)" w:date="2026-05-17T00:00:00Z">
        <w:r>
          <w:t xml:space="preserve">justice tests for online labor platforms using Sen’s framework,</w:t>
        </w:r>
      </w:ins>
      <w:ins w:id="7208" w:author="Zach Zukowski (R2 revision)" w:date="2026-05-17T00:00:00Z">
        <w:r>
          <w:t xml:space="preserve"> </w:t>
        </w:r>
      </w:ins>
      <w:ins w:id="7209" w:author="Zach Zukowski (R2 revision)" w:date="2026-05-17T00:00:00Z">
        <w:r>
          <w:t xml:space="preserve">measuring whether platform participation expands or constrains worker</w:t>
        </w:r>
      </w:ins>
      <w:ins w:id="7210" w:author="Zach Zukowski (R2 revision)" w:date="2026-05-17T00:00:00Z">
        <w:r>
          <w:t xml:space="preserve"> </w:t>
        </w:r>
      </w:ins>
      <w:ins w:id="7211" w:author="Zach Zukowski (R2 revision)" w:date="2026-05-17T00:00:00Z">
        <w:r>
          <w:t xml:space="preserve">capabilities over time; DePIN operators face analogous</w:t>
        </w:r>
      </w:ins>
      <w:ins w:id="7212" w:author="Zach Zukowski (R2 revision)" w:date="2026-05-17T00:00:00Z">
        <w:r>
          <w:t xml:space="preserve"> </w:t>
        </w:r>
      </w:ins>
      <w:ins w:id="7213" w:author="Zach Zukowski (R2 revision)" w:date="2026-05-17T00:00:00Z">
        <w:r>
          <w:t xml:space="preserve">trajectory-dependent welfare dynamics as token prices, subsidy</w:t>
        </w:r>
      </w:ins>
      <w:ins w:id="7214" w:author="Zach Zukowski (R2 revision)" w:date="2026-05-17T00:00:00Z">
        <w:r>
          <w:t xml:space="preserve"> </w:t>
        </w:r>
      </w:ins>
      <w:ins w:id="7215" w:author="Zach Zukowski (R2 revision)" w:date="2026-05-17T00:00:00Z">
        <w:r>
          <w:t xml:space="preserve">schedules, and network demand shift, but no comparable measurement</w:t>
        </w:r>
      </w:ins>
      <w:ins w:id="7216" w:author="Zach Zukowski (R2 revision)" w:date="2026-05-17T00:00:00Z">
        <w:r>
          <w:t xml:space="preserve"> </w:t>
        </w:r>
      </w:ins>
      <w:ins w:id="7217" w:author="Zach Zukowski (R2 revision)" w:date="2026-05-17T00:00:00Z">
        <w:r>
          <w:t xml:space="preserve">infrastructure exists for tokenized infrastructure systems. Connecting</w:t>
        </w:r>
      </w:ins>
      <w:ins w:id="7218" w:author="Zach Zukowski (R2 revision)" w:date="2026-05-17T00:00:00Z">
        <w:r>
          <w:t xml:space="preserve"> </w:t>
        </w:r>
      </w:ins>
      <w:ins w:id="7219" w:author="Zach Zukowski (R2 revision)" w:date="2026-05-17T00:00:00Z">
        <w:r>
          <w:t xml:space="preserve">institutional design quality to participant-level welfare requires</w:t>
        </w:r>
      </w:ins>
      <w:ins w:id="7220" w:author="Zach Zukowski (R2 revision)" w:date="2026-05-17T00:00:00Z">
        <w:r>
          <w:t xml:space="preserve"> </w:t>
        </w:r>
      </w:ins>
      <w:ins w:id="7221" w:author="Zach Zukowski (R2 revision)" w:date="2026-05-17T00:00:00Z">
        <w:r>
          <w:t xml:space="preserve">instrumentation that does not yet exist in the DePIN ecosystem; this</w:t>
        </w:r>
      </w:ins>
      <w:ins w:id="7222" w:author="Zach Zukowski (R2 revision)" w:date="2026-05-17T00:00:00Z">
        <w:r>
          <w:t xml:space="preserve"> </w:t>
        </w:r>
      </w:ins>
      <w:ins w:id="7223" w:author="Zach Zukowski (R2 revision)" w:date="2026-05-17T00:00:00Z">
        <w:r>
          <w:t xml:space="preserve">welfare measurement gap represents the most consequential evidence</w:t>
        </w:r>
      </w:ins>
      <w:ins w:id="7224" w:author="Zach Zukowski (R2 revision)" w:date="2026-05-17T00:00:00Z">
        <w:r>
          <w:t xml:space="preserve"> </w:t>
        </w:r>
      </w:ins>
      <w:ins w:id="7225" w:author="Zach Zukowski (R2 revision)" w:date="2026-05-17T00:00:00Z">
        <w:r>
          <w:t xml:space="preserve">frontier for future work.</w:t>
        </w:r>
      </w:ins>
    </w:p>
    <w:bookmarkEnd w:id="116"/>
    <w:bookmarkStart w:id="118" w:name="future-research"/>
    <w:p>
      <w:pPr>
        <w:pStyle w:val="Heading2"/>
      </w:pPr>
      <w:ins w:id="7226" w:author="Zach Zukowski (R2 revision)" w:date="2026-05-17T00:00:00Z">
        <w:r>
          <w:t xml:space="preserve">4.9 Future Research</w:t>
        </w:r>
      </w:ins>
    </w:p>
    <w:p>
      <w:pPr>
        <w:pStyle w:val="FirstParagraph"/>
      </w:pPr>
      <w:ins w:id="7227" w:author="Zach Zukowski (R2 revision)" w:date="2026-05-17T00:00:00Z">
        <w:r>
          <w:t xml:space="preserve">Four research directions have highest priority. First, longitudinal</w:t>
        </w:r>
      </w:ins>
      <w:ins w:id="7228" w:author="Zach Zukowski (R2 revision)" w:date="2026-05-17T00:00:00Z">
        <w:r>
          <w:t xml:space="preserve"> </w:t>
        </w:r>
      </w:ins>
      <w:ins w:id="7229" w:author="Zach Zukowski (R2 revision)" w:date="2026-05-17T00:00:00Z">
        <w:r>
          <w:t xml:space="preserve">governance tracking: monthly snapshots of HHI and Gini across the full</w:t>
        </w:r>
      </w:ins>
      <w:ins w:id="7230" w:author="Zach Zukowski (R2 revision)" w:date="2026-05-17T00:00:00Z">
        <w:r>
          <w:t xml:space="preserve"> </w:t>
        </w:r>
      </w:ins>
      <w:ins w:id="7231" w:author="Zach Zukowski (R2 revision)" w:date="2026-05-17T00:00:00Z">
        <w:r>
          <w:t xml:space="preserve">sample would convert the current cross-section into a panel dataset,</w:t>
        </w:r>
      </w:ins>
      <w:ins w:id="7232" w:author="Zach Zukowski (R2 revision)" w:date="2026-05-17T00:00:00Z">
        <w:r>
          <w:t xml:space="preserve"> </w:t>
        </w:r>
      </w:ins>
      <w:ins w:id="7233" w:author="Zach Zukowski (R2 revision)" w:date="2026-05-17T00:00:00Z">
        <w:r>
          <w:t xml:space="preserve">enabling analysis of deconcentration trajectories and the governance</w:t>
        </w:r>
      </w:ins>
      <w:ins w:id="7234" w:author="Zach Zukowski (R2 revision)" w:date="2026-05-17T00:00:00Z">
        <w:r>
          <w:t xml:space="preserve"> </w:t>
        </w:r>
      </w:ins>
      <w:ins w:id="7235" w:author="Zach Zukowski (R2 revision)" w:date="2026-05-17T00:00:00Z">
        <w:r>
          <w:t xml:space="preserve">effects of specific reform events (e.g., delegation program launches,</w:t>
        </w:r>
      </w:ins>
      <w:ins w:id="7236" w:author="Zach Zukowski (R2 revision)" w:date="2026-05-17T00:00:00Z">
        <w:r>
          <w:t xml:space="preserve"> </w:t>
        </w:r>
      </w:ins>
      <w:ins w:id="7237" w:author="Zach Zukowski (R2 revision)" w:date="2026-05-17T00:00:00Z">
        <w:r>
          <w:t xml:space="preserve">vesting cliff expirations). A companion panel analysis of quarterly HHI</w:t>
        </w:r>
      </w:ins>
      <w:ins w:id="7238" w:author="Zach Zukowski (R2 revision)" w:date="2026-05-17T00:00:00Z">
        <w:r>
          <w:t xml:space="preserve"> </w:t>
        </w:r>
      </w:ins>
      <w:ins w:id="7239" w:author="Zach Zukowski (R2 revision)" w:date="2026-05-17T00:00:00Z">
        <w:r>
          <w:t xml:space="preserve">trajectories for 14 governance tokens (</w:t>
        </w:r>
      </w:ins>
      <w:hyperlink r:id="rId117">
        <w:ins w:id="7240" w:author="Zach Zukowski (R2 revision)" w:date="2026-05-17T00:00:00Z">
          <w:r>
            <w:rPr>
              <w:rStyle w:val="Hyperlink"/>
              <w:u w:val="single"/>
            </w:rPr>
            <w:t xml:space="preserve">Supplementary File</w:t>
          </w:r>
        </w:ins>
        <w:ins w:id="7241" w:author="Zach Zukowski (R2 revision)" w:date="2026-05-17T00:00:00Z">
          <w:r>
            <w:rPr>
              <w:rStyle w:val="Hyperlink"/>
              <w:u w:val="single"/>
            </w:rPr>
            <w:t xml:space="preserve"> </w:t>
          </w:r>
        </w:ins>
        <w:ins w:id="7242" w:author="Zach Zukowski (R2 revision)" w:date="2026-05-17T00:00:00Z">
          <w:r>
            <w:rPr>
              <w:rStyle w:val="Hyperlink"/>
              <w:u w:val="single"/>
            </w:rPr>
            <w:t xml:space="preserve">S7</w:t>
          </w:r>
        </w:ins>
      </w:hyperlink>
      <w:ins w:id="7243" w:author="Zach Zukowski (R2 revision)" w:date="2026-05-17T00:00:00Z">
        <w:r>
          <w:t xml:space="preserve">)</w:t>
        </w:r>
      </w:ins>
      <w:ins w:id="7244" w:author="Zach Zukowski (R2 revision)" w:date="2026-05-17T00:00:00Z">
        <w:r>
          <w:t xml:space="preserve"> </w:t>
        </w:r>
      </w:ins>
      <w:ins w:id="7245" w:author="Zach Zukowski (R2 revision)" w:date="2026-05-17T00:00:00Z">
        <w:r>
          <w:t xml:space="preserve">documents that 11 of 14 protocols exhibit monotonic governance HHI decay</w:t>
        </w:r>
      </w:ins>
      <w:ins w:id="7246" w:author="Zach Zukowski (R2 revision)" w:date="2026-05-17T00:00:00Z">
        <w:r>
          <w:t xml:space="preserve"> </w:t>
        </w:r>
      </w:ins>
      <w:ins w:id="7247" w:author="Zach Zukowski (R2 revision)" w:date="2026-05-17T00:00:00Z">
        <w:r>
          <w:t xml:space="preserve">over 24 months post-token-generation event, with vote-escrow (CRV),</w:t>
        </w:r>
      </w:ins>
      <w:ins w:id="7248" w:author="Zach Zukowski (R2 revision)" w:date="2026-05-17T00:00:00Z">
        <w:r>
          <w:t xml:space="preserve"> </w:t>
        </w:r>
      </w:ins>
      <w:ins w:id="7249" w:author="Zach Zukowski (R2 revision)" w:date="2026-05-17T00:00:00Z">
        <w:r>
          <w:t xml:space="preserve">reservoir-drip (COMP), and claim-window (ENS) designs as exceptions;</w:t>
        </w:r>
      </w:ins>
      <w:ins w:id="7250" w:author="Zach Zukowski (R2 revision)" w:date="2026-05-17T00:00:00Z">
        <w:r>
          <w:t xml:space="preserve"> </w:t>
        </w:r>
      </w:ins>
      <w:ins w:id="7251" w:author="Zach Zukowski (R2 revision)" w:date="2026-05-17T00:00:00Z">
        <w:r>
          <w:t xml:space="preserve">this longitudinal pattern is consistent with the cross-sectional</w:t>
        </w:r>
      </w:ins>
      <w:ins w:id="7252" w:author="Zach Zukowski (R2 revision)" w:date="2026-05-17T00:00:00Z">
        <w:r>
          <w:t xml:space="preserve"> </w:t>
        </w:r>
      </w:ins>
      <w:ins w:id="7253" w:author="Zach Zukowski (R2 revision)" w:date="2026-05-17T00:00:00Z">
        <w:r>
          <w:t xml:space="preserve">allocation null reported in Section 3.4.</w:t>
        </w:r>
      </w:ins>
    </w:p>
    <w:p>
      <w:pPr>
        <w:pStyle w:val="BodyText"/>
      </w:pPr>
      <w:ins w:id="7254" w:author="Zach Zukowski (R2 revision)" w:date="2026-05-17T00:00:00Z">
        <w:r>
          <w:t xml:space="preserve">Second, sample expansion: the current cross-section of 40 protocols</w:t>
        </w:r>
      </w:ins>
      <w:ins w:id="7255" w:author="Zach Zukowski (R2 revision)" w:date="2026-05-17T00:00:00Z">
        <w:r>
          <w:t xml:space="preserve"> </w:t>
        </w:r>
      </w:ins>
      <w:ins w:id="7256" w:author="Zach Zukowski (R2 revision)" w:date="2026-05-17T00:00:00Z">
        <w:r>
          <w:t xml:space="preserve">supports descriptive analysis; expanding the sample to 50 to 60</w:t>
        </w:r>
      </w:ins>
      <w:ins w:id="7257" w:author="Zach Zukowski (R2 revision)" w:date="2026-05-17T00:00:00Z">
        <w:r>
          <w:t xml:space="preserve"> </w:t>
        </w:r>
      </w:ins>
      <w:ins w:id="7258" w:author="Zach Zukowski (R2 revision)" w:date="2026-05-17T00:00:00Z">
        <w:r>
          <w:t xml:space="preserve">protocols would enable the regression, panel, and event-study analyses</w:t>
        </w:r>
      </w:ins>
      <w:ins w:id="7259" w:author="Zach Zukowski (R2 revision)" w:date="2026-05-17T00:00:00Z">
        <w:r>
          <w:t xml:space="preserve"> </w:t>
        </w:r>
      </w:ins>
      <w:ins w:id="7260" w:author="Zach Zukowski (R2 revision)" w:date="2026-05-17T00:00:00Z">
        <w:r>
          <w:t xml:space="preserve">currently specified as replication-ready designs.</w:t>
        </w:r>
      </w:ins>
    </w:p>
    <w:p>
      <w:pPr>
        <w:pStyle w:val="BodyText"/>
      </w:pPr>
      <w:ins w:id="7261" w:author="Zach Zukowski (R2 revision)" w:date="2026-05-17T00:00:00Z">
        <w:r>
          <w:t xml:space="preserve">Third, inter-rater reliability: recruiting independent scorers to apply</w:t>
        </w:r>
      </w:ins>
      <w:ins w:id="7262" w:author="Zach Zukowski (R2 revision)" w:date="2026-05-17T00:00:00Z">
        <w:r>
          <w:t xml:space="preserve"> </w:t>
        </w:r>
      </w:ins>
      <w:ins w:id="7263" w:author="Zach Zukowski (R2 revision)" w:date="2026-05-17T00:00:00Z">
        <w:r>
          <w:t xml:space="preserve">the rubric to overlapping protocol subsets would test whether the</w:t>
        </w:r>
      </w:ins>
      <w:ins w:id="7264" w:author="Zach Zukowski (R2 revision)" w:date="2026-05-17T00:00:00Z">
        <w:r>
          <w:t xml:space="preserve"> </w:t>
        </w:r>
      </w:ins>
      <w:ins w:id="7265" w:author="Zach Zukowski (R2 revision)" w:date="2026-05-17T00:00:00Z">
        <w:r>
          <w:t xml:space="preserve">philosophical lens scores are reproducible and would strengthen the</w:t>
        </w:r>
      </w:ins>
      <w:ins w:id="7266" w:author="Zach Zukowski (R2 revision)" w:date="2026-05-17T00:00:00Z">
        <w:r>
          <w:t xml:space="preserve"> </w:t>
        </w:r>
      </w:ins>
      <w:ins w:id="7267" w:author="Zach Zukowski (R2 revision)" w:date="2026-05-17T00:00:00Z">
        <w:r>
          <w:t xml:space="preserve">measurement claim.</w:t>
        </w:r>
      </w:ins>
    </w:p>
    <w:p>
      <w:pPr>
        <w:pStyle w:val="BodyText"/>
      </w:pPr>
      <w:ins w:id="7268" w:author="Zach Zukowski (R2 revision)" w:date="2026-05-17T00:00:00Z">
        <w:r>
          <w:t xml:space="preserve">Fourth, extending concentration measurement from holding-based HHI to</w:t>
        </w:r>
      </w:ins>
      <w:ins w:id="7269" w:author="Zach Zukowski (R2 revision)" w:date="2026-05-17T00:00:00Z">
        <w:r>
          <w:t xml:space="preserve"> </w:t>
        </w:r>
      </w:ins>
      <w:ins w:id="7270" w:author="Zach Zukowski (R2 revision)" w:date="2026-05-17T00:00:00Z">
        <w:r>
          <w:t xml:space="preserve">coalition-based power indices (Shapley &amp; Shubik, 1954; Banzhaf, 1965)</w:t>
        </w:r>
      </w:ins>
      <w:ins w:id="7271" w:author="Zach Zukowski (R2 revision)" w:date="2026-05-17T00:00:00Z">
        <w:r>
          <w:t xml:space="preserve"> </w:t>
        </w:r>
      </w:ins>
      <w:ins w:id="7272" w:author="Zach Zukowski (R2 revision)" w:date="2026-05-17T00:00:00Z">
        <w:r>
          <w:t xml:space="preserve">would quantify whether token holders’ probability of being pivotal in</w:t>
        </w:r>
      </w:ins>
      <w:ins w:id="7273" w:author="Zach Zukowski (R2 revision)" w:date="2026-05-17T00:00:00Z">
        <w:r>
          <w:t xml:space="preserve"> </w:t>
        </w:r>
      </w:ins>
      <w:ins w:id="7274" w:author="Zach Zukowski (R2 revision)" w:date="2026-05-17T00:00:00Z">
        <w:r>
          <w:t xml:space="preserve">governance votes diverges from their nominal share. Quorum thresholds</w:t>
        </w:r>
      </w:ins>
      <w:ins w:id="7275" w:author="Zach Zukowski (R2 revision)" w:date="2026-05-17T00:00:00Z">
        <w:r>
          <w:t xml:space="preserve"> </w:t>
        </w:r>
      </w:ins>
      <w:ins w:id="7276" w:author="Zach Zukowski (R2 revision)" w:date="2026-05-17T00:00:00Z">
        <w:r>
          <w:t xml:space="preserve">create non-linear power</w:t>
        </w:r>
      </w:ins>
      <w:ins w:id="7277" w:author="Zach Zukowski (R2 revision)" w:date="2026-05-17T00:00:00Z">
        <w:r>
          <w:t xml:space="preserve"> </w:t>
        </w:r>
      </w:ins>
      <w:ins w:id="7278" w:author="Zach Zukowski (R2 revision)" w:date="2026-05-17T00:00:00Z">
        <w:r>
          <w:t xml:space="preserve">scaling: a holder’s pivotal probability can diverge substantially from</w:t>
        </w:r>
      </w:ins>
      <w:ins w:id="7279" w:author="Zach Zukowski (R2 revision)" w:date="2026-05-17T00:00:00Z">
        <w:r>
          <w:t xml:space="preserve"> </w:t>
        </w:r>
      </w:ins>
      <w:ins w:id="7280" w:author="Zach Zukowski (R2 revision)" w:date="2026-05-17T00:00:00Z">
        <w:r>
          <w:t xml:space="preserve">their nominal share when quorum thresholds bind near the median of the</w:t>
        </w:r>
      </w:ins>
      <w:ins w:id="7281" w:author="Zach Zukowski (R2 revision)" w:date="2026-05-17T00:00:00Z">
        <w:r>
          <w:t xml:space="preserve"> </w:t>
        </w:r>
      </w:ins>
      <w:ins w:id="7282" w:author="Zach Zukowski (R2 revision)" w:date="2026-05-17T00:00:00Z">
        <w:r>
          <w:t xml:space="preserve">holding distribution. The 8 protocols with Tally or Snapshot governance</w:t>
        </w:r>
      </w:ins>
      <w:ins w:id="7283" w:author="Zach Zukowski (R2 revision)" w:date="2026-05-17T00:00:00Z">
        <w:r>
          <w:t xml:space="preserve"> </w:t>
        </w:r>
      </w:ins>
      <w:ins w:id="7284" w:author="Zach Zukowski (R2 revision)" w:date="2026-05-17T00:00:00Z">
        <w:r>
          <w:t xml:space="preserve">data in the current sample provide a natural starting point, and the</w:t>
        </w:r>
      </w:ins>
      <w:ins w:id="7285" w:author="Zach Zukowski (R2 revision)" w:date="2026-05-17T00:00:00Z">
        <w:r>
          <w:t xml:space="preserve"> </w:t>
        </w:r>
      </w:ins>
      <w:ins w:id="7286" w:author="Zach Zukowski (R2 revision)" w:date="2026-05-17T00:00:00Z">
        <w:r>
          <w:t xml:space="preserve">delegation amplification ratios documented in Section 3.5 suggest the</w:t>
        </w:r>
      </w:ins>
      <w:ins w:id="7287" w:author="Zach Zukowski (R2 revision)" w:date="2026-05-17T00:00:00Z">
        <w:r>
          <w:t xml:space="preserve"> </w:t>
        </w:r>
      </w:ins>
      <w:ins w:id="7288" w:author="Zach Zukowski (R2 revision)" w:date="2026-05-17T00:00:00Z">
        <w:r>
          <w:t xml:space="preserve">divergence reflects institutional design choices that vary within sector</w:t>
        </w:r>
      </w:ins>
      <w:ins w:id="7289" w:author="Zach Zukowski (R2 revision)" w:date="2026-05-17T00:00:00Z">
        <w:r>
          <w:t xml:space="preserve"> </w:t>
        </w:r>
      </w:ins>
      <w:ins w:id="7290" w:author="Zach Zukowski (R2 revision)" w:date="2026-05-17T00:00:00Z">
        <w:r>
          <w:t xml:space="preserve">category, as the heterogeneous outcomes between Optimism and Arbitrum</w:t>
        </w:r>
      </w:ins>
      <w:ins w:id="7291" w:author="Zach Zukowski (R2 revision)" w:date="2026-05-17T00:00:00Z">
        <w:r>
          <w:t xml:space="preserve"> </w:t>
        </w:r>
      </w:ins>
      <w:ins w:id="7292" w:author="Zach Zukowski (R2 revision)" w:date="2026-05-17T00:00:00Z">
        <w:r>
          <w:t xml:space="preserve">demonstrate. Recent game-theoretic results demonstrate that</w:t>
        </w:r>
      </w:ins>
      <w:ins w:id="7293" w:author="Zach Zukowski (R2 revision)" w:date="2026-05-17T00:00:00Z">
        <w:r>
          <w:t xml:space="preserve"> </w:t>
        </w:r>
      </w:ins>
      <w:ins w:id="7294" w:author="Zach Zukowski (R2 revision)" w:date="2026-05-17T00:00:00Z">
        <w:r>
          <w:t xml:space="preserve">Shapley-based reward distributions achieve bounded Price of Stability</w:t>
        </w:r>
      </w:ins>
      <w:ins w:id="7295" w:author="Zach Zukowski (R2 revision)" w:date="2026-05-17T00:00:00Z">
        <w:r>
          <w:t xml:space="preserve"> </w:t>
        </w:r>
      </w:ins>
      <w:ins w:id="7296" w:author="Zach Zukowski (R2 revision)" w:date="2026-05-17T00:00:00Z">
        <w:r>
          <w:t xml:space="preserve">(4/3) in oceanic staking models while inherently resisting Sybil</w:t>
        </w:r>
      </w:ins>
      <w:ins w:id="7297" w:author="Zach Zukowski (R2 revision)" w:date="2026-05-17T00:00:00Z">
        <w:r>
          <w:t xml:space="preserve"> </w:t>
        </w:r>
      </w:ins>
      <w:ins w:id="7298" w:author="Zach Zukowski (R2 revision)" w:date="2026-05-17T00:00:00Z">
        <w:r>
          <w:t xml:space="preserve">stake-splitting attacks (Kiayias et al., 2025), indicating that this</w:t>
        </w:r>
      </w:ins>
      <w:ins w:id="7299" w:author="Zach Zukowski (R2 revision)" w:date="2026-05-17T00:00:00Z">
        <w:r>
          <w:t xml:space="preserve"> </w:t>
        </w:r>
      </w:ins>
      <w:ins w:id="7300" w:author="Zach Zukowski (R2 revision)" w:date="2026-05-17T00:00:00Z">
        <w:r>
          <w:t xml:space="preserve">measurement extension is both theoretically grounded and computationally</w:t>
        </w:r>
      </w:ins>
      <w:ins w:id="7301" w:author="Zach Zukowski (R2 revision)" w:date="2026-05-17T00:00:00Z">
        <w:r>
          <w:t xml:space="preserve"> </w:t>
        </w:r>
      </w:ins>
      <w:ins w:id="7302" w:author="Zach Zukowski (R2 revision)" w:date="2026-05-17T00:00:00Z">
        <w:r>
          <w:t xml:space="preserve">feasible for the sample sizes in the current dataset.</w:t>
        </w:r>
      </w:ins>
    </w:p>
    <w:p>
      <w:pPr>
        <w:pStyle w:val="BodyText"/>
      </w:pPr>
      <w:ins w:id="7303" w:author="Zach Zukowski (R2 revision)" w:date="2026-05-17T00:00:00Z">
        <w:r>
          <w:t xml:space="preserve">Falsifiable forward claims. The cross-sectional design supports two</w:t>
        </w:r>
      </w:ins>
      <w:ins w:id="7304" w:author="Zach Zukowski (R2 revision)" w:date="2026-05-17T00:00:00Z">
        <w:r>
          <w:t xml:space="preserve"> </w:t>
        </w:r>
      </w:ins>
      <w:ins w:id="7305" w:author="Zach Zukowski (R2 revision)" w:date="2026-05-17T00:00:00Z">
        <w:r>
          <w:t xml:space="preserve">falsifiable predictions about subsequent cross-protocol governance</w:t>
        </w:r>
      </w:ins>
      <w:ins w:id="7306" w:author="Zach Zukowski (R2 revision)" w:date="2026-05-17T00:00:00Z">
        <w:r>
          <w:t xml:space="preserve"> </w:t>
        </w:r>
      </w:ins>
      <w:ins w:id="7307" w:author="Zach Zukowski (R2 revision)" w:date="2026-05-17T00:00:00Z">
        <w:r>
          <w:t xml:space="preserve">trajectories that future panel-data analysis can test. First, if</w:t>
        </w:r>
      </w:ins>
      <w:ins w:id="7308" w:author="Zach Zukowski (R2 revision)" w:date="2026-05-17T00:00:00Z">
        <w:r>
          <w:t xml:space="preserve"> </w:t>
        </w:r>
      </w:ins>
      <w:ins w:id="7309" w:author="Zach Zukowski (R2 revision)" w:date="2026-05-17T00:00:00Z">
        <w:r>
          <w:t xml:space="preserve">governance concentration continues to track sector membership (the</w:t>
        </w:r>
      </w:ins>
      <w:ins w:id="7310" w:author="Zach Zukowski (R2 revision)" w:date="2026-05-17T00:00:00Z">
        <w:r>
          <w:t xml:space="preserve"> </w:t>
        </w:r>
      </w:ins>
      <w:ins w:id="7311" w:author="Zach Zukowski (R2 revision)" w:date="2026-05-17T00:00:00Z">
        <w:r>
          <w:t xml:space="preserve">DePIN-DeFi differential documented in Section 3.3), we predict that</w:t>
        </w:r>
      </w:ins>
      <w:ins w:id="7312" w:author="Zach Zukowski (R2 revision)" w:date="2026-05-17T00:00:00Z">
        <w:r>
          <w:t xml:space="preserve"> </w:t>
        </w:r>
      </w:ins>
      <w:ins w:id="7313" w:author="Zach Zukowski (R2 revision)" w:date="2026-05-17T00:00:00Z">
        <w:r>
          <w:t xml:space="preserve">DePIN protocols entering the cross-section in 2026-2027 will, on</w:t>
        </w:r>
      </w:ins>
      <w:ins w:id="7314" w:author="Zach Zukowski (R2 revision)" w:date="2026-05-17T00:00:00Z">
        <w:r>
          <w:t xml:space="preserve"> </w:t>
        </w:r>
      </w:ins>
      <w:ins w:id="7315" w:author="Zach Zukowski (R2 revision)" w:date="2026-05-17T00:00:00Z">
        <w:r>
          <w:t xml:space="preserve">average, exhibit higher holding HHI than DeFi protocols entering in</w:t>
        </w:r>
      </w:ins>
      <w:ins w:id="7316" w:author="Zach Zukowski (R2 revision)" w:date="2026-05-17T00:00:00Z">
        <w:r>
          <w:t xml:space="preserve"> </w:t>
        </w:r>
      </w:ins>
      <w:ins w:id="7317" w:author="Zach Zukowski (R2 revision)" w:date="2026-05-17T00:00:00Z">
        <w:r>
          <w:t xml:space="preserve">the same period, conditional on launch year and insider allocation</w:t>
        </w:r>
      </w:ins>
      <w:ins w:id="7318" w:author="Zach Zukowski (R2 revision)" w:date="2026-05-17T00:00:00Z">
        <w:r>
          <w:t xml:space="preserve"> </w:t>
        </w:r>
      </w:ins>
      <w:ins w:id="7319" w:author="Zach Zukowski (R2 revision)" w:date="2026-05-17T00:00:00Z">
        <w:r>
          <w:t xml:space="preserve">similarity. Second, given the universal delegation amplification</w:t>
        </w:r>
      </w:ins>
      <w:ins w:id="7320" w:author="Zach Zukowski (R2 revision)" w:date="2026-05-17T00:00:00Z">
        <w:r>
          <w:t xml:space="preserve"> </w:t>
        </w:r>
      </w:ins>
      <w:ins w:id="7321" w:author="Zach Zukowski (R2 revision)" w:date="2026-05-17T00:00:00Z">
        <w:r>
          <w:t xml:space="preserve">documented in Section 3.5, we predict that any protocol introducing a</w:t>
        </w:r>
      </w:ins>
      <w:ins w:id="7322" w:author="Zach Zukowski (R2 revision)" w:date="2026-05-17T00:00:00Z">
        <w:r>
          <w:t xml:space="preserve"> </w:t>
        </w:r>
      </w:ins>
      <w:ins w:id="7323" w:author="Zach Zukowski (R2 revision)" w:date="2026-05-17T00:00:00Z">
        <w:r>
          <w:t xml:space="preserve">delegate-program after R2 submission (or expanding from informal to</w:t>
        </w:r>
      </w:ins>
      <w:ins w:id="7324" w:author="Zach Zukowski (R2 revision)" w:date="2026-05-17T00:00:00Z">
        <w:r>
          <w:t xml:space="preserve"> </w:t>
        </w:r>
      </w:ins>
      <w:ins w:id="7325" w:author="Zach Zukowski (R2 revision)" w:date="2026-05-17T00:00:00Z">
        <w:r>
          <w:t xml:space="preserve">formal delegation) will produce voting HHI greater than its holding</w:t>
        </w:r>
      </w:ins>
      <w:ins w:id="7326" w:author="Zach Zukowski (R2 revision)" w:date="2026-05-17T00:00:00Z">
        <w:r>
          <w:t xml:space="preserve"> </w:t>
        </w:r>
      </w:ins>
      <w:ins w:id="7327" w:author="Zach Zukowski (R2 revision)" w:date="2026-05-17T00:00:00Z">
        <w:r>
          <w:t xml:space="preserve">HHI within twelve months of the program launch, with magnitude varying</w:t>
        </w:r>
      </w:ins>
      <w:ins w:id="7328" w:author="Zach Zukowski (R2 revision)" w:date="2026-05-17T00:00:00Z">
        <w:r>
          <w:t xml:space="preserve"> </w:t>
        </w:r>
      </w:ins>
      <w:ins w:id="7329" w:author="Zach Zukowski (R2 revision)" w:date="2026-05-17T00:00:00Z">
        <w:r>
          <w:t xml:space="preserve">by delegate-program design rather than by sector. Both predictions</w:t>
        </w:r>
      </w:ins>
      <w:ins w:id="7330" w:author="Zach Zukowski (R2 revision)" w:date="2026-05-17T00:00:00Z">
        <w:r>
          <w:t xml:space="preserve"> </w:t>
        </w:r>
      </w:ins>
      <w:ins w:id="7331" w:author="Zach Zukowski (R2 revision)" w:date="2026-05-17T00:00:00Z">
        <w:r>
          <w:t xml:space="preserve">inherit the methodology applied in this paper (PCA-symmetric HHI</w:t>
        </w:r>
      </w:ins>
      <w:ins w:id="7332" w:author="Zach Zukowski (R2 revision)" w:date="2026-05-17T00:00:00Z">
        <w:r>
          <w:t xml:space="preserve"> </w:t>
        </w:r>
      </w:ins>
      <w:ins w:id="7333" w:author="Zach Zukowski (R2 revision)" w:date="2026-05-17T00:00:00Z">
        <w:r>
          <w:t xml:space="preserve">computation; March 2026 baseline methodology). Subsequent panel-data</w:t>
        </w:r>
      </w:ins>
      <w:ins w:id="7334" w:author="Zach Zukowski (R2 revision)" w:date="2026-05-17T00:00:00Z">
        <w:r>
          <w:t xml:space="preserve"> </w:t>
        </w:r>
      </w:ins>
      <w:ins w:id="7335" w:author="Zach Zukowski (R2 revision)" w:date="2026-05-17T00:00:00Z">
        <w:r>
          <w:t xml:space="preserve">and event-study work testing these predictions will be pre-registered</w:t>
        </w:r>
      </w:ins>
      <w:ins w:id="7336" w:author="Zach Zukowski (R2 revision)" w:date="2026-05-17T00:00:00Z">
        <w:r>
          <w:t xml:space="preserve"> </w:t>
        </w:r>
      </w:ins>
      <w:ins w:id="7337" w:author="Zach Zukowski (R2 revision)" w:date="2026-05-17T00:00:00Z">
        <w:r>
          <w:t xml:space="preserve">(OSF or equivalent) to commit hypothesis specifications prior to data</w:t>
        </w:r>
      </w:ins>
      <w:ins w:id="7338" w:author="Zach Zukowski (R2 revision)" w:date="2026-05-17T00:00:00Z">
        <w:r>
          <w:t xml:space="preserve"> </w:t>
        </w:r>
      </w:ins>
      <w:ins w:id="7339" w:author="Zach Zukowski (R2 revision)" w:date="2026-05-17T00:00:00Z">
        <w:r>
          <w:t xml:space="preserve">analysis, addressing the multiple-comparisons concerns inherent in</w:t>
        </w:r>
      </w:ins>
      <w:ins w:id="7340" w:author="Zach Zukowski (R2 revision)" w:date="2026-05-17T00:00:00Z">
        <w:r>
          <w:t xml:space="preserve"> </w:t>
        </w:r>
      </w:ins>
      <w:ins w:id="7341" w:author="Zach Zukowski (R2 revision)" w:date="2026-05-17T00:00:00Z">
        <w:r>
          <w:t xml:space="preserve">cross-sectional descriptive analysis.</w:t>
        </w:r>
      </w:ins>
    </w:p>
    <w:p>
      <w:pPr>
        <w:pStyle w:val="BodyText"/>
      </w:pPr>
      <w:ins w:id="7342" w:author="Zach Zukowski (R2 revision)" w:date="2026-05-17T00:00:00Z">
        <w:r>
          <w:t xml:space="preserve">Reproducibility and data availability. The 40-protocol governance</w:t>
        </w:r>
      </w:ins>
      <w:ins w:id="7343" w:author="Zach Zukowski (R2 revision)" w:date="2026-05-17T00:00:00Z">
        <w:r>
          <w:t xml:space="preserve"> </w:t>
        </w:r>
      </w:ins>
      <w:ins w:id="7344" w:author="Zach Zukowski (R2 revision)" w:date="2026-05-17T00:00:00Z">
        <w:r>
          <w:t xml:space="preserve">concentration dataset, exclusions log (69 protocol-controlled address</w:t>
        </w:r>
      </w:ins>
      <w:ins w:id="7345" w:author="Zach Zukowski (R2 revision)" w:date="2026-05-17T00:00:00Z">
        <w:r>
          <w:t xml:space="preserve"> </w:t>
        </w:r>
      </w:ins>
      <w:ins w:id="7346" w:author="Zach Zukowski (R2 revision)" w:date="2026-05-17T00:00:00Z">
        <w:r>
          <w:t xml:space="preserve">exclusions across 20 protocols documented in exclusions_log.csv), the</w:t>
        </w:r>
      </w:ins>
      <w:ins w:id="7347" w:author="Zach Zukowski (R2 revision)" w:date="2026-05-17T00:00:00Z">
        <w:r>
          <w:t xml:space="preserve"> </w:t>
        </w:r>
      </w:ins>
      <w:ins w:id="7348" w:author="Zach Zukowski (R2 revision)" w:date="2026-05-17T00:00:00Z">
        <w:r>
          <w:t xml:space="preserve">canonical regression dataset including Token Terminal subsidy ratios</w:t>
        </w:r>
      </w:ins>
      <w:ins w:id="7349" w:author="Zach Zukowski (R2 revision)" w:date="2026-05-17T00:00:00Z">
        <w:r>
          <w:t xml:space="preserve"> </w:t>
        </w:r>
      </w:ins>
      <w:ins w:id="7350" w:author="Zach Zukowski (R2 revision)" w:date="2026-05-17T00:00:00Z">
        <w:r>
          <w:t xml:space="preserve">and on-chain financial data, the Hivemapper / io.net / Aethir holder</w:t>
        </w:r>
      </w:ins>
      <w:ins w:id="7351" w:author="Zach Zukowski (R2 revision)" w:date="2026-05-17T00:00:00Z">
        <w:r>
          <w:t xml:space="preserve"> </w:t>
        </w:r>
      </w:ins>
      <w:ins w:id="7352" w:author="Zach Zukowski (R2 revision)" w:date="2026-05-17T00:00:00Z">
        <w:r>
          <w:t xml:space="preserve">distributions used for the R2 Table 4 expansion, the veCRV cumulative</w:t>
        </w:r>
      </w:ins>
      <w:ins w:id="7353" w:author="Zach Zukowski (R2 revision)" w:date="2026-05-17T00:00:00Z">
        <w:r>
          <w:t xml:space="preserve"> </w:t>
        </w:r>
      </w:ins>
      <w:ins w:id="7354" w:author="Zach Zukowski (R2 revision)" w:date="2026-05-17T00:00:00Z">
        <w:r>
          <w:t xml:space="preserve">deposit data underlying the Section 4.1 ve-locking analysis, and the</w:t>
        </w:r>
      </w:ins>
      <w:ins w:id="7355" w:author="Zach Zukowski (R2 revision)" w:date="2026-05-17T00:00:00Z">
        <w:r>
          <w:t xml:space="preserve"> </w:t>
        </w:r>
      </w:ins>
      <w:ins w:id="7356" w:author="Zach Zukowski (R2 revision)" w:date="2026-05-17T00:00:00Z">
        <w:r>
          <w:t xml:space="preserve">Theil/Atkinson supplementary metrics used in the Section 3.7 robustness</w:t>
        </w:r>
      </w:ins>
      <w:ins w:id="7357" w:author="Zach Zukowski (R2 revision)" w:date="2026-05-17T00:00:00Z">
        <w:r>
          <w:t xml:space="preserve"> </w:t>
        </w:r>
      </w:ins>
      <w:ins w:id="7358" w:author="Zach Zukowski (R2 revision)" w:date="2026-05-17T00:00:00Z">
        <w:r>
          <w:t xml:space="preserve">check are all available in the replication repository linked in the</w:t>
        </w:r>
      </w:ins>
      <w:ins w:id="7359" w:author="Zach Zukowski (R2 revision)" w:date="2026-05-17T00:00:00Z">
        <w:r>
          <w:t xml:space="preserve"> </w:t>
        </w:r>
      </w:ins>
      <w:ins w:id="7360" w:author="Zach Zukowski (R2 revision)" w:date="2026-05-17T00:00:00Z">
        <w:r>
          <w:t xml:space="preserve">supplementary materials. Replication scripts for each table and figure</w:t>
        </w:r>
      </w:ins>
      <w:ins w:id="7361" w:author="Zach Zukowski (R2 revision)" w:date="2026-05-17T00:00:00Z">
        <w:r>
          <w:t xml:space="preserve"> </w:t>
        </w:r>
      </w:ins>
      <w:ins w:id="7362" w:author="Zach Zukowski (R2 revision)" w:date="2026-05-17T00:00:00Z">
        <w:r>
          <w:t xml:space="preserve">are provided in Supplementary File S5; the cross-protocol Pearson and</w:t>
        </w:r>
      </w:ins>
      <w:ins w:id="7363" w:author="Zach Zukowski (R2 revision)" w:date="2026-05-17T00:00:00Z">
        <w:r>
          <w:t xml:space="preserve"> </w:t>
        </w:r>
      </w:ins>
      <w:ins w:id="7364" w:author="Zach Zukowski (R2 revision)" w:date="2026-05-17T00:00:00Z">
        <w:r>
          <w:t xml:space="preserve">Spearman correlations reported across Sections 3.3, 3.4, and 3.7 can be</w:t>
        </w:r>
      </w:ins>
      <w:ins w:id="7365" w:author="Zach Zukowski (R2 revision)" w:date="2026-05-17T00:00:00Z">
        <w:r>
          <w:t xml:space="preserve"> </w:t>
        </w:r>
      </w:ins>
      <w:ins w:id="7366" w:author="Zach Zukowski (R2 revision)" w:date="2026-05-17T00:00:00Z">
        <w:r>
          <w:t xml:space="preserve">reproduced via the replication scripts using only the linked</w:t>
        </w:r>
      </w:ins>
      <w:ins w:id="7367" w:author="Zach Zukowski (R2 revision)" w:date="2026-05-17T00:00:00Z">
        <w:r>
          <w:t xml:space="preserve"> </w:t>
        </w:r>
      </w:ins>
      <w:ins w:id="7368" w:author="Zach Zukowski (R2 revision)" w:date="2026-05-17T00:00:00Z">
        <w:r>
          <w:t xml:space="preserve">public-source data. The exclusion methodology is documented at the</w:t>
        </w:r>
      </w:ins>
      <w:ins w:id="7369" w:author="Zach Zukowski (R2 revision)" w:date="2026-05-17T00:00:00Z">
        <w:r>
          <w:t xml:space="preserve"> </w:t>
        </w:r>
      </w:ins>
      <w:ins w:id="7370" w:author="Zach Zukowski (R2 revision)" w:date="2026-05-17T00:00:00Z">
        <w:r>
          <w:t xml:space="preserve">address-by-address granularity in Supplementary File S6.</w:t>
        </w:r>
      </w:ins>
    </w:p>
    <w:bookmarkEnd w:id="118"/>
    <w:bookmarkEnd w:id="119"/>
    <w:bookmarkStart w:id="121" w:name="supplementary-material"/>
    <w:p>
      <w:pPr>
        <w:pStyle w:val="Heading1"/>
      </w:pPr>
      <w:ins w:id="7371" w:author="Zach Zukowski (R2 revision)" w:date="2026-05-17T00:00:00Z">
        <w:r>
          <w:t xml:space="preserve">Supplementary Material</w:t>
        </w:r>
      </w:ins>
    </w:p>
    <w:p>
      <w:pPr>
        <w:pStyle w:val="FirstParagraph"/>
      </w:pPr>
      <w:ins w:id="7372" w:author="Zach Zukowski (R2 revision)" w:date="2026-05-17T00:00:00Z">
        <w:r>
          <w:t xml:space="preserve">The following supplementary files accompany this paper:</w:t>
        </w:r>
      </w:ins>
    </w:p>
    <w:p>
      <w:pPr>
        <w:pStyle w:val="BodyText"/>
      </w:pPr>
      <w:hyperlink r:id="rId69">
        <w:ins w:id="7373" w:author="Zach Zukowski (R2 revision)" w:date="2026-05-17T00:00:00Z">
          <w:r>
            <w:rPr>
              <w:rStyle w:val="Hyperlink"/>
              <w:u w:val="single"/>
            </w:rPr>
            <w:t xml:space="preserve">Supplementary File</w:t>
          </w:r>
        </w:ins>
        <w:ins w:id="7374" w:author="Zach Zukowski (R2 revision)" w:date="2026-05-17T00:00:00Z">
          <w:r>
            <w:rPr>
              <w:rStyle w:val="Hyperlink"/>
              <w:u w:val="single"/>
            </w:rPr>
            <w:t xml:space="preserve"> </w:t>
          </w:r>
        </w:ins>
        <w:ins w:id="7375" w:author="Zach Zukowski (R2 revision)" w:date="2026-05-17T00:00:00Z">
          <w:r>
            <w:rPr>
              <w:rStyle w:val="Hyperlink"/>
              <w:u w:val="single"/>
            </w:rPr>
            <w:t xml:space="preserve">S1</w:t>
          </w:r>
        </w:ins>
      </w:hyperlink>
      <w:ins w:id="7376" w:author="Zach Zukowski (R2 revision)" w:date="2026-05-17T00:00:00Z">
        <w:r>
          <w:t xml:space="preserve">:</w:t>
        </w:r>
      </w:ins>
      <w:ins w:id="7377" w:author="Zach Zukowski (R2 revision)" w:date="2026-05-17T00:00:00Z">
        <w:r>
          <w:t xml:space="preserve"> </w:t>
        </w:r>
      </w:ins>
      <w:ins w:id="7378" w:author="Zach Zukowski (R2 revision)" w:date="2026-05-17T00:00:00Z">
        <w:r>
          <w:t xml:space="preserve">Extended metric definitions, including the Synergy Index construction</w:t>
        </w:r>
      </w:ins>
      <w:ins w:id="7379" w:author="Zach Zukowski (R2 revision)" w:date="2026-05-17T00:00:00Z">
        <w:r>
          <w:t xml:space="preserve"> </w:t>
        </w:r>
      </w:ins>
      <w:ins w:id="7380" w:author="Zach Zukowski (R2 revision)" w:date="2026-05-17T00:00:00Z">
        <w:r>
          <w:t xml:space="preserve">and inter-rater reliability specification for multi-coder deployment of</w:t>
        </w:r>
      </w:ins>
      <w:ins w:id="7381" w:author="Zach Zukowski (R2 revision)" w:date="2026-05-17T00:00:00Z">
        <w:r>
          <w:t xml:space="preserve"> </w:t>
        </w:r>
      </w:ins>
      <w:ins w:id="7382" w:author="Zach Zukowski (R2 revision)" w:date="2026-05-17T00:00:00Z">
        <w:r>
          <w:t xml:space="preserve">the scoring rubric.</w:t>
        </w:r>
      </w:ins>
    </w:p>
    <w:p>
      <w:pPr>
        <w:pStyle w:val="BodyText"/>
      </w:pPr>
      <w:hyperlink r:id="rId71">
        <w:ins w:id="7383" w:author="Zach Zukowski (R2 revision)" w:date="2026-05-17T00:00:00Z">
          <w:r>
            <w:rPr>
              <w:rStyle w:val="Hyperlink"/>
              <w:u w:val="single"/>
            </w:rPr>
            <w:t xml:space="preserve">Supplementary File</w:t>
          </w:r>
        </w:ins>
        <w:ins w:id="7384" w:author="Zach Zukowski (R2 revision)" w:date="2026-05-17T00:00:00Z">
          <w:r>
            <w:rPr>
              <w:rStyle w:val="Hyperlink"/>
              <w:u w:val="single"/>
            </w:rPr>
            <w:t xml:space="preserve"> </w:t>
          </w:r>
        </w:ins>
        <w:ins w:id="7385" w:author="Zach Zukowski (R2 revision)" w:date="2026-05-17T00:00:00Z">
          <w:r>
            <w:rPr>
              <w:rStyle w:val="Hyperlink"/>
              <w:u w:val="single"/>
            </w:rPr>
            <w:t xml:space="preserve">S2</w:t>
          </w:r>
        </w:ins>
      </w:hyperlink>
      <w:ins w:id="7386" w:author="Zach Zukowski (R2 revision)" w:date="2026-05-17T00:00:00Z">
        <w:r>
          <w:t xml:space="preserve">:</w:t>
        </w:r>
      </w:ins>
      <w:ins w:id="7387" w:author="Zach Zukowski (R2 revision)" w:date="2026-05-17T00:00:00Z">
        <w:r>
          <w:t xml:space="preserve"> </w:t>
        </w:r>
      </w:ins>
      <w:ins w:id="7388" w:author="Zach Zukowski (R2 revision)" w:date="2026-05-17T00:00:00Z">
        <w:r>
          <w:t xml:space="preserve">Research instrument templates, including the protocol codebook schema</w:t>
        </w:r>
      </w:ins>
      <w:ins w:id="7389" w:author="Zach Zukowski (R2 revision)" w:date="2026-05-17T00:00:00Z">
        <w:r>
          <w:t xml:space="preserve"> </w:t>
        </w:r>
      </w:ins>
      <w:ins w:id="7390" w:author="Zach Zukowski (R2 revision)" w:date="2026-05-17T00:00:00Z">
        <w:r>
          <w:t xml:space="preserve">and scoring sheet template with worked examples.</w:t>
        </w:r>
      </w:ins>
    </w:p>
    <w:p>
      <w:pPr>
        <w:pStyle w:val="BodyText"/>
      </w:pPr>
      <w:hyperlink r:id="rId72">
        <w:ins w:id="7391" w:author="Zach Zukowski (R2 revision)" w:date="2026-05-17T00:00:00Z">
          <w:r>
            <w:rPr>
              <w:rStyle w:val="Hyperlink"/>
              <w:u w:val="single"/>
            </w:rPr>
            <w:t xml:space="preserve">Supplementary File</w:t>
          </w:r>
        </w:ins>
        <w:ins w:id="7392" w:author="Zach Zukowski (R2 revision)" w:date="2026-05-17T00:00:00Z">
          <w:r>
            <w:rPr>
              <w:rStyle w:val="Hyperlink"/>
              <w:u w:val="single"/>
            </w:rPr>
            <w:t xml:space="preserve"> </w:t>
          </w:r>
        </w:ins>
        <w:ins w:id="7393" w:author="Zach Zukowski (R2 revision)" w:date="2026-05-17T00:00:00Z">
          <w:r>
            <w:rPr>
              <w:rStyle w:val="Hyperlink"/>
              <w:u w:val="single"/>
            </w:rPr>
            <w:t xml:space="preserve">S3</w:t>
          </w:r>
        </w:ins>
      </w:hyperlink>
      <w:ins w:id="7394" w:author="Zach Zukowski (R2 revision)" w:date="2026-05-17T00:00:00Z">
        <w:r>
          <w:t xml:space="preserve">:</w:t>
        </w:r>
      </w:ins>
      <w:ins w:id="7395" w:author="Zach Zukowski (R2 revision)" w:date="2026-05-17T00:00:00Z">
        <w:r>
          <w:t xml:space="preserve"> </w:t>
        </w:r>
      </w:ins>
      <w:ins w:id="7396" w:author="Zach Zukowski (R2 revision)" w:date="2026-05-17T00:00:00Z">
        <w:r>
          <w:t xml:space="preserve">Scoring tables (protocol × criterion matrices with evidence links) for</w:t>
        </w:r>
      </w:ins>
      <w:ins w:id="7397" w:author="Zach Zukowski (R2 revision)" w:date="2026-05-17T00:00:00Z">
        <w:r>
          <w:t xml:space="preserve"> </w:t>
        </w:r>
      </w:ins>
      <w:ins w:id="7398" w:author="Zach Zukowski (R2 revision)" w:date="2026-05-17T00:00:00Z">
        <w:r>
          <w:t xml:space="preserve">all 12 scored protocols.</w:t>
        </w:r>
      </w:ins>
    </w:p>
    <w:p>
      <w:pPr>
        <w:pStyle w:val="BodyText"/>
      </w:pPr>
      <w:hyperlink r:id="rId120">
        <w:ins w:id="7399" w:author="Zach Zukowski (R2 revision)" w:date="2026-05-17T00:00:00Z">
          <w:r>
            <w:rPr>
              <w:rStyle w:val="Hyperlink"/>
              <w:u w:val="single"/>
            </w:rPr>
            <w:t xml:space="preserve">Supplementary File</w:t>
          </w:r>
        </w:ins>
        <w:ins w:id="7400" w:author="Zach Zukowski (R2 revision)" w:date="2026-05-17T00:00:00Z">
          <w:r>
            <w:rPr>
              <w:rStyle w:val="Hyperlink"/>
              <w:u w:val="single"/>
            </w:rPr>
            <w:t xml:space="preserve"> </w:t>
          </w:r>
        </w:ins>
        <w:ins w:id="7401" w:author="Zach Zukowski (R2 revision)" w:date="2026-05-17T00:00:00Z">
          <w:r>
            <w:rPr>
              <w:rStyle w:val="Hyperlink"/>
              <w:u w:val="single"/>
            </w:rPr>
            <w:t xml:space="preserve">S4</w:t>
          </w:r>
        </w:ins>
      </w:hyperlink>
      <w:ins w:id="7402" w:author="Zach Zukowski (R2 revision)" w:date="2026-05-17T00:00:00Z">
        <w:r>
          <w:t xml:space="preserve">:</w:t>
        </w:r>
      </w:ins>
      <w:ins w:id="7403" w:author="Zach Zukowski (R2 revision)" w:date="2026-05-17T00:00:00Z">
        <w:r>
          <w:t xml:space="preserve"> </w:t>
        </w:r>
      </w:ins>
      <w:ins w:id="7404" w:author="Zach Zukowski (R2 revision)" w:date="2026-05-17T00:00:00Z">
        <w:r>
          <w:t xml:space="preserve">Events table for future event-study analyses.</w:t>
        </w:r>
      </w:ins>
    </w:p>
    <w:p>
      <w:pPr>
        <w:pStyle w:val="BodyText"/>
      </w:pPr>
      <w:hyperlink r:id="rId75">
        <w:ins w:id="7405" w:author="Zach Zukowski (R2 revision)" w:date="2026-05-17T00:00:00Z">
          <w:r>
            <w:rPr>
              <w:rStyle w:val="Hyperlink"/>
              <w:u w:val="single"/>
            </w:rPr>
            <w:t xml:space="preserve">Supplementary File</w:t>
          </w:r>
        </w:ins>
        <w:ins w:id="7406" w:author="Zach Zukowski (R2 revision)" w:date="2026-05-17T00:00:00Z">
          <w:r>
            <w:rPr>
              <w:rStyle w:val="Hyperlink"/>
              <w:u w:val="single"/>
            </w:rPr>
            <w:t xml:space="preserve"> </w:t>
          </w:r>
        </w:ins>
        <w:ins w:id="7407" w:author="Zach Zukowski (R2 revision)" w:date="2026-05-17T00:00:00Z">
          <w:r>
            <w:rPr>
              <w:rStyle w:val="Hyperlink"/>
              <w:u w:val="single"/>
            </w:rPr>
            <w:t xml:space="preserve">S5</w:t>
          </w:r>
        </w:ins>
      </w:hyperlink>
      <w:ins w:id="7408" w:author="Zach Zukowski (R2 revision)" w:date="2026-05-17T00:00:00Z">
        <w:r>
          <w:t xml:space="preserve">:</w:t>
        </w:r>
      </w:ins>
      <w:ins w:id="7409" w:author="Zach Zukowski (R2 revision)" w:date="2026-05-17T00:00:00Z">
        <w:r>
          <w:t xml:space="preserve"> </w:t>
        </w:r>
      </w:ins>
      <w:ins w:id="7410" w:author="Zach Zukowski (R2 revision)" w:date="2026-05-17T00:00:00Z">
        <w:r>
          <w:t xml:space="preserve">Full empirical pipeline specification (16 analyses across five</w:t>
        </w:r>
      </w:ins>
      <w:ins w:id="7411" w:author="Zach Zukowski (R2 revision)" w:date="2026-05-17T00:00:00Z">
        <w:r>
          <w:t xml:space="preserve"> </w:t>
        </w:r>
      </w:ins>
      <w:ins w:id="7412" w:author="Zach Zukowski (R2 revision)" w:date="2026-05-17T00:00:00Z">
        <w:r>
          <w:t xml:space="preserve">categories), including replication-ready design for cross-sectional,</w:t>
        </w:r>
      </w:ins>
      <w:ins w:id="7413" w:author="Zach Zukowski (R2 revision)" w:date="2026-05-17T00:00:00Z">
        <w:r>
          <w:t xml:space="preserve"> </w:t>
        </w:r>
      </w:ins>
      <w:ins w:id="7414" w:author="Zach Zukowski (R2 revision)" w:date="2026-05-17T00:00:00Z">
        <w:r>
          <w:t xml:space="preserve">panel, event-study, and qualitative analyses.</w:t>
        </w:r>
      </w:ins>
    </w:p>
    <w:p>
      <w:pPr>
        <w:pStyle w:val="BodyText"/>
      </w:pPr>
      <w:hyperlink r:id="rId63">
        <w:ins w:id="7415" w:author="Zach Zukowski (R2 revision)" w:date="2026-05-17T00:00:00Z">
          <w:r>
            <w:rPr>
              <w:rStyle w:val="Hyperlink"/>
              <w:u w:val="single"/>
            </w:rPr>
            <w:t xml:space="preserve">Supplementary File</w:t>
          </w:r>
        </w:ins>
        <w:ins w:id="7416" w:author="Zach Zukowski (R2 revision)" w:date="2026-05-17T00:00:00Z">
          <w:r>
            <w:rPr>
              <w:rStyle w:val="Hyperlink"/>
              <w:u w:val="single"/>
            </w:rPr>
            <w:t xml:space="preserve"> </w:t>
          </w:r>
        </w:ins>
        <w:ins w:id="7417" w:author="Zach Zukowski (R2 revision)" w:date="2026-05-17T00:00:00Z">
          <w:r>
            <w:rPr>
              <w:rStyle w:val="Hyperlink"/>
              <w:u w:val="single"/>
            </w:rPr>
            <w:t xml:space="preserve">S6</w:t>
          </w:r>
        </w:ins>
      </w:hyperlink>
      <w:ins w:id="7418" w:author="Zach Zukowski (R2 revision)" w:date="2026-05-17T00:00:00Z">
        <w:r>
          <w:t xml:space="preserve">:</w:t>
        </w:r>
      </w:ins>
      <w:ins w:id="7419" w:author="Zach Zukowski (R2 revision)" w:date="2026-05-17T00:00:00Z">
        <w:r>
          <w:t xml:space="preserve"> </w:t>
        </w:r>
      </w:ins>
      <w:ins w:id="7420" w:author="Zach Zukowski (R2 revision)" w:date="2026-05-17T00:00:00Z">
        <w:r>
          <w:t xml:space="preserve">Raw governance token distribution data (Dune Analytics SQL queries and</w:t>
        </w:r>
      </w:ins>
      <w:ins w:id="7421" w:author="Zach Zukowski (R2 revision)" w:date="2026-05-17T00:00:00Z">
        <w:r>
          <w:t xml:space="preserve"> </w:t>
        </w:r>
      </w:ins>
      <w:ins w:id="7422" w:author="Zach Zukowski (R2 revision)" w:date="2026-05-17T00:00:00Z">
        <w:r>
          <w:t xml:space="preserve">results, March 2026 snapshot). Supplementary File S7: Quarterly HHI</w:t>
        </w:r>
      </w:ins>
      <w:ins w:id="7423" w:author="Zach Zukowski (R2 revision)" w:date="2026-05-17T00:00:00Z">
        <w:r>
          <w:t xml:space="preserve"> </w:t>
        </w:r>
      </w:ins>
      <w:ins w:id="7424" w:author="Zach Zukowski (R2 revision)" w:date="2026-05-17T00:00:00Z">
        <w:r>
          <w:t xml:space="preserve">panel for 14 governance tokens (8 quarters post-token-generation event).</w:t>
        </w:r>
      </w:ins>
      <w:ins w:id="7425" w:author="Zach Zukowski (R2 revision)" w:date="2026-05-17T00:00:00Z">
        <w:r>
          <w:t xml:space="preserve"> </w:t>
        </w:r>
      </w:ins>
      <w:ins w:id="7426" w:author="Zach Zukowski (R2 revision)" w:date="2026-05-17T00:00:00Z">
        <w:r>
          <w:t xml:space="preserve">Exhibit S7 plots HHI trajectories; 11 of 14 protocols exhibit monotonic</w:t>
        </w:r>
      </w:ins>
      <w:ins w:id="7427" w:author="Zach Zukowski (R2 revision)" w:date="2026-05-17T00:00:00Z">
        <w:r>
          <w:t xml:space="preserve"> </w:t>
        </w:r>
      </w:ins>
      <w:ins w:id="7428" w:author="Zach Zukowski (R2 revision)" w:date="2026-05-17T00:00:00Z">
        <w:r>
          <w:t xml:space="preserve">decay, with CRV (vote-escrow), COMP (reservoir-drip), and ENS</w:t>
        </w:r>
      </w:ins>
      <w:ins w:id="7429" w:author="Zach Zukowski (R2 revision)" w:date="2026-05-17T00:00:00Z">
        <w:r>
          <w:t xml:space="preserve"> </w:t>
        </w:r>
      </w:ins>
      <w:ins w:id="7430" w:author="Zach Zukowski (R2 revision)" w:date="2026-05-17T00:00:00Z">
        <w:r>
          <w:t xml:space="preserve">(claim-window) as mechanism-specific exceptions. Supplementary File S8:</w:t>
        </w:r>
      </w:ins>
      <w:ins w:id="7431" w:author="Zach Zukowski (R2 revision)" w:date="2026-05-17T00:00:00Z">
        <w:r>
          <w:t xml:space="preserve"> </w:t>
        </w:r>
      </w:ins>
      <w:ins w:id="7432" w:author="Zach Zukowski (R2 revision)" w:date="2026-05-17T00:00:00Z">
        <w:r>
          <w:t xml:space="preserve">Expanded subsidy-concentration analysis using Token Terminal revenue and</w:t>
        </w:r>
      </w:ins>
      <w:ins w:id="7433" w:author="Zach Zukowski (R2 revision)" w:date="2026-05-17T00:00:00Z">
        <w:r>
          <w:t xml:space="preserve"> </w:t>
        </w:r>
      </w:ins>
      <w:ins w:id="7434" w:author="Zach Zukowski (R2 revision)" w:date="2026-05-17T00:00:00Z">
        <w:r>
          <w:t xml:space="preserve">incentive data for 22 protocols (14 DeFi/Infrastructure via Token</w:t>
        </w:r>
      </w:ins>
      <w:ins w:id="7435" w:author="Zach Zukowski (R2 revision)" w:date="2026-05-17T00:00:00Z">
        <w:r>
          <w:t xml:space="preserve"> </w:t>
        </w:r>
      </w:ins>
      <w:ins w:id="7436" w:author="Zach Zukowski (R2 revision)" w:date="2026-05-17T00:00:00Z">
        <w:r>
          <w:t xml:space="preserve">Terminal, 8 DePIN via on-chain computation). Cross-sector Pearson r =</w:t>
        </w:r>
      </w:ins>
      <w:ins w:id="7437" w:author="Zach Zukowski (R2 revision)" w:date="2026-05-17T00:00:00Z">
        <w:r>
          <w:t xml:space="preserve"> </w:t>
        </w:r>
      </w:ins>
      <w:ins w:id="7438" w:author="Zach Zukowski (R2 revision)" w:date="2026-05-17T00:00:00Z">
        <w:r>
          <w:t xml:space="preserve">0.095 (p = 0.674), consistent with the subsidy-concentration null at</w:t>
        </w:r>
      </w:ins>
      <w:ins w:id="7439" w:author="Zach Zukowski (R2 revision)" w:date="2026-05-17T00:00:00Z">
        <w:r>
          <w:t xml:space="preserve"> </w:t>
        </w:r>
      </w:ins>
      <w:ins w:id="7440" w:author="Zach Zukowski (R2 revision)" w:date="2026-05-17T00:00:00Z">
        <w:r>
          <w:t xml:space="preserve">expanded sample size.</w:t>
        </w:r>
      </w:ins>
    </w:p>
    <w:p>
      <w:pPr>
        <w:pStyle w:val="BodyText"/>
      </w:pPr>
      <w:ins w:id="7441" w:author="Zach Zukowski (R2 revision)" w:date="2026-05-17T00:00:00Z">
        <w:r>
          <w:t xml:space="preserve">Replication data:</w:t>
        </w:r>
      </w:ins>
      <w:ins w:id="7442" w:author="Zach Zukowski (R2 revision)" w:date="2026-05-17T00:00:00Z">
        <w:r>
          <w:t xml:space="preserve"> </w:t>
        </w:r>
      </w:ins>
      <w:ins w:id="7443" w:author="Zach Zukowski (R2 revision)" w:date="2026-05-17T00:00:00Z">
        <w:r>
          <w:t xml:space="preserve">https://github.com/Research-Publications-and-Data/Tokenomics-As-Institutional_Design</w:t>
        </w:r>
      </w:ins>
    </w:p>
    <w:bookmarkEnd w:id="121"/>
    <w:bookmarkStart w:id="122" w:name="acknowledgments"/>
    <w:p>
      <w:pPr>
        <w:pStyle w:val="Heading1"/>
      </w:pPr>
      <w:ins w:id="7444" w:author="Zach Zukowski (R2 revision)" w:date="2026-05-17T00:00:00Z">
        <w:r>
          <w:t xml:space="preserve">Acknowledgments</w:t>
        </w:r>
      </w:ins>
    </w:p>
    <w:p>
      <w:pPr>
        <w:pStyle w:val="FirstParagraph"/>
      </w:pPr>
      <w:ins w:id="7445" w:author="Zach Zukowski (R2 revision)" w:date="2026-05-17T00:00:00Z">
        <w:r>
          <w:t xml:space="preserve">The author thanks Token Terminal for complimentary API access. DeFi</w:t>
        </w:r>
      </w:ins>
      <w:ins w:id="7446" w:author="Zach Zukowski (R2 revision)" w:date="2026-05-17T00:00:00Z">
        <w:r>
          <w:t xml:space="preserve"> </w:t>
        </w:r>
      </w:ins>
      <w:ins w:id="7447" w:author="Zach Zukowski (R2 revision)" w:date="2026-05-17T00:00:00Z">
        <w:r>
          <w:t xml:space="preserve">protocol subsidy ratios use Token Terminal fee, revenue, and incentive</w:t>
        </w:r>
      </w:ins>
      <w:ins w:id="7448" w:author="Zach Zukowski (R2 revision)" w:date="2026-05-17T00:00:00Z">
        <w:r>
          <w:t xml:space="preserve"> </w:t>
        </w:r>
      </w:ins>
      <w:ins w:id="7449" w:author="Zach Zukowski (R2 revision)" w:date="2026-05-17T00:00:00Z">
        <w:r>
          <w:t xml:space="preserve">data; DePIN protocol subsidy ratios use on-chain burn and mint data from</w:t>
        </w:r>
      </w:ins>
      <w:ins w:id="7450" w:author="Zach Zukowski (R2 revision)" w:date="2026-05-17T00:00:00Z">
        <w:r>
          <w:t xml:space="preserve"> </w:t>
        </w:r>
      </w:ins>
      <w:ins w:id="7451" w:author="Zach Zukowski (R2 revision)" w:date="2026-05-17T00:00:00Z">
        <w:r>
          <w:t xml:space="preserve">Dune Analytics due to systematic measurement gaps in existing analytics</w:t>
        </w:r>
      </w:ins>
      <w:ins w:id="7452" w:author="Zach Zukowski (R2 revision)" w:date="2026-05-17T00:00:00Z">
        <w:r>
          <w:t xml:space="preserve"> </w:t>
        </w:r>
      </w:ins>
      <w:ins w:id="7453" w:author="Zach Zukowski (R2 revision)" w:date="2026-05-17T00:00:00Z">
        <w:r>
          <w:t xml:space="preserve">platforms for hardware network economics.</w:t>
        </w:r>
      </w:ins>
    </w:p>
    <w:bookmarkEnd w:id="122"/>
    <w:bookmarkStart w:id="123" w:name="references"/>
    <w:p>
      <w:pPr>
        <w:pStyle w:val="Heading1"/>
      </w:pPr>
      <w:ins w:id="7454" w:author="Zach Zukowski (R2 revision)" w:date="2026-05-17T00:00:00Z">
        <w:r>
          <w:t xml:space="preserve">References</w:t>
        </w:r>
      </w:ins>
    </w:p>
    <w:p>
      <w:pPr>
        <w:pStyle w:val="FirstParagraph"/>
      </w:pPr>
      <w:ins w:id="7455" w:author="Zach Zukowski (R2 revision)" w:date="2026-05-17T00:00:00Z">
        <w:r>
          <w:t xml:space="preserve">Birchall, J. (2011). People-centred businesses: Co-operatives, mutuals</w:t>
        </w:r>
      </w:ins>
      <w:ins w:id="7456" w:author="Zach Zukowski (R2 revision)" w:date="2026-05-17T00:00:00Z">
        <w:r>
          <w:t xml:space="preserve"> </w:t>
        </w:r>
      </w:ins>
      <w:ins w:id="7457" w:author="Zach Zukowski (R2 revision)" w:date="2026-05-17T00:00:00Z">
        <w:r>
          <w:t xml:space="preserve">and the idea of membership. Palgrave Macmillan.</w:t>
        </w:r>
      </w:ins>
    </w:p>
    <w:p>
      <w:pPr>
        <w:pStyle w:val="BodyText"/>
      </w:pPr>
      <w:ins w:id="7458" w:author="Zach Zukowski (R2 revision)" w:date="2026-05-17T00:00:00Z">
        <w:r>
          <w:t xml:space="preserve">Hansmann, H. (1996). The ownership of enterprise. Harvard University</w:t>
        </w:r>
      </w:ins>
      <w:ins w:id="7459" w:author="Zach Zukowski (R2 revision)" w:date="2026-05-17T00:00:00Z">
        <w:r>
          <w:t xml:space="preserve"> </w:t>
        </w:r>
      </w:ins>
      <w:ins w:id="7460" w:author="Zach Zukowski (R2 revision)" w:date="2026-05-17T00:00:00Z">
        <w:r>
          <w:t xml:space="preserve">Press.</w:t>
        </w:r>
      </w:ins>
    </w:p>
    <w:p>
      <w:pPr>
        <w:pStyle w:val="BodyText"/>
      </w:pPr>
      <w:ins w:id="7461" w:author="Zach Zukowski (R2 revision)" w:date="2026-05-17T00:00:00Z">
        <w:r>
          <w:t xml:space="preserve">International Cooperative Alliance. (1995). Statement on the cooperative</w:t>
        </w:r>
      </w:ins>
      <w:ins w:id="7462" w:author="Zach Zukowski (R2 revision)" w:date="2026-05-17T00:00:00Z">
        <w:r>
          <w:t xml:space="preserve"> </w:t>
        </w:r>
      </w:ins>
      <w:ins w:id="7463" w:author="Zach Zukowski (R2 revision)" w:date="2026-05-17T00:00:00Z">
        <w:r>
          <w:t xml:space="preserve">identity. ICA.</w:t>
        </w:r>
      </w:ins>
    </w:p>
    <w:p>
      <w:pPr>
        <w:pStyle w:val="BodyText"/>
      </w:pPr>
      <w:ins w:id="7464" w:author="Zach Zukowski (R2 revision)" w:date="2026-05-17T00:00:00Z">
        <w:r>
          <w:t xml:space="preserve">Scholz, T. (2016). Platform cooperativism: Challenging the corporate</w:t>
        </w:r>
      </w:ins>
      <w:ins w:id="7465" w:author="Zach Zukowski (R2 revision)" w:date="2026-05-17T00:00:00Z">
        <w:r>
          <w:t xml:space="preserve"> </w:t>
        </w:r>
      </w:ins>
      <w:ins w:id="7466" w:author="Zach Zukowski (R2 revision)" w:date="2026-05-17T00:00:00Z">
        <w:r>
          <w:t xml:space="preserve">sharing economy. Rosa Luxemburg Stiftung.</w:t>
        </w:r>
      </w:ins>
    </w:p>
    <w:p>
      <w:pPr>
        <w:pStyle w:val="BodyText"/>
      </w:pPr>
      <w:ins w:id="7467" w:author="Zach Zukowski (R2 revision)" w:date="2026-05-17T00:00:00Z">
        <w:r>
          <w:t xml:space="preserve">Alshater, M. M. (2026). Decentralized physical infrastructure networks</w:t>
        </w:r>
      </w:ins>
      <w:ins w:id="7468" w:author="Zach Zukowski (R2 revision)" w:date="2026-05-17T00:00:00Z">
        <w:r>
          <w:t xml:space="preserve"> </w:t>
        </w:r>
      </w:ins>
      <w:ins w:id="7469" w:author="Zach Zukowski (R2 revision)" w:date="2026-05-17T00:00:00Z">
        <w:r>
          <w:t xml:space="preserve">(DePIN) tokenomics. Frontiers in Blockchain, 8, 1644115.</w:t>
        </w:r>
      </w:ins>
      <w:ins w:id="7470" w:author="Zach Zukowski (R2 revision)" w:date="2026-05-17T00:00:00Z">
        <w:r>
          <w:t xml:space="preserve"> </w:t>
        </w:r>
      </w:ins>
      <w:ins w:id="7471" w:author="Zach Zukowski (R2 revision)" w:date="2026-05-17T00:00:00Z">
        <w:r>
          <w:t xml:space="preserve">https://doi.org/10.3389/fbloc.2025.1644115</w:t>
        </w:r>
      </w:ins>
    </w:p>
    <w:p>
      <w:pPr>
        <w:pStyle w:val="BodyText"/>
      </w:pPr>
      <w:ins w:id="7472" w:author="Zach Zukowski (R2 revision)" w:date="2026-05-17T00:00:00Z">
        <w:r>
          <w:t xml:space="preserve">Appiah, K. A. (2006). Cosmopolitanism: Ethics in a world of strangers.</w:t>
        </w:r>
      </w:ins>
      <w:ins w:id="7473" w:author="Zach Zukowski (R2 revision)" w:date="2026-05-17T00:00:00Z">
        <w:r>
          <w:t xml:space="preserve"> </w:t>
        </w:r>
      </w:ins>
      <w:ins w:id="7474" w:author="Zach Zukowski (R2 revision)" w:date="2026-05-17T00:00:00Z">
        <w:r>
          <w:t xml:space="preserve">W. W. Norton.</w:t>
        </w:r>
      </w:ins>
    </w:p>
    <w:p>
      <w:pPr>
        <w:pStyle w:val="BodyText"/>
      </w:pPr>
      <w:ins w:id="7475" w:author="Zach Zukowski (R2 revision)" w:date="2026-05-17T00:00:00Z">
        <w:r>
          <w:t xml:space="preserve">Appel, I., &amp; Grennan, J. (2023). Control of decentralized autonomous</w:t>
        </w:r>
      </w:ins>
      <w:ins w:id="7476" w:author="Zach Zukowski (R2 revision)" w:date="2026-05-17T00:00:00Z">
        <w:r>
          <w:t xml:space="preserve"> </w:t>
        </w:r>
      </w:ins>
      <w:ins w:id="7477" w:author="Zach Zukowski (R2 revision)" w:date="2026-05-17T00:00:00Z">
        <w:r>
          <w:t xml:space="preserve">organizations. AEA Papers and Proceedings, 113, 182–185.</w:t>
        </w:r>
      </w:ins>
      <w:ins w:id="7478" w:author="Zach Zukowski (R2 revision)" w:date="2026-05-17T00:00:00Z">
        <w:r>
          <w:t xml:space="preserve"> </w:t>
        </w:r>
      </w:ins>
      <w:ins w:id="7479" w:author="Zach Zukowski (R2 revision)" w:date="2026-05-17T00:00:00Z">
        <w:r>
          <w:t xml:space="preserve">https://doi.org/10.1257/pandp.20231119</w:t>
        </w:r>
      </w:ins>
    </w:p>
    <w:p>
      <w:pPr>
        <w:pStyle w:val="BodyText"/>
      </w:pPr>
      <w:ins w:id="7480" w:author="Zach Zukowski (R2 revision)" w:date="2026-05-17T00:00:00Z">
        <w:r>
          <w:t xml:space="preserve">Aramonte, S., Huang, W., &amp; Schrimpf, A. (2021). DeFi risks and the</w:t>
        </w:r>
      </w:ins>
      <w:ins w:id="7481" w:author="Zach Zukowski (R2 revision)" w:date="2026-05-17T00:00:00Z">
        <w:r>
          <w:t xml:space="preserve"> </w:t>
        </w:r>
      </w:ins>
      <w:ins w:id="7482" w:author="Zach Zukowski (R2 revision)" w:date="2026-05-17T00:00:00Z">
        <w:r>
          <w:t xml:space="preserve">decentralisation illusion. BIS Quarterly Review, December 2021, 21–36.</w:t>
        </w:r>
      </w:ins>
      <w:ins w:id="7483" w:author="Zach Zukowski (R2 revision)" w:date="2026-05-17T00:00:00Z">
        <w:r>
          <w:t xml:space="preserve"> </w:t>
        </w:r>
      </w:ins>
      <w:ins w:id="7484" w:author="Zach Zukowski (R2 revision)" w:date="2026-05-17T00:00:00Z">
        <w:r>
          <w:t xml:space="preserve">https://www.bis.org/publ/qtrpdf/r_qt2112b.htm</w:t>
        </w:r>
      </w:ins>
    </w:p>
    <w:p>
      <w:pPr>
        <w:pStyle w:val="BodyText"/>
      </w:pPr>
      <w:ins w:id="7485" w:author="Zach Zukowski (R2 revision)" w:date="2026-05-17T00:00:00Z">
        <w:r>
          <w:t xml:space="preserve">Arnosti, N., &amp; Weinberg, S. M. (2022). Bitcoin: A natural oligopoly.</w:t>
        </w:r>
      </w:ins>
      <w:ins w:id="7486" w:author="Zach Zukowski (R2 revision)" w:date="2026-05-17T00:00:00Z">
        <w:r>
          <w:t xml:space="preserve"> </w:t>
        </w:r>
      </w:ins>
      <w:ins w:id="7487" w:author="Zach Zukowski (R2 revision)" w:date="2026-05-17T00:00:00Z">
        <w:r>
          <w:t xml:space="preserve">Management Science, 68(7), 4755–4771.</w:t>
        </w:r>
      </w:ins>
      <w:ins w:id="7488" w:author="Zach Zukowski (R2 revision)" w:date="2026-05-17T00:00:00Z">
        <w:r>
          <w:t xml:space="preserve"> </w:t>
        </w:r>
      </w:ins>
      <w:ins w:id="7489" w:author="Zach Zukowski (R2 revision)" w:date="2026-05-17T00:00:00Z">
        <w:r>
          <w:t xml:space="preserve">https://doi.org/10.1287/mnsc.2021.4095</w:t>
        </w:r>
      </w:ins>
    </w:p>
    <w:p>
      <w:pPr>
        <w:pStyle w:val="BodyText"/>
      </w:pPr>
      <w:ins w:id="7490" w:author="Zach Zukowski (R2 revision)" w:date="2026-05-17T00:00:00Z">
        <w:r>
          <w:t xml:space="preserve">Atkinson, A. B. (1970). On the measurement of inequality. Journal of</w:t>
        </w:r>
      </w:ins>
      <w:ins w:id="7491" w:author="Zach Zukowski (R2 revision)" w:date="2026-05-17T00:00:00Z">
        <w:r>
          <w:t xml:space="preserve"> </w:t>
        </w:r>
      </w:ins>
      <w:ins w:id="7492" w:author="Zach Zukowski (R2 revision)" w:date="2026-05-17T00:00:00Z">
        <w:r>
          <w:t xml:space="preserve">Economic Theory, 2(3), 244-263.</w:t>
        </w:r>
      </w:ins>
      <w:ins w:id="7493" w:author="Zach Zukowski (R2 revision)" w:date="2026-05-17T00:00:00Z">
        <w:r>
          <w:t xml:space="preserve"> </w:t>
        </w:r>
      </w:ins>
      <w:ins w:id="7494" w:author="Zach Zukowski (R2 revision)" w:date="2026-05-17T00:00:00Z">
        <w:r>
          <w:t xml:space="preserve">https://doi.org/10.1016/0022-0531(70)90039-6</w:t>
        </w:r>
      </w:ins>
    </w:p>
    <w:p>
      <w:pPr>
        <w:pStyle w:val="BodyText"/>
      </w:pPr>
      <w:ins w:id="7495" w:author="Zach Zukowski (R2 revision)" w:date="2026-05-17T00:00:00Z">
        <w:r>
          <w:t xml:space="preserve">Atzori, M. (2017). Blockchain technology and decentralized governance:</w:t>
        </w:r>
      </w:ins>
      <w:ins w:id="7496" w:author="Zach Zukowski (R2 revision)" w:date="2026-05-17T00:00:00Z">
        <w:r>
          <w:t xml:space="preserve"> </w:t>
        </w:r>
      </w:ins>
      <w:ins w:id="7497" w:author="Zach Zukowski (R2 revision)" w:date="2026-05-17T00:00:00Z">
        <w:r>
          <w:t xml:space="preserve">Is the state still necessary? Journal of Governance and Regulation,</w:t>
        </w:r>
      </w:ins>
      <w:ins w:id="7498" w:author="Zach Zukowski (R2 revision)" w:date="2026-05-17T00:00:00Z">
        <w:r>
          <w:t xml:space="preserve"> </w:t>
        </w:r>
      </w:ins>
      <w:ins w:id="7499" w:author="Zach Zukowski (R2 revision)" w:date="2026-05-17T00:00:00Z">
        <w:r>
          <w:t xml:space="preserve">6(1), 45-62. https://doi.org/10.22495/jgr_v6_i1_p5</w:t>
        </w:r>
      </w:ins>
    </w:p>
    <w:p>
      <w:pPr>
        <w:pStyle w:val="BodyText"/>
      </w:pPr>
      <w:ins w:id="7500" w:author="Zach Zukowski (R2 revision)" w:date="2026-05-17T00:00:00Z">
        <w:r>
          <w:t xml:space="preserve">Ballandies, M. C., Wang, H., Law, A. C. C., Yang, J. C., Gosken, C., &amp;</w:t>
        </w:r>
      </w:ins>
      <w:ins w:id="7501" w:author="Zach Zukowski (R2 revision)" w:date="2026-05-17T00:00:00Z">
        <w:r>
          <w:t xml:space="preserve"> </w:t>
        </w:r>
      </w:ins>
      <w:ins w:id="7502" w:author="Zach Zukowski (R2 revision)" w:date="2026-05-17T00:00:00Z">
        <w:r>
          <w:t xml:space="preserve">Andrew, M. (2023). A taxonomy for blockchain-based decentralized</w:t>
        </w:r>
      </w:ins>
      <w:ins w:id="7503" w:author="Zach Zukowski (R2 revision)" w:date="2026-05-17T00:00:00Z">
        <w:r>
          <w:t xml:space="preserve"> </w:t>
        </w:r>
      </w:ins>
      <w:ins w:id="7504" w:author="Zach Zukowski (R2 revision)" w:date="2026-05-17T00:00:00Z">
        <w:r>
          <w:t xml:space="preserve">physical infrastructure networks (DePIN). 2023 IEEE 9th World Forum on</w:t>
        </w:r>
      </w:ins>
      <w:ins w:id="7505" w:author="Zach Zukowski (R2 revision)" w:date="2026-05-17T00:00:00Z">
        <w:r>
          <w:t xml:space="preserve"> </w:t>
        </w:r>
      </w:ins>
      <w:ins w:id="7506" w:author="Zach Zukowski (R2 revision)" w:date="2026-05-17T00:00:00Z">
        <w:r>
          <w:t xml:space="preserve">Internet of Things (WF-IoT).</w:t>
        </w:r>
      </w:ins>
    </w:p>
    <w:p>
      <w:pPr>
        <w:pStyle w:val="BodyText"/>
      </w:pPr>
      <w:ins w:id="7507" w:author="Zach Zukowski (R2 revision)" w:date="2026-05-17T00:00:00Z">
        <w:r>
          <w:t xml:space="preserve">Bane, D., &amp; Gala, S. (2025). State of DePIN 2024. Messari.</w:t>
        </w:r>
      </w:ins>
      <w:ins w:id="7508" w:author="Zach Zukowski (R2 revision)" w:date="2026-05-17T00:00:00Z">
        <w:r>
          <w:t xml:space="preserve"> </w:t>
        </w:r>
      </w:ins>
      <w:ins w:id="7509" w:author="Zach Zukowski (R2 revision)" w:date="2026-05-17T00:00:00Z">
        <w:r>
          <w:t xml:space="preserve">https://messari.io/report/state-of-depin-2024</w:t>
        </w:r>
      </w:ins>
    </w:p>
    <w:p>
      <w:pPr>
        <w:pStyle w:val="BodyText"/>
      </w:pPr>
      <w:ins w:id="7510" w:author="Zach Zukowski (R2 revision)" w:date="2026-05-17T00:00:00Z">
        <w:r>
          <w:t xml:space="preserve">Bane, D., &amp; Gala, S. (2026). State of DePIN 2025. Messari &amp; Escape</w:t>
        </w:r>
      </w:ins>
      <w:ins w:id="7511" w:author="Zach Zukowski (R2 revision)" w:date="2026-05-17T00:00:00Z">
        <w:r>
          <w:t xml:space="preserve"> </w:t>
        </w:r>
      </w:ins>
      <w:ins w:id="7512" w:author="Zach Zukowski (R2 revision)" w:date="2026-05-17T00:00:00Z">
        <w:r>
          <w:t xml:space="preserve">Velocity. https://messari.io/report/state-of-depin-2025</w:t>
        </w:r>
      </w:ins>
    </w:p>
    <w:p>
      <w:pPr>
        <w:pStyle w:val="BodyText"/>
      </w:pPr>
      <w:ins w:id="7513" w:author="Zach Zukowski (R2 revision)" w:date="2026-05-17T00:00:00Z">
        <w:r>
          <w:t xml:space="preserve">Barbereau, T., Smethurst, R., Papageorgiou, O., Sedlmeir, J., &amp; Fridgen,</w:t>
        </w:r>
      </w:ins>
      <w:ins w:id="7514" w:author="Zach Zukowski (R2 revision)" w:date="2026-05-17T00:00:00Z">
        <w:r>
          <w:t xml:space="preserve"> </w:t>
        </w:r>
      </w:ins>
      <w:ins w:id="7515" w:author="Zach Zukowski (R2 revision)" w:date="2026-05-17T00:00:00Z">
        <w:r>
          <w:t xml:space="preserve">G. (2023). Decentralised finance’s timocratic governance: The</w:t>
        </w:r>
      </w:ins>
      <w:ins w:id="7516" w:author="Zach Zukowski (R2 revision)" w:date="2026-05-17T00:00:00Z">
        <w:r>
          <w:t xml:space="preserve"> </w:t>
        </w:r>
      </w:ins>
      <w:ins w:id="7517" w:author="Zach Zukowski (R2 revision)" w:date="2026-05-17T00:00:00Z">
        <w:r>
          <w:t xml:space="preserve">distribution and exercise of tokenised voting rights. Technology in</w:t>
        </w:r>
      </w:ins>
      <w:ins w:id="7518" w:author="Zach Zukowski (R2 revision)" w:date="2026-05-17T00:00:00Z">
        <w:r>
          <w:t xml:space="preserve"> </w:t>
        </w:r>
      </w:ins>
      <w:ins w:id="7519" w:author="Zach Zukowski (R2 revision)" w:date="2026-05-17T00:00:00Z">
        <w:r>
          <w:t xml:space="preserve">Society, 73, 102251. https://doi.org/10.1016/j.techsoc.2023.102251</w:t>
        </w:r>
      </w:ins>
    </w:p>
    <w:p>
      <w:pPr>
        <w:pStyle w:val="BodyText"/>
      </w:pPr>
      <w:ins w:id="7520" w:author="Zach Zukowski (R2 revision)" w:date="2026-05-17T00:00:00Z">
        <w:r>
          <w:t xml:space="preserve">Baygi, R. M., Introna, L. D., &amp; Ostovar, M. (2024). Beyond categories: A</w:t>
        </w:r>
      </w:ins>
      <w:ins w:id="7521" w:author="Zach Zukowski (R2 revision)" w:date="2026-05-17T00:00:00Z">
        <w:r>
          <w:t xml:space="preserve"> </w:t>
        </w:r>
      </w:ins>
      <w:ins w:id="7522" w:author="Zach Zukowski (R2 revision)" w:date="2026-05-17T00:00:00Z">
        <w:r>
          <w:t xml:space="preserve">flow-oriented approach to social justice on online labor platforms. MIS</w:t>
        </w:r>
      </w:ins>
      <w:ins w:id="7523" w:author="Zach Zukowski (R2 revision)" w:date="2026-05-17T00:00:00Z">
        <w:r>
          <w:t xml:space="preserve"> </w:t>
        </w:r>
      </w:ins>
      <w:ins w:id="7524" w:author="Zach Zukowski (R2 revision)" w:date="2026-05-17T00:00:00Z">
        <w:r>
          <w:t xml:space="preserve">Quarterly, 48(4), 1663–1690. https://doi.org/10.25300/MISQ/2024/18253</w:t>
        </w:r>
      </w:ins>
    </w:p>
    <w:p>
      <w:pPr>
        <w:pStyle w:val="BodyText"/>
      </w:pPr>
      <w:ins w:id="7525" w:author="Zach Zukowski (R2 revision)" w:date="2026-05-17T00:00:00Z">
        <w:r>
          <w:t xml:space="preserve">Banzhaf, J. F., III. (1965). Weighted voting doesn’t work: A</w:t>
        </w:r>
      </w:ins>
      <w:ins w:id="7526" w:author="Zach Zukowski (R2 revision)" w:date="2026-05-17T00:00:00Z">
        <w:r>
          <w:t xml:space="preserve"> </w:t>
        </w:r>
      </w:ins>
      <w:ins w:id="7527" w:author="Zach Zukowski (R2 revision)" w:date="2026-05-17T00:00:00Z">
        <w:r>
          <w:t xml:space="preserve">mathematical analysis. Rutgers Law Review, 19(2), 317-343.</w:t>
        </w:r>
      </w:ins>
    </w:p>
    <w:p>
      <w:pPr>
        <w:pStyle w:val="BodyText"/>
      </w:pPr>
      <w:ins w:id="7528" w:author="Zach Zukowski (R2 revision)" w:date="2026-05-17T00:00:00Z">
        <w:r>
          <w:t xml:space="preserve">Beitz, C. R. (1979). Political theory and international relations.</w:t>
        </w:r>
      </w:ins>
      <w:ins w:id="7529" w:author="Zach Zukowski (R2 revision)" w:date="2026-05-17T00:00:00Z">
        <w:r>
          <w:t xml:space="preserve"> </w:t>
        </w:r>
      </w:ins>
      <w:ins w:id="7530" w:author="Zach Zukowski (R2 revision)" w:date="2026-05-17T00:00:00Z">
        <w:r>
          <w:t xml:space="preserve">Princeton University Press.</w:t>
        </w:r>
      </w:ins>
    </w:p>
    <w:p>
      <w:pPr>
        <w:pStyle w:val="BodyText"/>
      </w:pPr>
      <w:ins w:id="7531" w:author="Zach Zukowski (R2 revision)" w:date="2026-05-17T00:00:00Z">
        <w:r>
          <w:t xml:space="preserve">Berlin, I. (1958). Two concepts of liberty. Clarendon Press.</w:t>
        </w:r>
      </w:ins>
    </w:p>
    <w:p>
      <w:pPr>
        <w:pStyle w:val="BodyText"/>
      </w:pPr>
      <w:ins w:id="7532" w:author="Zach Zukowski (R2 revision)" w:date="2026-05-17T00:00:00Z">
        <w:r>
          <w:t xml:space="preserve">Blockworks. (2026). GEODNET analytics dashboard. Retrieved April 2026,</w:t>
        </w:r>
      </w:ins>
      <w:ins w:id="7533" w:author="Zach Zukowski (R2 revision)" w:date="2026-05-17T00:00:00Z">
        <w:r>
          <w:t xml:space="preserve"> </w:t>
        </w:r>
      </w:ins>
      <w:ins w:id="7534" w:author="Zach Zukowski (R2 revision)" w:date="2026-05-17T00:00:00Z">
        <w:r>
          <w:t xml:space="preserve">from https://blockworks.com/analytics/geodnet</w:t>
        </w:r>
      </w:ins>
    </w:p>
    <w:p>
      <w:pPr>
        <w:pStyle w:val="BodyText"/>
      </w:pPr>
      <w:ins w:id="7535" w:author="Zach Zukowski (R2 revision)" w:date="2026-05-17T00:00:00Z">
        <w:r>
          <w:t xml:space="preserve">Blockworks. (2026). Helium financials dashboard. Retrieved April 2026,</w:t>
        </w:r>
      </w:ins>
      <w:ins w:id="7536" w:author="Zach Zukowski (R2 revision)" w:date="2026-05-17T00:00:00Z">
        <w:r>
          <w:t xml:space="preserve"> </w:t>
        </w:r>
      </w:ins>
      <w:ins w:id="7537" w:author="Zach Zukowski (R2 revision)" w:date="2026-05-17T00:00:00Z">
        <w:r>
          <w:t xml:space="preserve">from https://blockworks.com/analytics/helium/helium-financials</w:t>
        </w:r>
      </w:ins>
    </w:p>
    <w:p>
      <w:pPr>
        <w:pStyle w:val="BodyText"/>
      </w:pPr>
      <w:ins w:id="7538" w:author="Zach Zukowski (R2 revision)" w:date="2026-05-17T00:00:00Z">
        <w:r>
          <w:t xml:space="preserve">Brennan, G., &amp; Buchanan, J. M. (1985). The reason of rules:</w:t>
        </w:r>
      </w:ins>
      <w:ins w:id="7539" w:author="Zach Zukowski (R2 revision)" w:date="2026-05-17T00:00:00Z">
        <w:r>
          <w:t xml:space="preserve"> </w:t>
        </w:r>
      </w:ins>
      <w:ins w:id="7540" w:author="Zach Zukowski (R2 revision)" w:date="2026-05-17T00:00:00Z">
        <w:r>
          <w:t xml:space="preserve">Constitutional political economy. Cambridge University Press.</w:t>
        </w:r>
      </w:ins>
    </w:p>
    <w:p>
      <w:pPr>
        <w:pStyle w:val="BodyText"/>
      </w:pPr>
      <w:ins w:id="7541" w:author="Zach Zukowski (R2 revision)" w:date="2026-05-17T00:00:00Z">
        <w:r>
          <w:t xml:space="preserve">Buchanan, J. M., &amp; Tullock, G. (1962). The calculus of consent: Logical</w:t>
        </w:r>
      </w:ins>
      <w:ins w:id="7542" w:author="Zach Zukowski (R2 revision)" w:date="2026-05-17T00:00:00Z">
        <w:r>
          <w:t xml:space="preserve"> </w:t>
        </w:r>
      </w:ins>
      <w:ins w:id="7543" w:author="Zach Zukowski (R2 revision)" w:date="2026-05-17T00:00:00Z">
        <w:r>
          <w:t xml:space="preserve">foundations of constitutional democracy. University of Michigan Press.</w:t>
        </w:r>
      </w:ins>
    </w:p>
    <w:p>
      <w:pPr>
        <w:pStyle w:val="BodyText"/>
      </w:pPr>
      <w:ins w:id="7544" w:author="Zach Zukowski (R2 revision)" w:date="2026-05-17T00:00:00Z">
        <w:r>
          <w:t xml:space="preserve">Buddensiek, E., &amp; Momtaz, P. P. (2025). Information cascades in</w:t>
        </w:r>
      </w:ins>
      <w:ins w:id="7545" w:author="Zach Zukowski (R2 revision)" w:date="2026-05-17T00:00:00Z">
        <w:r>
          <w:t xml:space="preserve"> </w:t>
        </w:r>
      </w:ins>
      <w:ins w:id="7546" w:author="Zach Zukowski (R2 revision)" w:date="2026-05-17T00:00:00Z">
        <w:r>
          <w:t xml:space="preserve">decentralized autonomous organizations (DAOs). SSRN Working Paper No.</w:t>
        </w:r>
      </w:ins>
      <w:ins w:id="7547" w:author="Zach Zukowski (R2 revision)" w:date="2026-05-17T00:00:00Z">
        <w:r>
          <w:t xml:space="preserve"> </w:t>
        </w:r>
      </w:ins>
      <w:ins w:id="7548" w:author="Zach Zukowski (R2 revision)" w:date="2026-05-17T00:00:00Z">
        <w:r>
          <w:t xml:space="preserve">5258156. https://doi.org/10.2139/ssrn.5258156</w:t>
        </w:r>
      </w:ins>
    </w:p>
    <w:p>
      <w:pPr>
        <w:pStyle w:val="BodyText"/>
      </w:pPr>
      <w:ins w:id="7549" w:author="Zach Zukowski (R2 revision)" w:date="2026-05-17T00:00:00Z">
        <w:r>
          <w:t xml:space="preserve">Buterin, V., Conner, E., Dudley, R., Slipper, M., &amp; Norder, I. (2019).</w:t>
        </w:r>
      </w:ins>
      <w:ins w:id="7550" w:author="Zach Zukowski (R2 revision)" w:date="2026-05-17T00:00:00Z">
        <w:r>
          <w:t xml:space="preserve"> </w:t>
        </w:r>
      </w:ins>
      <w:ins w:id="7551" w:author="Zach Zukowski (R2 revision)" w:date="2026-05-17T00:00:00Z">
        <w:r>
          <w:t xml:space="preserve">EIP-1559: Fee market change for ETH 1.0 chain (Ethereum Improvement</w:t>
        </w:r>
      </w:ins>
      <w:ins w:id="7552" w:author="Zach Zukowski (R2 revision)" w:date="2026-05-17T00:00:00Z">
        <w:r>
          <w:t xml:space="preserve"> </w:t>
        </w:r>
      </w:ins>
      <w:ins w:id="7553" w:author="Zach Zukowski (R2 revision)" w:date="2026-05-17T00:00:00Z">
        <w:r>
          <w:t xml:space="preserve">Proposal). https://eips.ethereum.org/EIPS/eip-1559</w:t>
        </w:r>
      </w:ins>
    </w:p>
    <w:p>
      <w:pPr>
        <w:pStyle w:val="BodyText"/>
      </w:pPr>
      <w:ins w:id="7554" w:author="Zach Zukowski (R2 revision)" w:date="2026-05-17T00:00:00Z">
        <w:r>
          <w:t xml:space="preserve">Calzada, I. (2025). The political economy of Web3 platformization:</w:t>
        </w:r>
      </w:ins>
      <w:ins w:id="7555" w:author="Zach Zukowski (R2 revision)" w:date="2026-05-17T00:00:00Z">
        <w:r>
          <w:t xml:space="preserve"> </w:t>
        </w:r>
      </w:ins>
      <w:ins w:id="7556" w:author="Zach Zukowski (R2 revision)" w:date="2026-05-17T00:00:00Z">
        <w:r>
          <w:t xml:space="preserve">Innovation systems, reaching the moon, governing the ghetto. Digital,</w:t>
        </w:r>
      </w:ins>
      <w:ins w:id="7557" w:author="Zach Zukowski (R2 revision)" w:date="2026-05-17T00:00:00Z">
        <w:r>
          <w:t xml:space="preserve"> </w:t>
        </w:r>
      </w:ins>
      <w:ins w:id="7558" w:author="Zach Zukowski (R2 revision)" w:date="2026-05-17T00:00:00Z">
        <w:r>
          <w:t xml:space="preserve">5(4), 62. https://doi.org/10.3390/digital5040062</w:t>
        </w:r>
      </w:ins>
    </w:p>
    <w:p>
      <w:pPr>
        <w:pStyle w:val="BodyText"/>
      </w:pPr>
      <w:ins w:id="7559" w:author="Zach Zukowski (R2 revision)" w:date="2026-05-17T00:00:00Z">
        <w:r>
          <w:t xml:space="preserve">CoinGecko. (2026). Cryptocurrency market data. Retrieved March 2026,</w:t>
        </w:r>
      </w:ins>
      <w:ins w:id="7560" w:author="Zach Zukowski (R2 revision)" w:date="2026-05-17T00:00:00Z">
        <w:r>
          <w:t xml:space="preserve"> </w:t>
        </w:r>
      </w:ins>
      <w:ins w:id="7561" w:author="Zach Zukowski (R2 revision)" w:date="2026-05-17T00:00:00Z">
        <w:r>
          <w:t xml:space="preserve">from https://www.coingecko.com</w:t>
        </w:r>
      </w:ins>
    </w:p>
    <w:p>
      <w:pPr>
        <w:pStyle w:val="BodyText"/>
      </w:pPr>
      <w:ins w:id="7562" w:author="Zach Zukowski (R2 revision)" w:date="2026-05-17T00:00:00Z">
        <w:r>
          <w:t xml:space="preserve">Cong, L. W., Li, Y., &amp; Wang, N. (2021). Tokenomics: Dynamic adoption and</w:t>
        </w:r>
      </w:ins>
      <w:ins w:id="7563" w:author="Zach Zukowski (R2 revision)" w:date="2026-05-17T00:00:00Z">
        <w:r>
          <w:t xml:space="preserve"> </w:t>
        </w:r>
      </w:ins>
      <w:ins w:id="7564" w:author="Zach Zukowski (R2 revision)" w:date="2026-05-17T00:00:00Z">
        <w:r>
          <w:t xml:space="preserve">valuation. Review of Financial Studies, 34(3), 1105–1155.</w:t>
        </w:r>
      </w:ins>
      <w:ins w:id="7565" w:author="Zach Zukowski (R2 revision)" w:date="2026-05-17T00:00:00Z">
        <w:r>
          <w:t xml:space="preserve"> </w:t>
        </w:r>
      </w:ins>
      <w:ins w:id="7566" w:author="Zach Zukowski (R2 revision)" w:date="2026-05-17T00:00:00Z">
        <w:r>
          <w:t xml:space="preserve">https://doi.org/10.1093/rfs/hhaa089</w:t>
        </w:r>
      </w:ins>
    </w:p>
    <w:p>
      <w:pPr>
        <w:pStyle w:val="BodyText"/>
      </w:pPr>
      <w:ins w:id="7567" w:author="Zach Zukowski (R2 revision)" w:date="2026-05-17T00:00:00Z">
        <w:r>
          <w:t xml:space="preserve">Cong, L. W., Rabetti, D., Wang, C. C. Y., &amp; Yan, Y. (2025). Centralized</w:t>
        </w:r>
      </w:ins>
      <w:ins w:id="7568" w:author="Zach Zukowski (R2 revision)" w:date="2026-05-17T00:00:00Z">
        <w:r>
          <w:t xml:space="preserve"> </w:t>
        </w:r>
      </w:ins>
      <w:ins w:id="7569" w:author="Zach Zukowski (R2 revision)" w:date="2026-05-17T00:00:00Z">
        <w:r>
          <w:t xml:space="preserve">governance in decentralized organizations (Draft: August 2025). Working</w:t>
        </w:r>
      </w:ins>
      <w:ins w:id="7570" w:author="Zach Zukowski (R2 revision)" w:date="2026-05-17T00:00:00Z">
        <w:r>
          <w:t xml:space="preserve"> </w:t>
        </w:r>
      </w:ins>
      <w:ins w:id="7571" w:author="Zach Zukowski (R2 revision)" w:date="2026-05-17T00:00:00Z">
        <w:r>
          <w:t xml:space="preserve">Paper.</w:t>
        </w:r>
      </w:ins>
    </w:p>
    <w:p>
      <w:pPr>
        <w:pStyle w:val="BodyText"/>
      </w:pPr>
      <w:ins w:id="7572" w:author="Zach Zukowski (R2 revision)" w:date="2026-05-17T00:00:00Z">
        <w:r>
          <w:t xml:space="preserve">Cohen, J. (1988). Statistical power analysis for the behavioral</w:t>
        </w:r>
      </w:ins>
      <w:ins w:id="7573" w:author="Zach Zukowski (R2 revision)" w:date="2026-05-17T00:00:00Z">
        <w:r>
          <w:t xml:space="preserve"> </w:t>
        </w:r>
      </w:ins>
      <w:ins w:id="7574" w:author="Zach Zukowski (R2 revision)" w:date="2026-05-17T00:00:00Z">
        <w:r>
          <w:t xml:space="preserve">sciences (2nd ed.). Lawrence Erlbaum Associates.</w:t>
        </w:r>
      </w:ins>
    </w:p>
    <w:p>
      <w:pPr>
        <w:pStyle w:val="BodyText"/>
      </w:pPr>
      <w:ins w:id="7575" w:author="Zach Zukowski (R2 revision)" w:date="2026-05-17T00:00:00Z">
        <w:r>
          <w:t xml:space="preserve">Cohen, J. (1989). Deliberation and democratic legitimacy. In A. Hamlin</w:t>
        </w:r>
      </w:ins>
      <w:ins w:id="7576" w:author="Zach Zukowski (R2 revision)" w:date="2026-05-17T00:00:00Z">
        <w:r>
          <w:t xml:space="preserve"> </w:t>
        </w:r>
      </w:ins>
      <w:ins w:id="7577" w:author="Zach Zukowski (R2 revision)" w:date="2026-05-17T00:00:00Z">
        <w:r>
          <w:t xml:space="preserve">&amp; P. Pettit (Eds.), The good polity: Normative analysis of the state</w:t>
        </w:r>
      </w:ins>
      <w:ins w:id="7578" w:author="Zach Zukowski (R2 revision)" w:date="2026-05-17T00:00:00Z">
        <w:r>
          <w:t xml:space="preserve"> </w:t>
        </w:r>
      </w:ins>
      <w:ins w:id="7579" w:author="Zach Zukowski (R2 revision)" w:date="2026-05-17T00:00:00Z">
        <w:r>
          <w:t xml:space="preserve">(pp. 17-34). Blackwell.</w:t>
        </w:r>
      </w:ins>
    </w:p>
    <w:p>
      <w:pPr>
        <w:pStyle w:val="BodyText"/>
      </w:pPr>
      <w:ins w:id="7580" w:author="Zach Zukowski (R2 revision)" w:date="2026-05-17T00:00:00Z">
        <w:r>
          <w:t xml:space="preserve">De Filippi, P., Mannan, M., Cossar, S., Merk, T., &amp; Kamalova, J. (2024).</w:t>
        </w:r>
      </w:ins>
      <w:ins w:id="7581" w:author="Zach Zukowski (R2 revision)" w:date="2026-05-17T00:00:00Z">
        <w:r>
          <w:t xml:space="preserve"> </w:t>
        </w:r>
      </w:ins>
      <w:ins w:id="7582" w:author="Zach Zukowski (R2 revision)" w:date="2026-05-17T00:00:00Z">
        <w:r>
          <w:t xml:space="preserve">Blockchain technology and polycentric governance (Research Project</w:t>
        </w:r>
      </w:ins>
      <w:ins w:id="7583" w:author="Zach Zukowski (R2 revision)" w:date="2026-05-17T00:00:00Z">
        <w:r>
          <w:t xml:space="preserve"> </w:t>
        </w:r>
      </w:ins>
      <w:ins w:id="7584" w:author="Zach Zukowski (R2 revision)" w:date="2026-05-17T00:00:00Z">
        <w:r>
          <w:t xml:space="preserve">Report). European University Institute, Robert Schuman Centre.</w:t>
        </w:r>
      </w:ins>
      <w:ins w:id="7585" w:author="Zach Zukowski (R2 revision)" w:date="2026-05-17T00:00:00Z">
        <w:r>
          <w:t xml:space="preserve"> </w:t>
        </w:r>
      </w:ins>
      <w:ins w:id="7586" w:author="Zach Zukowski (R2 revision)" w:date="2026-05-17T00:00:00Z">
        <w:r>
          <w:t xml:space="preserve">https://hdl.handle.net/1814/77030</w:t>
        </w:r>
      </w:ins>
    </w:p>
    <w:p>
      <w:pPr>
        <w:pStyle w:val="BodyText"/>
      </w:pPr>
      <w:ins w:id="7587" w:author="Zach Zukowski (R2 revision)" w:date="2026-05-17T00:00:00Z">
        <w:r>
          <w:t xml:space="preserve">De Filippi, P., &amp; Wright, A. (2018). Blockchain and the law: The rule of</w:t>
        </w:r>
      </w:ins>
      <w:ins w:id="7588" w:author="Zach Zukowski (R2 revision)" w:date="2026-05-17T00:00:00Z">
        <w:r>
          <w:t xml:space="preserve"> </w:t>
        </w:r>
      </w:ins>
      <w:ins w:id="7589" w:author="Zach Zukowski (R2 revision)" w:date="2026-05-17T00:00:00Z">
        <w:r>
          <w:t xml:space="preserve">code. Harvard University Press. https://doi.org/10.4159/9780674985933</w:t>
        </w:r>
      </w:ins>
    </w:p>
    <w:p>
      <w:pPr>
        <w:pStyle w:val="BodyText"/>
      </w:pPr>
      <w:ins w:id="7590" w:author="Zach Zukowski (R2 revision)" w:date="2026-05-17T00:00:00Z">
        <w:r>
          <w:t xml:space="preserve">DuPont, Q. (2014). The politics of cryptography: Bitcoin and the</w:t>
        </w:r>
      </w:ins>
      <w:ins w:id="7591" w:author="Zach Zukowski (R2 revision)" w:date="2026-05-17T00:00:00Z">
        <w:r>
          <w:t xml:space="preserve"> </w:t>
        </w:r>
      </w:ins>
      <w:ins w:id="7592" w:author="Zach Zukowski (R2 revision)" w:date="2026-05-17T00:00:00Z">
        <w:r>
          <w:t xml:space="preserve">ordering machines. Journal of Peer Production, 4. https://peerproduction.net</w:t>
        </w:r>
      </w:ins>
    </w:p>
    <w:p>
      <w:pPr>
        <w:pStyle w:val="BodyText"/>
      </w:pPr>
      <w:ins w:id="7593" w:author="Zach Zukowski (R2 revision)" w:date="2026-05-17T00:00:00Z">
        <w:r>
          <w:t xml:space="preserve">DeepDAO. (2023). DAO governance analytics [Data set]. Retrieved 2023,</w:t>
        </w:r>
      </w:ins>
      <w:ins w:id="7594" w:author="Zach Zukowski (R2 revision)" w:date="2026-05-17T00:00:00Z">
        <w:r>
          <w:t xml:space="preserve"> </w:t>
        </w:r>
      </w:ins>
      <w:ins w:id="7595" w:author="Zach Zukowski (R2 revision)" w:date="2026-05-17T00:00:00Z">
        <w:r>
          <w:t xml:space="preserve">from https://deepdao.io</w:t>
        </w:r>
      </w:ins>
    </w:p>
    <w:p>
      <w:pPr>
        <w:pStyle w:val="BodyText"/>
      </w:pPr>
      <w:ins w:id="7596" w:author="Zach Zukowski (R2 revision)" w:date="2026-05-17T00:00:00Z">
        <w:r>
          <w:t xml:space="preserve">Dune Analytics. (2026). On-chain governance token holder data [Data</w:t>
        </w:r>
      </w:ins>
      <w:ins w:id="7597" w:author="Zach Zukowski (R2 revision)" w:date="2026-05-17T00:00:00Z">
        <w:r>
          <w:t xml:space="preserve"> </w:t>
        </w:r>
      </w:ins>
      <w:ins w:id="7598" w:author="Zach Zukowski (R2 revision)" w:date="2026-05-17T00:00:00Z">
        <w:r>
          <w:t xml:space="preserve">set]. Retrieved March 2026, from https://dune.com</w:t>
        </w:r>
      </w:ins>
    </w:p>
    <w:p>
      <w:pPr>
        <w:pStyle w:val="BodyText"/>
      </w:pPr>
      <w:ins w:id="7599" w:author="Zach Zukowski (R2 revision)" w:date="2026-05-17T00:00:00Z">
        <w:r>
          <w:t xml:space="preserve">Eisermann, T., Campajola, C., Tessone, C. J., &amp; Teixeira, A. S. (2025).</w:t>
        </w:r>
      </w:ins>
      <w:ins w:id="7600" w:author="Zach Zukowski (R2 revision)" w:date="2026-05-17T00:00:00Z">
        <w:r>
          <w:t xml:space="preserve"> </w:t>
        </w:r>
      </w:ins>
      <w:ins w:id="7601" w:author="Zach Zukowski (R2 revision)" w:date="2026-05-17T00:00:00Z">
        <w:r>
          <w:t xml:space="preserve">Concentration in governance control across decentralised finance</w:t>
        </w:r>
      </w:ins>
      <w:ins w:id="7602" w:author="Zach Zukowski (R2 revision)" w:date="2026-05-17T00:00:00Z">
        <w:r>
          <w:t xml:space="preserve"> </w:t>
        </w:r>
      </w:ins>
      <w:ins w:id="7603" w:author="Zach Zukowski (R2 revision)" w:date="2026-05-17T00:00:00Z">
        <w:r>
          <w:t xml:space="preserve">protocols. EPJ Data Science, 14, 85.</w:t>
        </w:r>
      </w:ins>
      <w:ins w:id="7604" w:author="Zach Zukowski (R2 revision)" w:date="2026-05-17T00:00:00Z">
        <w:r>
          <w:t xml:space="preserve"> </w:t>
        </w:r>
      </w:ins>
      <w:ins w:id="7605" w:author="Zach Zukowski (R2 revision)" w:date="2026-05-17T00:00:00Z">
        <w:r>
          <w:t xml:space="preserve">https://doi.org/10.1140/epjds/s13688-025-00610-5</w:t>
        </w:r>
      </w:ins>
    </w:p>
    <w:p>
      <w:pPr>
        <w:pStyle w:val="BodyText"/>
      </w:pPr>
      <w:ins w:id="7606" w:author="Zach Zukowski (R2 revision)" w:date="2026-05-17T00:00:00Z">
        <w:r>
          <w:t xml:space="preserve">Esposito, M., Tse, T., &amp; Goh, D. (2025). Decentralizing governance:</w:t>
        </w:r>
      </w:ins>
      <w:ins w:id="7607" w:author="Zach Zukowski (R2 revision)" w:date="2026-05-17T00:00:00Z">
        <w:r>
          <w:t xml:space="preserve"> </w:t>
        </w:r>
      </w:ins>
      <w:ins w:id="7608" w:author="Zach Zukowski (R2 revision)" w:date="2026-05-17T00:00:00Z">
        <w:r>
          <w:t xml:space="preserve">Exploring the dynamics and challenges of digital commons and DAOs.</w:t>
        </w:r>
      </w:ins>
      <w:ins w:id="7609" w:author="Zach Zukowski (R2 revision)" w:date="2026-05-17T00:00:00Z">
        <w:r>
          <w:t xml:space="preserve"> </w:t>
        </w:r>
      </w:ins>
      <w:ins w:id="7610" w:author="Zach Zukowski (R2 revision)" w:date="2026-05-17T00:00:00Z">
        <w:r>
          <w:t xml:space="preserve">Frontiers in Blockchain, 8, 1538227.</w:t>
        </w:r>
      </w:ins>
      <w:ins w:id="7611" w:author="Zach Zukowski (R2 revision)" w:date="2026-05-17T00:00:00Z">
        <w:r>
          <w:t xml:space="preserve"> </w:t>
        </w:r>
      </w:ins>
      <w:ins w:id="7612" w:author="Zach Zukowski (R2 revision)" w:date="2026-05-17T00:00:00Z">
        <w:r>
          <w:t xml:space="preserve">https://doi.org/10.3389/fbloc.2025.1538227</w:t>
        </w:r>
      </w:ins>
    </w:p>
    <w:p>
      <w:pPr>
        <w:pStyle w:val="BodyText"/>
      </w:pPr>
      <w:ins w:id="7613" w:author="Zach Zukowski (R2 revision)" w:date="2026-05-17T00:00:00Z">
        <w:r>
          <w:t xml:space="preserve">Fan, Z., DeFilippi, P., Mannan, M., &amp; Tan, J. (2025). Distributed</w:t>
        </w:r>
      </w:ins>
      <w:ins w:id="7614" w:author="Zach Zukowski (R2 revision)" w:date="2026-05-17T00:00:00Z">
        <w:r>
          <w:t xml:space="preserve"> </w:t>
        </w:r>
      </w:ins>
      <w:ins w:id="7615" w:author="Zach Zukowski (R2 revision)" w:date="2026-05-17T00:00:00Z">
        <w:r>
          <w:t xml:space="preserve">governance in decentralized autonomous organizations: A survey of theory</w:t>
        </w:r>
      </w:ins>
      <w:ins w:id="7616" w:author="Zach Zukowski (R2 revision)" w:date="2026-05-17T00:00:00Z">
        <w:r>
          <w:t xml:space="preserve"> </w:t>
        </w:r>
      </w:ins>
      <w:ins w:id="7617" w:author="Zach Zukowski (R2 revision)" w:date="2026-05-17T00:00:00Z">
        <w:r>
          <w:t xml:space="preserve">and practice. Working Paper.</w:t>
        </w:r>
      </w:ins>
    </w:p>
    <w:p>
      <w:pPr>
        <w:pStyle w:val="BodyText"/>
      </w:pPr>
      <w:ins w:id="7618" w:author="Zach Zukowski (R2 revision)" w:date="2026-05-17T00:00:00Z">
        <w:r>
          <w:t xml:space="preserve">Feichtinger, R., Fritsch, R., Vonlanthen, Y., &amp; Wattenhofer, R. (2023).</w:t>
        </w:r>
      </w:ins>
      <w:ins w:id="7619" w:author="Zach Zukowski (R2 revision)" w:date="2026-05-17T00:00:00Z">
        <w:r>
          <w:t xml:space="preserve"> </w:t>
        </w:r>
      </w:ins>
      <w:ins w:id="7620" w:author="Zach Zukowski (R2 revision)" w:date="2026-05-17T00:00:00Z">
        <w:r>
          <w:t xml:space="preserve">The hidden shortcomings of (D)AOs: An empirical study of on-chain</w:t>
        </w:r>
      </w:ins>
      <w:ins w:id="7621" w:author="Zach Zukowski (R2 revision)" w:date="2026-05-17T00:00:00Z">
        <w:r>
          <w:t xml:space="preserve"> </w:t>
        </w:r>
      </w:ins>
      <w:ins w:id="7622" w:author="Zach Zukowski (R2 revision)" w:date="2026-05-17T00:00:00Z">
        <w:r>
          <w:t xml:space="preserve">governance. In International Conference on Financial Cryptography and</w:t>
        </w:r>
      </w:ins>
      <w:ins w:id="7623" w:author="Zach Zukowski (R2 revision)" w:date="2026-05-17T00:00:00Z">
        <w:r>
          <w:t xml:space="preserve"> </w:t>
        </w:r>
      </w:ins>
      <w:ins w:id="7624" w:author="Zach Zukowski (R2 revision)" w:date="2026-05-17T00:00:00Z">
        <w:r>
          <w:t xml:space="preserve">Data Security (pp. 165–185). Springer.</w:t>
        </w:r>
      </w:ins>
    </w:p>
    <w:p>
      <w:pPr>
        <w:pStyle w:val="BodyText"/>
      </w:pPr>
      <w:ins w:id="7625" w:author="Zach Zukowski (R2 revision)" w:date="2026-05-17T00:00:00Z">
        <w:r>
          <w:t xml:space="preserve">Floridi, L. (2013). The ethics of information. Oxford University Press.</w:t>
        </w:r>
      </w:ins>
    </w:p>
    <w:p>
      <w:pPr>
        <w:pStyle w:val="BodyText"/>
      </w:pPr>
      <w:ins w:id="7626" w:author="Zach Zukowski (R2 revision)" w:date="2026-05-17T00:00:00Z">
        <w:r>
          <w:t xml:space="preserve">Fritsch, R., Müller, M., &amp; Wattenhofer, R. (2024). Analyzing voting</w:t>
        </w:r>
      </w:ins>
      <w:ins w:id="7627" w:author="Zach Zukowski (R2 revision)" w:date="2026-05-17T00:00:00Z">
        <w:r>
          <w:t xml:space="preserve"> </w:t>
        </w:r>
      </w:ins>
      <w:ins w:id="7628" w:author="Zach Zukowski (R2 revision)" w:date="2026-05-17T00:00:00Z">
        <w:r>
          <w:t xml:space="preserve">power in decentralized governance: Who controls DAOs? Blockchain:</w:t>
        </w:r>
      </w:ins>
      <w:ins w:id="7629" w:author="Zach Zukowski (R2 revision)" w:date="2026-05-17T00:00:00Z">
        <w:r>
          <w:t xml:space="preserve"> </w:t>
        </w:r>
      </w:ins>
      <w:ins w:id="7630" w:author="Zach Zukowski (R2 revision)" w:date="2026-05-17T00:00:00Z">
        <w:r>
          <w:t xml:space="preserve">Research and Applications, 5(3), 100208.</w:t>
        </w:r>
      </w:ins>
      <w:ins w:id="7631" w:author="Zach Zukowski (R2 revision)" w:date="2026-05-17T00:00:00Z">
        <w:r>
          <w:t xml:space="preserve"> </w:t>
        </w:r>
      </w:ins>
      <w:ins w:id="7632" w:author="Zach Zukowski (R2 revision)" w:date="2026-05-17T00:00:00Z">
        <w:r>
          <w:t xml:space="preserve">https://doi.org/10.1016/j.bcra.2024.100208</w:t>
        </w:r>
      </w:ins>
    </w:p>
    <w:p>
      <w:pPr>
        <w:pStyle w:val="BodyText"/>
      </w:pPr>
      <w:ins w:id="7633" w:author="Zach Zukowski (R2 revision)" w:date="2026-05-17T00:00:00Z">
        <w:r>
          <w:t xml:space="preserve">Gersbach, H., Schneider, M., &amp; Shahkar, P. (2024). Effects of vote</w:t>
        </w:r>
      </w:ins>
      <w:ins w:id="7634" w:author="Zach Zukowski (R2 revision)" w:date="2026-05-17T00:00:00Z">
        <w:r>
          <w:t xml:space="preserve"> </w:t>
        </w:r>
      </w:ins>
      <w:ins w:id="7635" w:author="Zach Zukowski (R2 revision)" w:date="2026-05-17T00:00:00Z">
        <w:r>
          <w:t xml:space="preserve">delegation in blockchains: Who wins? arXiv:2408.05410 (revised July</w:t>
        </w:r>
      </w:ins>
      <w:ins w:id="7636" w:author="Zach Zukowski (R2 revision)" w:date="2026-05-17T00:00:00Z">
        <w:r>
          <w:t xml:space="preserve"> </w:t>
        </w:r>
      </w:ins>
      <w:ins w:id="7637" w:author="Zach Zukowski (R2 revision)" w:date="2026-05-17T00:00:00Z">
        <w:r>
          <w:t xml:space="preserve">2025). https://doi.org/10.48550/arXiv.2408.05410</w:t>
        </w:r>
      </w:ins>
    </w:p>
    <w:p>
      <w:pPr>
        <w:pStyle w:val="BodyText"/>
      </w:pPr>
      <w:ins w:id="7638" w:author="Zach Zukowski (R2 revision)" w:date="2026-05-17T00:00:00Z">
        <w:r>
          <w:t xml:space="preserve">Hall, A. B., &amp; Miyazaki, S. (2024). What happens when anyone can be your</w:t>
        </w:r>
      </w:ins>
      <w:ins w:id="7639" w:author="Zach Zukowski (R2 revision)" w:date="2026-05-17T00:00:00Z">
        <w:r>
          <w:t xml:space="preserve"> </w:t>
        </w:r>
      </w:ins>
      <w:ins w:id="7640" w:author="Zach Zukowski (R2 revision)" w:date="2026-05-17T00:00:00Z">
        <w:r>
          <w:t xml:space="preserve">representative? Studying the use of liquid democracy for high-stakes</w:t>
        </w:r>
      </w:ins>
      <w:ins w:id="7641" w:author="Zach Zukowski (R2 revision)" w:date="2026-05-17T00:00:00Z">
        <w:r>
          <w:t xml:space="preserve"> </w:t>
        </w:r>
      </w:ins>
      <w:ins w:id="7642" w:author="Zach Zukowski (R2 revision)" w:date="2026-05-17T00:00:00Z">
        <w:r>
          <w:t xml:space="preserve">decisions in online platforms. Stanford GSB Working Paper.</w:t>
        </w:r>
      </w:ins>
      <w:ins w:id="7643" w:author="Zach Zukowski (R2 revision)" w:date="2026-05-17T00:00:00Z">
        <w:r>
          <w:t xml:space="preserve"> </w:t>
        </w:r>
      </w:ins>
      <w:ins w:id="7644" w:author="Zach Zukowski (R2 revision)" w:date="2026-05-17T00:00:00Z">
        <w:r>
          <w:t xml:space="preserve">https://doi.org/10.31219/osf.io/k3hcd</w:t>
        </w:r>
      </w:ins>
    </w:p>
    <w:p>
      <w:pPr>
        <w:pStyle w:val="BodyText"/>
      </w:pPr>
      <w:ins w:id="7645" w:author="Zach Zukowski (R2 revision)" w:date="2026-05-17T00:00:00Z">
        <w:r>
          <w:t xml:space="preserve">Han, J., Lee, J., &amp; Li, T. (2023). DAO governance. European Corporate</w:t>
        </w:r>
      </w:ins>
      <w:ins w:id="7646" w:author="Zach Zukowski (R2 revision)" w:date="2026-05-17T00:00:00Z">
        <w:r>
          <w:t xml:space="preserve"> </w:t>
        </w:r>
      </w:ins>
      <w:ins w:id="7647" w:author="Zach Zukowski (R2 revision)" w:date="2026-05-17T00:00:00Z">
        <w:r>
          <w:t xml:space="preserve">Governance Institute Finance Working Paper No. 1119/2025.</w:t>
        </w:r>
      </w:ins>
      <w:ins w:id="7648" w:author="Zach Zukowski (R2 revision)" w:date="2026-05-17T00:00:00Z">
        <w:r>
          <w:t xml:space="preserve"> </w:t>
        </w:r>
      </w:ins>
      <w:ins w:id="7649" w:author="Zach Zukowski (R2 revision)" w:date="2026-05-17T00:00:00Z">
        <w:r>
          <w:t xml:space="preserve">https://doi.org/10.2139/ssrn.4346581</w:t>
        </w:r>
      </w:ins>
    </w:p>
    <w:p>
      <w:pPr>
        <w:pStyle w:val="BodyText"/>
      </w:pPr>
      <w:ins w:id="7650" w:author="Zach Zukowski (R2 revision)" w:date="2026-05-17T00:00:00Z">
        <w:r>
          <w:t xml:space="preserve">Han, J., Lee, J., &amp; Li, T. (2024). A review of DAO governance: Recent</w:t>
        </w:r>
      </w:ins>
      <w:ins w:id="7651" w:author="Zach Zukowski (R2 revision)" w:date="2026-05-17T00:00:00Z">
        <w:r>
          <w:t xml:space="preserve"> </w:t>
        </w:r>
      </w:ins>
      <w:ins w:id="7652" w:author="Zach Zukowski (R2 revision)" w:date="2026-05-17T00:00:00Z">
        <w:r>
          <w:t xml:space="preserve">literature and emerging trends. European Corporate Governance Institute</w:t>
        </w:r>
      </w:ins>
      <w:ins w:id="7653" w:author="Zach Zukowski (R2 revision)" w:date="2026-05-17T00:00:00Z">
        <w:r>
          <w:t xml:space="preserve"> </w:t>
        </w:r>
      </w:ins>
      <w:ins w:id="7654" w:author="Zach Zukowski (R2 revision)" w:date="2026-05-17T00:00:00Z">
        <w:r>
          <w:t xml:space="preserve">Finance Working Paper No. 1044/2025.</w:t>
        </w:r>
      </w:ins>
      <w:ins w:id="7655" w:author="Zach Zukowski (R2 revision)" w:date="2026-05-17T00:00:00Z">
        <w:r>
          <w:t xml:space="preserve"> </w:t>
        </w:r>
      </w:ins>
      <w:ins w:id="7656" w:author="Zach Zukowski (R2 revision)" w:date="2026-05-17T00:00:00Z">
        <w:r>
          <w:t xml:space="preserve">https://doi.org/10.2139/ssrn.5074046</w:t>
        </w:r>
      </w:ins>
    </w:p>
    <w:p>
      <w:pPr>
        <w:pStyle w:val="BodyText"/>
      </w:pPr>
      <w:ins w:id="7657" w:author="Zach Zukowski (R2 revision)" w:date="2026-05-17T00:00:00Z">
        <w:r>
          <w:t xml:space="preserve">Habermas, J. (1996). Between facts and norms: Contributions to a</w:t>
        </w:r>
      </w:ins>
      <w:ins w:id="7658" w:author="Zach Zukowski (R2 revision)" w:date="2026-05-17T00:00:00Z">
        <w:r>
          <w:t xml:space="preserve"> </w:t>
        </w:r>
      </w:ins>
      <w:ins w:id="7659" w:author="Zach Zukowski (R2 revision)" w:date="2026-05-17T00:00:00Z">
        <w:r>
          <w:t xml:space="preserve">discourse theory of law and democracy. MIT Press.</w:t>
        </w:r>
      </w:ins>
    </w:p>
    <w:p>
      <w:pPr>
        <w:pStyle w:val="BodyText"/>
      </w:pPr>
      <w:ins w:id="7660" w:author="Zach Zukowski (R2 revision)" w:date="2026-05-17T00:00:00Z">
        <w:r>
          <w:t xml:space="preserve">Hardin, G. (1968). The tragedy of the commons. Science, 162(3859),</w:t>
        </w:r>
      </w:ins>
      <w:ins w:id="7661" w:author="Zach Zukowski (R2 revision)" w:date="2026-05-17T00:00:00Z">
        <w:r>
          <w:t xml:space="preserve"> </w:t>
        </w:r>
      </w:ins>
      <w:ins w:id="7662" w:author="Zach Zukowski (R2 revision)" w:date="2026-05-17T00:00:00Z">
        <w:r>
          <w:t xml:space="preserve">1243-1248. https://doi.org/10.1126/science.162.3859.1243</w:t>
        </w:r>
      </w:ins>
    </w:p>
    <w:p>
      <w:pPr>
        <w:pStyle w:val="BodyText"/>
      </w:pPr>
      <w:ins w:id="7663" w:author="Zach Zukowski (R2 revision)" w:date="2026-05-17T00:00:00Z">
        <w:r>
          <w:t xml:space="preserve">Hayek, F. A. (1945). The use of knowledge in society. American Economic</w:t>
        </w:r>
      </w:ins>
      <w:ins w:id="7664" w:author="Zach Zukowski (R2 revision)" w:date="2026-05-17T00:00:00Z">
        <w:r>
          <w:t xml:space="preserve"> </w:t>
        </w:r>
      </w:ins>
      <w:ins w:id="7665" w:author="Zach Zukowski (R2 revision)" w:date="2026-05-17T00:00:00Z">
        <w:r>
          <w:t xml:space="preserve">Review, 35(4), 519-530. https://doi.org/10.2307/1809376</w:t>
        </w:r>
      </w:ins>
    </w:p>
    <w:p>
      <w:pPr>
        <w:pStyle w:val="BodyText"/>
      </w:pPr>
      <w:ins w:id="7666" w:author="Zach Zukowski (R2 revision)" w:date="2026-05-17T00:00:00Z">
        <w:r>
          <w:t xml:space="preserve">Hirschman, A. O. (1964). The paternity of an index. American Economic</w:t>
        </w:r>
      </w:ins>
      <w:ins w:id="7667" w:author="Zach Zukowski (R2 revision)" w:date="2026-05-17T00:00:00Z">
        <w:r>
          <w:t xml:space="preserve"> </w:t>
        </w:r>
      </w:ins>
      <w:ins w:id="7668" w:author="Zach Zukowski (R2 revision)" w:date="2026-05-17T00:00:00Z">
        <w:r>
          <w:t xml:space="preserve">Review, 54(5), 761.</w:t>
        </w:r>
      </w:ins>
    </w:p>
    <w:p>
      <w:pPr>
        <w:pStyle w:val="BodyText"/>
      </w:pPr>
      <w:ins w:id="7669" w:author="Zach Zukowski (R2 revision)" w:date="2026-05-17T00:00:00Z">
        <w:r>
          <w:t xml:space="preserve">Holmstrom, B. (1979). Moral hazard and observability. The Bell</w:t>
        </w:r>
      </w:ins>
      <w:ins w:id="7670" w:author="Zach Zukowski (R2 revision)" w:date="2026-05-17T00:00:00Z">
        <w:r>
          <w:t xml:space="preserve"> </w:t>
        </w:r>
      </w:ins>
      <w:ins w:id="7671" w:author="Zach Zukowski (R2 revision)" w:date="2026-05-17T00:00:00Z">
        <w:r>
          <w:t xml:space="preserve">Journal of Economics, 10(1), 74-91. https://doi.org/10.2307/3003320</w:t>
        </w:r>
      </w:ins>
    </w:p>
    <w:p>
      <w:pPr>
        <w:pStyle w:val="BodyText"/>
      </w:pPr>
      <w:ins w:id="7672" w:author="Zach Zukowski (R2 revision)" w:date="2026-05-17T00:00:00Z">
        <w:r>
          <w:t xml:space="preserve">Howell, S. T., Niessner, M., &amp; Yermack, D. (2020). Initial coin</w:t>
        </w:r>
      </w:ins>
      <w:ins w:id="7673" w:author="Zach Zukowski (R2 revision)" w:date="2026-05-17T00:00:00Z">
        <w:r>
          <w:t xml:space="preserve"> </w:t>
        </w:r>
      </w:ins>
      <w:ins w:id="7674" w:author="Zach Zukowski (R2 revision)" w:date="2026-05-17T00:00:00Z">
        <w:r>
          <w:t xml:space="preserve">offerings: Financing growth with cryptocurrency token sales. Review of</w:t>
        </w:r>
      </w:ins>
      <w:ins w:id="7675" w:author="Zach Zukowski (R2 revision)" w:date="2026-05-17T00:00:00Z">
        <w:r>
          <w:t xml:space="preserve"> </w:t>
        </w:r>
      </w:ins>
      <w:ins w:id="7676" w:author="Zach Zukowski (R2 revision)" w:date="2026-05-17T00:00:00Z">
        <w:r>
          <w:t xml:space="preserve">Financial Studies, 33(9), 3925–3974. https://doi.org/10.1093/rfs/hhz131</w:t>
        </w:r>
      </w:ins>
    </w:p>
    <w:p>
      <w:pPr>
        <w:pStyle w:val="BodyText"/>
      </w:pPr>
      <w:ins w:id="7677" w:author="Zach Zukowski (R2 revision)" w:date="2026-05-17T00:00:00Z">
        <w:r>
          <w:t xml:space="preserve">Hurwicz, L. (1973). The design of mechanisms for resource allocation.</w:t>
        </w:r>
      </w:ins>
      <w:ins w:id="7678" w:author="Zach Zukowski (R2 revision)" w:date="2026-05-17T00:00:00Z">
        <w:r>
          <w:t xml:space="preserve"> </w:t>
        </w:r>
      </w:ins>
      <w:ins w:id="7679" w:author="Zach Zukowski (R2 revision)" w:date="2026-05-17T00:00:00Z">
        <w:r>
          <w:t xml:space="preserve">American Economic Review, 63(2), 1–30.</w:t>
        </w:r>
      </w:ins>
    </w:p>
    <w:p>
      <w:pPr>
        <w:pStyle w:val="BodyText"/>
      </w:pPr>
      <w:ins w:id="7680" w:author="Zach Zukowski (R2 revision)" w:date="2026-05-17T00:00:00Z">
        <w:r>
          <w:t xml:space="preserve">Kant, I. (1991). Perpetual peace: A philosophical sketch. In H. Reiss</w:t>
        </w:r>
      </w:ins>
      <w:ins w:id="7681" w:author="Zach Zukowski (R2 revision)" w:date="2026-05-17T00:00:00Z">
        <w:r>
          <w:t xml:space="preserve"> </w:t>
        </w:r>
      </w:ins>
      <w:ins w:id="7682" w:author="Zach Zukowski (R2 revision)" w:date="2026-05-17T00:00:00Z">
        <w:r>
          <w:t xml:space="preserve">(Ed.), Kant: Political writings (pp. 93-130). Cambridge University</w:t>
        </w:r>
      </w:ins>
      <w:ins w:id="7683" w:author="Zach Zukowski (R2 revision)" w:date="2026-05-17T00:00:00Z">
        <w:r>
          <w:t xml:space="preserve"> </w:t>
        </w:r>
      </w:ins>
      <w:ins w:id="7684" w:author="Zach Zukowski (R2 revision)" w:date="2026-05-17T00:00:00Z">
        <w:r>
          <w:t xml:space="preserve">Press. (Original work published 1795)</w:t>
        </w:r>
      </w:ins>
    </w:p>
    <w:p>
      <w:pPr>
        <w:pStyle w:val="BodyText"/>
      </w:pPr>
      <w:ins w:id="7685" w:author="Zach Zukowski (R2 revision)" w:date="2026-05-17T00:00:00Z">
        <w:r>
          <w:t xml:space="preserve">Kant, I. (1997). Groundwork of the metaphysics of morals (M. Gregor, Ed.</w:t>
        </w:r>
      </w:ins>
      <w:ins w:id="7686" w:author="Zach Zukowski (R2 revision)" w:date="2026-05-17T00:00:00Z">
        <w:r>
          <w:t xml:space="preserve"> </w:t>
        </w:r>
      </w:ins>
      <w:ins w:id="7687" w:author="Zach Zukowski (R2 revision)" w:date="2026-05-17T00:00:00Z">
        <w:r>
          <w:t xml:space="preserve">&amp; Trans.). Cambridge University Press. (Original work published 1785.)</w:t>
        </w:r>
      </w:ins>
    </w:p>
    <w:p>
      <w:pPr>
        <w:pStyle w:val="BodyText"/>
      </w:pPr>
      <w:ins w:id="7688" w:author="Zach Zukowski (R2 revision)" w:date="2026-05-17T00:00:00Z">
        <w:r>
          <w:t xml:space="preserve">Kiayias, A., Koutsoupias, E., Markakis, E., &amp; Tsamopoulos, P. (2025).</w:t>
        </w:r>
      </w:ins>
      <w:ins w:id="7689" w:author="Zach Zukowski (R2 revision)" w:date="2026-05-17T00:00:00Z">
        <w:r>
          <w:t xml:space="preserve"> </w:t>
        </w:r>
      </w:ins>
      <w:ins w:id="7690" w:author="Zach Zukowski (R2 revision)" w:date="2026-05-17T00:00:00Z">
        <w:r>
          <w:t xml:space="preserve">Pool formation in oceanic games: Shapley value and proportional sharing.</w:t>
        </w:r>
      </w:ins>
      <w:ins w:id="7691" w:author="Zach Zukowski (R2 revision)" w:date="2026-05-17T00:00:00Z">
        <w:r>
          <w:t xml:space="preserve"> </w:t>
        </w:r>
      </w:ins>
      <w:ins w:id="7692" w:author="Zach Zukowski (R2 revision)" w:date="2026-05-17T00:00:00Z">
        <w:r>
          <w:t xml:space="preserve">In Proc. 7th Conference on Advances in Financial Technologies (AFT</w:t>
        </w:r>
      </w:ins>
      <w:ins w:id="7693" w:author="Zach Zukowski (R2 revision)" w:date="2026-05-17T00:00:00Z">
        <w:r>
          <w:t xml:space="preserve"> </w:t>
        </w:r>
      </w:ins>
      <w:ins w:id="7694" w:author="Zach Zukowski (R2 revision)" w:date="2026-05-17T00:00:00Z">
        <w:r>
          <w:t xml:space="preserve">2025), LIPIcs Vol. 354, pp. 21:1–21:24.</w:t>
        </w:r>
      </w:ins>
      <w:ins w:id="7695" w:author="Zach Zukowski (R2 revision)" w:date="2026-05-17T00:00:00Z">
        <w:r>
          <w:t xml:space="preserve"> </w:t>
        </w:r>
      </w:ins>
      <w:ins w:id="7696" w:author="Zach Zukowski (R2 revision)" w:date="2026-05-17T00:00:00Z">
        <w:r>
          <w:t xml:space="preserve">https://doi.org/10.4230/LIPIcs.AFT.2025.21</w:t>
        </w:r>
      </w:ins>
    </w:p>
    <w:p>
      <w:pPr>
        <w:pStyle w:val="BodyText"/>
      </w:pPr>
      <w:ins w:id="7697" w:author="Zach Zukowski (R2 revision)" w:date="2026-05-17T00:00:00Z">
        <w:r>
          <w:t xml:space="preserve">Kvålsøth, T. O. (2022a). Measurement of market (industry) concentration</w:t>
        </w:r>
      </w:ins>
      <w:ins w:id="7698" w:author="Zach Zukowski (R2 revision)" w:date="2026-05-17T00:00:00Z">
        <w:r>
          <w:t xml:space="preserve"> </w:t>
        </w:r>
      </w:ins>
      <w:ins w:id="7699" w:author="Zach Zukowski (R2 revision)" w:date="2026-05-17T00:00:00Z">
        <w:r>
          <w:t xml:space="preserve">based on value validity. PLOS ONE, 17(2), e0264613.</w:t>
        </w:r>
      </w:ins>
      <w:ins w:id="7700" w:author="Zach Zukowski (R2 revision)" w:date="2026-05-17T00:00:00Z">
        <w:r>
          <w:t xml:space="preserve"> </w:t>
        </w:r>
      </w:ins>
      <w:ins w:id="7701" w:author="Zach Zukowski (R2 revision)" w:date="2026-05-17T00:00:00Z">
        <w:r>
          <w:t xml:space="preserve">https://doi.org/10.1371/journal.pone.0264613</w:t>
        </w:r>
      </w:ins>
    </w:p>
    <w:p>
      <w:pPr>
        <w:pStyle w:val="BodyText"/>
      </w:pPr>
      <w:ins w:id="7702" w:author="Zach Zukowski (R2 revision)" w:date="2026-05-17T00:00:00Z">
        <w:r>
          <w:t xml:space="preserve">Kvålsøth, T. O. (2022b). Cautionary note about the Herfindahl-Hirschman</w:t>
        </w:r>
      </w:ins>
      <w:ins w:id="7703" w:author="Zach Zukowski (R2 revision)" w:date="2026-05-17T00:00:00Z">
        <w:r>
          <w:t xml:space="preserve"> </w:t>
        </w:r>
      </w:ins>
      <w:ins w:id="7704" w:author="Zach Zukowski (R2 revision)" w:date="2026-05-17T00:00:00Z">
        <w:r>
          <w:t xml:space="preserve">Index of market (industry) concentration. Contemporary Economics, 16(1),</w:t>
        </w:r>
      </w:ins>
      <w:ins w:id="7705" w:author="Zach Zukowski (R2 revision)" w:date="2026-05-17T00:00:00Z">
        <w:r>
          <w:t xml:space="preserve"> </w:t>
        </w:r>
      </w:ins>
      <w:ins w:id="7706" w:author="Zach Zukowski (R2 revision)" w:date="2026-05-17T00:00:00Z">
        <w:r>
          <w:t xml:space="preserve">51–60. https://ssrn.com/abstract=4132083</w:t>
        </w:r>
      </w:ins>
    </w:p>
    <w:p>
      <w:pPr>
        <w:pStyle w:val="BodyText"/>
      </w:pPr>
      <w:ins w:id="7707" w:author="Zach Zukowski (R2 revision)" w:date="2026-05-17T00:00:00Z">
        <w:r>
          <w:t xml:space="preserve">Li, S., &amp; Chen, Y. (2024). Governing decentralized autonomous</w:t>
        </w:r>
      </w:ins>
      <w:ins w:id="7708" w:author="Zach Zukowski (R2 revision)" w:date="2026-05-17T00:00:00Z">
        <w:r>
          <w:t xml:space="preserve"> </w:t>
        </w:r>
      </w:ins>
      <w:ins w:id="7709" w:author="Zach Zukowski (R2 revision)" w:date="2026-05-17T00:00:00Z">
        <w:r>
          <w:t xml:space="preserve">organizations as digital commons. Journal of Business Venturing</w:t>
        </w:r>
      </w:ins>
      <w:ins w:id="7710" w:author="Zach Zukowski (R2 revision)" w:date="2026-05-17T00:00:00Z">
        <w:r>
          <w:t xml:space="preserve"> </w:t>
        </w:r>
      </w:ins>
      <w:ins w:id="7711" w:author="Zach Zukowski (R2 revision)" w:date="2026-05-17T00:00:00Z">
        <w:r>
          <w:t xml:space="preserve">Insights, 22, e00450. https://doi.org/10.1016/j.jbvi.2024.e00450</w:t>
        </w:r>
      </w:ins>
    </w:p>
    <w:p>
      <w:pPr>
        <w:pStyle w:val="BodyText"/>
      </w:pPr>
      <w:ins w:id="7712" w:author="Zach Zukowski (R2 revision)" w:date="2026-05-17T00:00:00Z">
        <w:r>
          <w:t xml:space="preserve">Michels, R. (1911/1962). Political parties: A sociological study of the</w:t>
        </w:r>
      </w:ins>
      <w:ins w:id="7713" w:author="Zach Zukowski (R2 revision)" w:date="2026-05-17T00:00:00Z">
        <w:r>
          <w:t xml:space="preserve"> </w:t>
        </w:r>
      </w:ins>
      <w:ins w:id="7714" w:author="Zach Zukowski (R2 revision)" w:date="2026-05-17T00:00:00Z">
        <w:r>
          <w:t xml:space="preserve">oligarchical tendencies of modern democracy (E. Paul &amp; C. Paul, Trans.).</w:t>
        </w:r>
      </w:ins>
      <w:ins w:id="7715" w:author="Zach Zukowski (R2 revision)" w:date="2026-05-17T00:00:00Z">
        <w:r>
          <w:t xml:space="preserve"> </w:t>
        </w:r>
      </w:ins>
      <w:ins w:id="7716" w:author="Zach Zukowski (R2 revision)" w:date="2026-05-17T00:00:00Z">
        <w:r>
          <w:t xml:space="preserve">Free Press. (Original work published 1911)</w:t>
        </w:r>
      </w:ins>
    </w:p>
    <w:p>
      <w:pPr>
        <w:pStyle w:val="BodyText"/>
      </w:pPr>
      <w:ins w:id="7717" w:author="Zach Zukowski (R2 revision)" w:date="2026-05-17T00:00:00Z">
        <w:r>
          <w:t xml:space="preserve">Motepalli, S., Garg, N., Zhang, G., &amp; Jacobsen, H.-A. (2025).</w:t>
        </w:r>
      </w:ins>
      <w:ins w:id="7718" w:author="Zach Zukowski (R2 revision)" w:date="2026-05-17T00:00:00Z">
        <w:r>
          <w:t xml:space="preserve"> </w:t>
        </w:r>
      </w:ins>
      <w:ins w:id="7719" w:author="Zach Zukowski (R2 revision)" w:date="2026-05-17T00:00:00Z">
        <w:r>
          <w:t xml:space="preserve">Decentralization in PoS blockchain consensus: Quantification and</w:t>
        </w:r>
      </w:ins>
      <w:ins w:id="7720" w:author="Zach Zukowski (R2 revision)" w:date="2026-05-17T00:00:00Z">
        <w:r>
          <w:t xml:space="preserve"> </w:t>
        </w:r>
      </w:ins>
      <w:ins w:id="7721" w:author="Zach Zukowski (R2 revision)" w:date="2026-05-17T00:00:00Z">
        <w:r>
          <w:t xml:space="preserve">advancement. arXiv:2504.14351. https://arxiv.org/abs/2504.14351</w:t>
        </w:r>
      </w:ins>
    </w:p>
    <w:p>
      <w:pPr>
        <w:pStyle w:val="BodyText"/>
      </w:pPr>
      <w:ins w:id="7722" w:author="Zach Zukowski (R2 revision)" w:date="2026-05-17T00:00:00Z">
        <w:r>
          <w:t xml:space="preserve">Myerson, R. B. (1981). Optimal auction design. Mathematics of Operations</w:t>
        </w:r>
      </w:ins>
      <w:ins w:id="7723" w:author="Zach Zukowski (R2 revision)" w:date="2026-05-17T00:00:00Z">
        <w:r>
          <w:t xml:space="preserve"> </w:t>
        </w:r>
      </w:ins>
      <w:ins w:id="7724" w:author="Zach Zukowski (R2 revision)" w:date="2026-05-17T00:00:00Z">
        <w:r>
          <w:t xml:space="preserve">Research, 6(1), 58–73. https://doi.org/10.1287/moor.6.1.58</w:t>
        </w:r>
      </w:ins>
    </w:p>
    <w:p>
      <w:pPr>
        <w:pStyle w:val="BodyText"/>
      </w:pPr>
      <w:ins w:id="7725" w:author="Zach Zukowski (R2 revision)" w:date="2026-05-17T00:00:00Z">
        <w:r>
          <w:t xml:space="preserve">Nabben, K., Wang, H., &amp; Zargham, M. (2024). Decentralised governance for</w:t>
        </w:r>
      </w:ins>
      <w:ins w:id="7726" w:author="Zach Zukowski (R2 revision)" w:date="2026-05-17T00:00:00Z">
        <w:r>
          <w:t xml:space="preserve"> </w:t>
        </w:r>
      </w:ins>
      <w:ins w:id="7727" w:author="Zach Zukowski (R2 revision)" w:date="2026-05-17T00:00:00Z">
        <w:r>
          <w:t xml:space="preserve">autonomous cyber-physical systems. arXiv preprint, arXiv:2408.16764.</w:t>
        </w:r>
      </w:ins>
      <w:ins w:id="7728" w:author="Zach Zukowski (R2 revision)" w:date="2026-05-17T00:00:00Z">
        <w:r>
          <w:t xml:space="preserve"> </w:t>
        </w:r>
      </w:ins>
      <w:ins w:id="7729" w:author="Zach Zukowski (R2 revision)" w:date="2026-05-17T00:00:00Z">
        <w:r>
          <w:t xml:space="preserve">https://arxiv.org/abs/2408.16764</w:t>
        </w:r>
      </w:ins>
    </w:p>
    <w:p>
      <w:pPr>
        <w:pStyle w:val="BodyText"/>
      </w:pPr>
      <w:ins w:id="7730" w:author="Zach Zukowski (R2 revision)" w:date="2026-05-17T00:00:00Z">
        <w:r>
          <w:t xml:space="preserve">Nadler, M., &amp; Schär, F. (2020). Decentralized finance, centralized</w:t>
        </w:r>
      </w:ins>
      <w:ins w:id="7731" w:author="Zach Zukowski (R2 revision)" w:date="2026-05-17T00:00:00Z">
        <w:r>
          <w:t xml:space="preserve"> </w:t>
        </w:r>
      </w:ins>
      <w:ins w:id="7732" w:author="Zach Zukowski (R2 revision)" w:date="2026-05-17T00:00:00Z">
        <w:r>
          <w:t xml:space="preserve">ownership? An iterative mapping process to measure protocol token</w:t>
        </w:r>
      </w:ins>
      <w:ins w:id="7733" w:author="Zach Zukowski (R2 revision)" w:date="2026-05-17T00:00:00Z">
        <w:r>
          <w:t xml:space="preserve"> </w:t>
        </w:r>
      </w:ins>
      <w:ins w:id="7734" w:author="Zach Zukowski (R2 revision)" w:date="2026-05-17T00:00:00Z">
        <w:r>
          <w:t xml:space="preserve">distribution. arXiv:2012.09306.</w:t>
        </w:r>
      </w:ins>
      <w:ins w:id="7735" w:author="Zach Zukowski (R2 revision)" w:date="2026-05-17T00:00:00Z">
        <w:r>
          <w:t xml:space="preserve"> </w:t>
        </w:r>
      </w:ins>
      <w:ins w:id="7736" w:author="Zach Zukowski (R2 revision)" w:date="2026-05-17T00:00:00Z">
        <w:r>
          <w:t xml:space="preserve">https://doi.org/10.48550/arXiv.2012.09306</w:t>
        </w:r>
      </w:ins>
    </w:p>
    <w:p>
      <w:pPr>
        <w:pStyle w:val="BodyText"/>
      </w:pPr>
      <w:ins w:id="7737" w:author="Zach Zukowski (R2 revision)" w:date="2026-05-17T00:00:00Z">
        <w:r>
          <w:t xml:space="preserve">North, D. C. (1990). Institutions, institutional change and economic</w:t>
        </w:r>
      </w:ins>
      <w:ins w:id="7738" w:author="Zach Zukowski (R2 revision)" w:date="2026-05-17T00:00:00Z">
        <w:r>
          <w:t xml:space="preserve"> </w:t>
        </w:r>
      </w:ins>
      <w:ins w:id="7739" w:author="Zach Zukowski (R2 revision)" w:date="2026-05-17T00:00:00Z">
        <w:r>
          <w:t xml:space="preserve">performance. Cambridge University Press.</w:t>
        </w:r>
      </w:ins>
    </w:p>
    <w:p>
      <w:pPr>
        <w:pStyle w:val="BodyText"/>
      </w:pPr>
      <w:ins w:id="7740" w:author="Zach Zukowski (R2 revision)" w:date="2026-05-17T00:00:00Z">
        <w:r>
          <w:t xml:space="preserve">Nissenbaum, H. (2010). Privacy in context: Technology, policy, and the</w:t>
        </w:r>
      </w:ins>
      <w:ins w:id="7741" w:author="Zach Zukowski (R2 revision)" w:date="2026-05-17T00:00:00Z">
        <w:r>
          <w:t xml:space="preserve"> </w:t>
        </w:r>
      </w:ins>
      <w:ins w:id="7742" w:author="Zach Zukowski (R2 revision)" w:date="2026-05-17T00:00:00Z">
        <w:r>
          <w:t xml:space="preserve">integrity of social life. Stanford University Press.</w:t>
        </w:r>
      </w:ins>
    </w:p>
    <w:p>
      <w:pPr>
        <w:pStyle w:val="BodyText"/>
      </w:pPr>
      <w:ins w:id="7743" w:author="Zach Zukowski (R2 revision)" w:date="2026-05-17T00:00:00Z">
        <w:r>
          <w:t xml:space="preserve">Nussbaum, M. C. (2011). Creating capabilities: The human development</w:t>
        </w:r>
      </w:ins>
      <w:ins w:id="7744" w:author="Zach Zukowski (R2 revision)" w:date="2026-05-17T00:00:00Z">
        <w:r>
          <w:t xml:space="preserve"> </w:t>
        </w:r>
      </w:ins>
      <w:ins w:id="7745" w:author="Zach Zukowski (R2 revision)" w:date="2026-05-17T00:00:00Z">
        <w:r>
          <w:t xml:space="preserve">approach. Harvard University Press.</w:t>
        </w:r>
      </w:ins>
    </w:p>
    <w:p>
      <w:pPr>
        <w:pStyle w:val="BodyText"/>
      </w:pPr>
      <w:ins w:id="7746" w:author="Zach Zukowski (R2 revision)" w:date="2026-05-17T00:00:00Z">
        <w:r>
          <w:t xml:space="preserve">Okutan, B. A., Schmid, S., &amp; Pignolet, Y.-A. (2025). Democracy for DAOs:</w:t>
        </w:r>
      </w:ins>
      <w:ins w:id="7747" w:author="Zach Zukowski (R2 revision)" w:date="2026-05-17T00:00:00Z">
        <w:r>
          <w:t xml:space="preserve"> </w:t>
        </w:r>
      </w:ins>
      <w:ins w:id="7748" w:author="Zach Zukowski (R2 revision)" w:date="2026-05-17T00:00:00Z">
        <w:r>
          <w:t xml:space="preserve">An empirical study of decentralized governance and dynamics: Case study</w:t>
        </w:r>
      </w:ins>
      <w:ins w:id="7749" w:author="Zach Zukowski (R2 revision)" w:date="2026-05-17T00:00:00Z">
        <w:r>
          <w:t xml:space="preserve"> </w:t>
        </w:r>
      </w:ins>
      <w:ins w:id="7750" w:author="Zach Zukowski (R2 revision)" w:date="2026-05-17T00:00:00Z">
        <w:r>
          <w:t xml:space="preserve">Internet Computer SNS ecosystem. In Proc. IEEE International Conference</w:t>
        </w:r>
      </w:ins>
      <w:ins w:id="7751" w:author="Zach Zukowski (R2 revision)" w:date="2026-05-17T00:00:00Z">
        <w:r>
          <w:t xml:space="preserve"> </w:t>
        </w:r>
      </w:ins>
      <w:ins w:id="7752" w:author="Zach Zukowski (R2 revision)" w:date="2026-05-17T00:00:00Z">
        <w:r>
          <w:t xml:space="preserve">on Blockchain and Cryptocurrency (ICBC).</w:t>
        </w:r>
      </w:ins>
      <w:ins w:id="7753" w:author="Zach Zukowski (R2 revision)" w:date="2026-05-17T00:00:00Z">
        <w:r>
          <w:t xml:space="preserve"> </w:t>
        </w:r>
      </w:ins>
      <w:ins w:id="7754" w:author="Zach Zukowski (R2 revision)" w:date="2026-05-17T00:00:00Z">
        <w:r>
          <w:t xml:space="preserve">https://doi.org/10.1109/icbc64466.2025.11114606</w:t>
        </w:r>
      </w:ins>
    </w:p>
    <w:p>
      <w:pPr>
        <w:pStyle w:val="BodyText"/>
      </w:pPr>
      <w:ins w:id="7755" w:author="Zach Zukowski (R2 revision)" w:date="2026-05-17T00:00:00Z">
        <w:r>
          <w:t xml:space="preserve">Olson, M. (1965). The logic of collective action: Public goods and the</w:t>
        </w:r>
      </w:ins>
      <w:ins w:id="7756" w:author="Zach Zukowski (R2 revision)" w:date="2026-05-17T00:00:00Z">
        <w:r>
          <w:t xml:space="preserve"> </w:t>
        </w:r>
      </w:ins>
      <w:ins w:id="7757" w:author="Zach Zukowski (R2 revision)" w:date="2026-05-17T00:00:00Z">
        <w:r>
          <w:t xml:space="preserve">theory of groups. Harvard University Press.</w:t>
        </w:r>
      </w:ins>
    </w:p>
    <w:p>
      <w:pPr>
        <w:pStyle w:val="BodyText"/>
      </w:pPr>
      <w:ins w:id="7758" w:author="Zach Zukowski (R2 revision)" w:date="2026-05-17T00:00:00Z">
        <w:r>
          <w:t xml:space="preserve">Ostrom, E. (1990). Governing the commons: The evolution of institutions</w:t>
        </w:r>
      </w:ins>
      <w:ins w:id="7759" w:author="Zach Zukowski (R2 revision)" w:date="2026-05-17T00:00:00Z">
        <w:r>
          <w:t xml:space="preserve"> </w:t>
        </w:r>
      </w:ins>
      <w:ins w:id="7760" w:author="Zach Zukowski (R2 revision)" w:date="2026-05-17T00:00:00Z">
        <w:r>
          <w:t xml:space="preserve">for collective action. Cambridge University Press.</w:t>
        </w:r>
      </w:ins>
    </w:p>
    <w:p>
      <w:pPr>
        <w:pStyle w:val="BodyText"/>
      </w:pPr>
      <w:ins w:id="7761" w:author="Zach Zukowski (R2 revision)" w:date="2026-05-17T00:00:00Z">
        <w:r>
          <w:t xml:space="preserve">Optimism. (2024). Optimism governance documentation: Citizens’ House.</w:t>
        </w:r>
      </w:ins>
      <w:ins w:id="7762" w:author="Zach Zukowski (R2 revision)" w:date="2026-05-17T00:00:00Z">
        <w:r>
          <w:t xml:space="preserve"> </w:t>
        </w:r>
      </w:ins>
      <w:ins w:id="7763" w:author="Zach Zukowski (R2 revision)" w:date="2026-05-17T00:00:00Z">
        <w:r>
          <w:t xml:space="preserve">https://community.optimism.io/docs/governance/</w:t>
        </w:r>
      </w:ins>
    </w:p>
    <w:p>
      <w:pPr>
        <w:pStyle w:val="BodyText"/>
      </w:pPr>
      <w:ins w:id="7764" w:author="Zach Zukowski (R2 revision)" w:date="2026-05-17T00:00:00Z">
        <w:r>
          <w:t xml:space="preserve">Pettit, P. (1997). Republicanism: A theory of freedom and government.</w:t>
        </w:r>
      </w:ins>
      <w:ins w:id="7765" w:author="Zach Zukowski (R2 revision)" w:date="2026-05-17T00:00:00Z">
        <w:r>
          <w:t xml:space="preserve"> </w:t>
        </w:r>
      </w:ins>
      <w:ins w:id="7766" w:author="Zach Zukowski (R2 revision)" w:date="2026-05-17T00:00:00Z">
        <w:r>
          <w:t xml:space="preserve">Oxford University Press.</w:t>
        </w:r>
      </w:ins>
    </w:p>
    <w:p>
      <w:pPr>
        <w:pStyle w:val="BodyText"/>
      </w:pPr>
      <w:ins w:id="7767" w:author="Zach Zukowski (R2 revision)" w:date="2026-05-17T00:00:00Z">
        <w:r>
          <w:t xml:space="preserve">Pfeffer, J., &amp; Salancik, G. R. (1978). The external control of</w:t>
        </w:r>
      </w:ins>
      <w:ins w:id="7768" w:author="Zach Zukowski (R2 revision)" w:date="2026-05-17T00:00:00Z">
        <w:r>
          <w:t xml:space="preserve"> </w:t>
        </w:r>
      </w:ins>
      <w:ins w:id="7769" w:author="Zach Zukowski (R2 revision)" w:date="2026-05-17T00:00:00Z">
        <w:r>
          <w:t xml:space="preserve">organizations: A resource dependence perspective. Harper &amp; Row.</w:t>
        </w:r>
      </w:ins>
    </w:p>
    <w:p>
      <w:pPr>
        <w:pStyle w:val="BodyText"/>
      </w:pPr>
      <w:ins w:id="7770" w:author="Zach Zukowski (R2 revision)" w:date="2026-05-17T00:00:00Z">
        <w:r>
          <w:t xml:space="preserve">Pettit, P. (2012). On the people’s terms: A republican theory and</w:t>
        </w:r>
      </w:ins>
      <w:ins w:id="7771" w:author="Zach Zukowski (R2 revision)" w:date="2026-05-17T00:00:00Z">
        <w:r>
          <w:t xml:space="preserve"> </w:t>
        </w:r>
      </w:ins>
      <w:ins w:id="7772" w:author="Zach Zukowski (R2 revision)" w:date="2026-05-17T00:00:00Z">
        <w:r>
          <w:t xml:space="preserve">model of democracy. Cambridge University Press.</w:t>
        </w:r>
      </w:ins>
    </w:p>
    <w:p>
      <w:pPr>
        <w:pStyle w:val="BodyText"/>
      </w:pPr>
      <w:ins w:id="7773" w:author="Zach Zukowski (R2 revision)" w:date="2026-05-17T00:00:00Z">
        <w:r>
          <w:t xml:space="preserve">Pogge, T. (2002). World poverty and human rights: Cosmopolitan</w:t>
        </w:r>
      </w:ins>
      <w:ins w:id="7774" w:author="Zach Zukowski (R2 revision)" w:date="2026-05-17T00:00:00Z">
        <w:r>
          <w:t xml:space="preserve"> </w:t>
        </w:r>
      </w:ins>
      <w:ins w:id="7775" w:author="Zach Zukowski (R2 revision)" w:date="2026-05-17T00:00:00Z">
        <w:r>
          <w:t xml:space="preserve">responsibilities and reforms. Polity Press.</w:t>
        </w:r>
      </w:ins>
    </w:p>
    <w:p>
      <w:pPr>
        <w:pStyle w:val="BodyText"/>
      </w:pPr>
      <w:ins w:id="7776" w:author="Zach Zukowski (R2 revision)" w:date="2026-05-17T00:00:00Z">
        <w:r>
          <w:t xml:space="preserve">Rawls, J. (1999). A theory of justice (Rev. ed.). Belknap Press of</w:t>
        </w:r>
      </w:ins>
      <w:ins w:id="7777" w:author="Zach Zukowski (R2 revision)" w:date="2026-05-17T00:00:00Z">
        <w:r>
          <w:t xml:space="preserve"> </w:t>
        </w:r>
      </w:ins>
      <w:ins w:id="7778" w:author="Zach Zukowski (R2 revision)" w:date="2026-05-17T00:00:00Z">
        <w:r>
          <w:t xml:space="preserve">Harvard University Press. https://doi.org/10.4159/9780674042582</w:t>
        </w:r>
      </w:ins>
      <w:ins w:id="7779" w:author="Zach Zukowski (R2 revision)" w:date="2026-05-17T00:00:00Z">
        <w:r>
          <w:t xml:space="preserve"> </w:t>
        </w:r>
      </w:ins>
      <w:ins w:id="7780" w:author="Zach Zukowski (R2 revision)" w:date="2026-05-17T00:00:00Z">
        <w:r>
          <w:t xml:space="preserve">(Original work published 1971.)</w:t>
        </w:r>
      </w:ins>
    </w:p>
    <w:p>
      <w:pPr>
        <w:pStyle w:val="BodyText"/>
      </w:pPr>
      <w:ins w:id="7781" w:author="Zach Zukowski (R2 revision)" w:date="2026-05-17T00:00:00Z">
        <w:r>
          <w:t xml:space="preserve">Rawls, J. (2001). Justice as fairness: A restatement. Harvard</w:t>
        </w:r>
      </w:ins>
      <w:ins w:id="7782" w:author="Zach Zukowski (R2 revision)" w:date="2026-05-17T00:00:00Z">
        <w:r>
          <w:t xml:space="preserve"> </w:t>
        </w:r>
      </w:ins>
      <w:ins w:id="7783" w:author="Zach Zukowski (R2 revision)" w:date="2026-05-17T00:00:00Z">
        <w:r>
          <w:t xml:space="preserve">University Press.</w:t>
        </w:r>
      </w:ins>
    </w:p>
    <w:p>
      <w:pPr>
        <w:pStyle w:val="BodyText"/>
      </w:pPr>
      <w:ins w:id="7784" w:author="Zach Zukowski (R2 revision)" w:date="2026-05-17T00:00:00Z">
        <w:r>
          <w:t xml:space="preserve">Reijers, W., &amp; Coeckelbergh, M. (2018). The blockchain as a narrative</w:t>
        </w:r>
      </w:ins>
      <w:ins w:id="7785" w:author="Zach Zukowski (R2 revision)" w:date="2026-05-17T00:00:00Z">
        <w:r>
          <w:t xml:space="preserve"> </w:t>
        </w:r>
      </w:ins>
      <w:ins w:id="7786" w:author="Zach Zukowski (R2 revision)" w:date="2026-05-17T00:00:00Z">
        <w:r>
          <w:t xml:space="preserve">technology: Investigating the social ontology and normative</w:t>
        </w:r>
      </w:ins>
      <w:ins w:id="7787" w:author="Zach Zukowski (R2 revision)" w:date="2026-05-17T00:00:00Z">
        <w:r>
          <w:t xml:space="preserve"> </w:t>
        </w:r>
      </w:ins>
      <w:ins w:id="7788" w:author="Zach Zukowski (R2 revision)" w:date="2026-05-17T00:00:00Z">
        <w:r>
          <w:t xml:space="preserve">configurations of cryptocurrencies. Philosophy &amp; Technology, 31(1),</w:t>
        </w:r>
      </w:ins>
      <w:ins w:id="7789" w:author="Zach Zukowski (R2 revision)" w:date="2026-05-17T00:00:00Z">
        <w:r>
          <w:t xml:space="preserve"> </w:t>
        </w:r>
      </w:ins>
      <w:ins w:id="7790" w:author="Zach Zukowski (R2 revision)" w:date="2026-05-17T00:00:00Z">
        <w:r>
          <w:t xml:space="preserve">103–130. https://doi.org/10.1007/s13347-016-0239-x</w:t>
        </w:r>
      </w:ins>
    </w:p>
    <w:p>
      <w:pPr>
        <w:pStyle w:val="BodyText"/>
      </w:pPr>
      <w:ins w:id="7791" w:author="Zach Zukowski (R2 revision)" w:date="2026-05-17T00:00:00Z">
        <w:r>
          <w:t xml:space="preserve">Rikken, O., Janssen, M., &amp; Kwee, Z. (2023). Governance impacts of</w:t>
        </w:r>
      </w:ins>
      <w:ins w:id="7792" w:author="Zach Zukowski (R2 revision)" w:date="2026-05-17T00:00:00Z">
        <w:r>
          <w:t xml:space="preserve"> </w:t>
        </w:r>
      </w:ins>
      <w:ins w:id="7793" w:author="Zach Zukowski (R2 revision)" w:date="2026-05-17T00:00:00Z">
        <w:r>
          <w:t xml:space="preserve">blockchain-based decentralized autonomous organizations: An empirical</w:t>
        </w:r>
      </w:ins>
      <w:ins w:id="7794" w:author="Zach Zukowski (R2 revision)" w:date="2026-05-17T00:00:00Z">
        <w:r>
          <w:t xml:space="preserve"> </w:t>
        </w:r>
      </w:ins>
      <w:ins w:id="7795" w:author="Zach Zukowski (R2 revision)" w:date="2026-05-17T00:00:00Z">
        <w:r>
          <w:t xml:space="preserve">analysis. Policy Design and Practice, 6(4), 465–487.</w:t>
        </w:r>
      </w:ins>
      <w:ins w:id="7796" w:author="Zach Zukowski (R2 revision)" w:date="2026-05-17T00:00:00Z">
        <w:r>
          <w:t xml:space="preserve"> </w:t>
        </w:r>
      </w:ins>
      <w:ins w:id="7797" w:author="Zach Zukowski (R2 revision)" w:date="2026-05-17T00:00:00Z">
        <w:r>
          <w:t xml:space="preserve">https://doi.org/10.1080/25741292.2023.2270220</w:t>
        </w:r>
      </w:ins>
    </w:p>
    <w:p>
      <w:pPr>
        <w:pStyle w:val="BodyText"/>
      </w:pPr>
      <w:ins w:id="7798" w:author="Zach Zukowski (R2 revision)" w:date="2026-05-17T00:00:00Z">
        <w:r>
          <w:t xml:space="preserve">Roughgarden, T. (2020). Transaction fee mechanism design for the</w:t>
        </w:r>
      </w:ins>
      <w:ins w:id="7799" w:author="Zach Zukowski (R2 revision)" w:date="2026-05-17T00:00:00Z">
        <w:r>
          <w:t xml:space="preserve"> </w:t>
        </w:r>
      </w:ins>
      <w:ins w:id="7800" w:author="Zach Zukowski (R2 revision)" w:date="2026-05-17T00:00:00Z">
        <w:r>
          <w:t xml:space="preserve">Ethereum blockchain: An economic analysis of EIP-1559. arXiv:2012.00854.</w:t>
        </w:r>
      </w:ins>
      <w:ins w:id="7801" w:author="Zach Zukowski (R2 revision)" w:date="2026-05-17T00:00:00Z">
        <w:r>
          <w:t xml:space="preserve"> </w:t>
        </w:r>
      </w:ins>
      <w:ins w:id="7802" w:author="Zach Zukowski (R2 revision)" w:date="2026-05-17T00:00:00Z">
        <w:r>
          <w:t xml:space="preserve">https://arxiv.org/abs/2012.00854</w:t>
        </w:r>
      </w:ins>
    </w:p>
    <w:p>
      <w:pPr>
        <w:pStyle w:val="BodyText"/>
      </w:pPr>
      <w:ins w:id="7803" w:author="Zach Zukowski (R2 revision)" w:date="2026-05-17T00:00:00Z">
        <w:r>
          <w:t xml:space="preserve">Roughgarden, T. (2021). Transaction fee mechanism design. ACM SIGecom</w:t>
        </w:r>
      </w:ins>
      <w:ins w:id="7804" w:author="Zach Zukowski (R2 revision)" w:date="2026-05-17T00:00:00Z">
        <w:r>
          <w:t xml:space="preserve"> </w:t>
        </w:r>
      </w:ins>
      <w:ins w:id="7805" w:author="Zach Zukowski (R2 revision)" w:date="2026-05-17T00:00:00Z">
        <w:r>
          <w:t xml:space="preserve">Exchanges, 19(1), 52–55. https://doi.org/10.1145/3476436.3476445</w:t>
        </w:r>
      </w:ins>
    </w:p>
    <w:p>
      <w:pPr>
        <w:pStyle w:val="BodyText"/>
      </w:pPr>
      <w:ins w:id="7806" w:author="Zach Zukowski (R2 revision)" w:date="2026-05-17T00:00:00Z">
        <w:r>
          <w:t xml:space="preserve">Sai, A. R., Buckley, J., &amp; Le Gear, A. (2021). Characterizing wealth</w:t>
        </w:r>
      </w:ins>
      <w:ins w:id="7807" w:author="Zach Zukowski (R2 revision)" w:date="2026-05-17T00:00:00Z">
        <w:r>
          <w:t xml:space="preserve"> </w:t>
        </w:r>
      </w:ins>
      <w:ins w:id="7808" w:author="Zach Zukowski (R2 revision)" w:date="2026-05-17T00:00:00Z">
        <w:r>
          <w:t xml:space="preserve">inequality in cryptocurrencies. Frontiers in Blockchain, 4, 730122.</w:t>
        </w:r>
      </w:ins>
      <w:ins w:id="7809" w:author="Zach Zukowski (R2 revision)" w:date="2026-05-17T00:00:00Z">
        <w:r>
          <w:t xml:space="preserve"> </w:t>
        </w:r>
      </w:ins>
      <w:ins w:id="7810" w:author="Zach Zukowski (R2 revision)" w:date="2026-05-17T00:00:00Z">
        <w:r>
          <w:t xml:space="preserve">https://doi.org/10.3389/fbloc.2021.730122</w:t>
        </w:r>
      </w:ins>
    </w:p>
    <w:p>
      <w:pPr>
        <w:pStyle w:val="BodyText"/>
      </w:pPr>
      <w:ins w:id="7811" w:author="Zach Zukowski (R2 revision)" w:date="2026-05-17T00:00:00Z">
        <w:r>
          <w:t xml:space="preserve">Sawinyh, N. (2025, October 29). Points-based distribution programs in</w:t>
        </w:r>
      </w:ins>
      <w:ins w:id="7812" w:author="Zach Zukowski (R2 revision)" w:date="2026-05-17T00:00:00Z">
        <w:r>
          <w:t xml:space="preserve"> </w:t>
        </w:r>
      </w:ins>
      <w:ins w:id="7813" w:author="Zach Zukowski (R2 revision)" w:date="2026-05-17T00:00:00Z">
        <w:r>
          <w:t xml:space="preserve">Web3: A comprehensive guide. DeFiPrime.</w:t>
        </w:r>
      </w:ins>
      <w:ins w:id="7814" w:author="Zach Zukowski (R2 revision)" w:date="2026-05-17T00:00:00Z">
        <w:r>
          <w:t xml:space="preserve"> </w:t>
        </w:r>
      </w:ins>
      <w:ins w:id="7815" w:author="Zach Zukowski (R2 revision)" w:date="2026-05-17T00:00:00Z">
        <w:r>
          <w:t xml:space="preserve">https://defiprime.com/points-based-token-distribution-programs-web3</w:t>
        </w:r>
      </w:ins>
    </w:p>
    <w:p>
      <w:pPr>
        <w:pStyle w:val="BodyText"/>
      </w:pPr>
      <w:ins w:id="7816" w:author="Zach Zukowski (R2 revision)" w:date="2026-05-17T00:00:00Z">
        <w:r>
          <w:t xml:space="preserve">Schär, F. (2021). Decentralized finance: On blockchain- and smart</w:t>
        </w:r>
      </w:ins>
      <w:ins w:id="7817" w:author="Zach Zukowski (R2 revision)" w:date="2026-05-17T00:00:00Z">
        <w:r>
          <w:t xml:space="preserve"> </w:t>
        </w:r>
      </w:ins>
      <w:ins w:id="7818" w:author="Zach Zukowski (R2 revision)" w:date="2026-05-17T00:00:00Z">
        <w:r>
          <w:t xml:space="preserve">contract-based financial markets. Federal Reserve Bank of St. Louis</w:t>
        </w:r>
      </w:ins>
      <w:ins w:id="7819" w:author="Zach Zukowski (R2 revision)" w:date="2026-05-17T00:00:00Z">
        <w:r>
          <w:t xml:space="preserve"> </w:t>
        </w:r>
      </w:ins>
      <w:ins w:id="7820" w:author="Zach Zukowski (R2 revision)" w:date="2026-05-17T00:00:00Z">
        <w:r>
          <w:t xml:space="preserve">Review, 103(2), 153–174. https://doi.org/10.20955/r.103.153-74</w:t>
        </w:r>
      </w:ins>
    </w:p>
    <w:p>
      <w:pPr>
        <w:pStyle w:val="BodyText"/>
      </w:pPr>
      <w:ins w:id="7821" w:author="Zach Zukowski (R2 revision)" w:date="2026-05-17T00:00:00Z">
        <w:r>
          <w:t xml:space="preserve">Scholte, J. A. (2026). Concluding reflections: Polycentricity and</w:t>
        </w:r>
      </w:ins>
      <w:ins w:id="7822" w:author="Zach Zukowski (R2 revision)" w:date="2026-05-17T00:00:00Z">
        <w:r>
          <w:t xml:space="preserve"> </w:t>
        </w:r>
      </w:ins>
      <w:ins w:id="7823" w:author="Zach Zukowski (R2 revision)" w:date="2026-05-17T00:00:00Z">
        <w:r>
          <w:t xml:space="preserve">legitimacy in digital governance. Information, Communication &amp; Society.</w:t>
        </w:r>
      </w:ins>
      <w:ins w:id="7824" w:author="Zach Zukowski (R2 revision)" w:date="2026-05-17T00:00:00Z">
        <w:r>
          <w:t xml:space="preserve"> </w:t>
        </w:r>
      </w:ins>
      <w:ins w:id="7825" w:author="Zach Zukowski (R2 revision)" w:date="2026-05-17T00:00:00Z">
        <w:r>
          <w:t xml:space="preserve">https://doi.org/10.1080/1369118X.2026.2624711</w:t>
        </w:r>
      </w:ins>
    </w:p>
    <w:p>
      <w:pPr>
        <w:pStyle w:val="BodyText"/>
      </w:pPr>
      <w:ins w:id="7826" w:author="Zach Zukowski (R2 revision)" w:date="2026-05-17T00:00:00Z">
        <w:r>
          <w:t xml:space="preserve">Schneider, N. (2019). Governable spaces: Democratic design for online</w:t>
        </w:r>
      </w:ins>
      <w:ins w:id="7827" w:author="Zach Zukowski (R2 revision)" w:date="2026-05-17T00:00:00Z">
        <w:r>
          <w:t xml:space="preserve"> </w:t>
        </w:r>
      </w:ins>
      <w:ins w:id="7828" w:author="Zach Zukowski (R2 revision)" w:date="2026-05-17T00:00:00Z">
        <w:r>
          <w:t xml:space="preserve">life. University of California Press (forthcoming 2024 publication;</w:t>
        </w:r>
      </w:ins>
      <w:ins w:id="7829" w:author="Zach Zukowski (R2 revision)" w:date="2026-05-17T00:00:00Z">
        <w:r>
          <w:t xml:space="preserve"> </w:t>
        </w:r>
      </w:ins>
      <w:ins w:id="7830" w:author="Zach Zukowski (R2 revision)" w:date="2026-05-17T00:00:00Z">
        <w:r>
          <w:t xml:space="preserve">preprint 2019).</w:t>
        </w:r>
      </w:ins>
    </w:p>
    <w:p>
      <w:pPr>
        <w:pStyle w:val="BodyText"/>
      </w:pPr>
      <w:ins w:id="7831" w:author="Zach Zukowski (R2 revision)" w:date="2026-05-17T00:00:00Z">
        <w:r>
          <w:t xml:space="preserve">Shapley, L. S. (1953). A value for n-person games. In H. W. Kuhn &amp; A. W.</w:t>
        </w:r>
      </w:ins>
      <w:ins w:id="7832" w:author="Zach Zukowski (R2 revision)" w:date="2026-05-17T00:00:00Z">
        <w:r>
          <w:t xml:space="preserve"> </w:t>
        </w:r>
      </w:ins>
      <w:ins w:id="7833" w:author="Zach Zukowski (R2 revision)" w:date="2026-05-17T00:00:00Z">
        <w:r>
          <w:t xml:space="preserve">Tucker (Eds.), Contributions to the theory of games, Volume II (Annals</w:t>
        </w:r>
      </w:ins>
      <w:ins w:id="7834" w:author="Zach Zukowski (R2 revision)" w:date="2026-05-17T00:00:00Z">
        <w:r>
          <w:t xml:space="preserve"> </w:t>
        </w:r>
      </w:ins>
      <w:ins w:id="7835" w:author="Zach Zukowski (R2 revision)" w:date="2026-05-17T00:00:00Z">
        <w:r>
          <w:t xml:space="preserve">of Mathematics Studies 28, pp. 307–317). Princeton University Press.</w:t>
        </w:r>
      </w:ins>
    </w:p>
    <w:p>
      <w:pPr>
        <w:pStyle w:val="BodyText"/>
      </w:pPr>
      <w:ins w:id="7836" w:author="Zach Zukowski (R2 revision)" w:date="2026-05-17T00:00:00Z">
        <w:r>
          <w:t xml:space="preserve">Sen, A. (1999). Development as freedom. Alfred A. Knopf.</w:t>
        </w:r>
      </w:ins>
    </w:p>
    <w:p>
      <w:pPr>
        <w:pStyle w:val="BodyText"/>
      </w:pPr>
      <w:ins w:id="7837" w:author="Zach Zukowski (R2 revision)" w:date="2026-05-17T00:00:00Z">
        <w:r>
          <w:t xml:space="preserve">Shapley, L. S., &amp; Shubik, M. (1954). A method for evaluating the</w:t>
        </w:r>
      </w:ins>
      <w:ins w:id="7838" w:author="Zach Zukowski (R2 revision)" w:date="2026-05-17T00:00:00Z">
        <w:r>
          <w:t xml:space="preserve"> </w:t>
        </w:r>
      </w:ins>
      <w:ins w:id="7839" w:author="Zach Zukowski (R2 revision)" w:date="2026-05-17T00:00:00Z">
        <w:r>
          <w:t xml:space="preserve">distribution of power in a committee system. American Political Science</w:t>
        </w:r>
      </w:ins>
      <w:ins w:id="7840" w:author="Zach Zukowski (R2 revision)" w:date="2026-05-17T00:00:00Z">
        <w:r>
          <w:t xml:space="preserve"> </w:t>
        </w:r>
      </w:ins>
      <w:ins w:id="7841" w:author="Zach Zukowski (R2 revision)" w:date="2026-05-17T00:00:00Z">
        <w:r>
          <w:t xml:space="preserve">Review, 48(3), 787-792. https://doi.org/10.2307/1951053</w:t>
        </w:r>
      </w:ins>
    </w:p>
    <w:p>
      <w:pPr>
        <w:pStyle w:val="BodyText"/>
      </w:pPr>
      <w:ins w:id="7842" w:author="Zach Zukowski (R2 revision)" w:date="2026-05-17T00:00:00Z">
        <w:r>
          <w:t xml:space="preserve">Sharma, T., Potter, Y., Pongmala, K., Wang, H., Miller, A., Song, D., &amp;</w:t>
        </w:r>
      </w:ins>
      <w:ins w:id="7843" w:author="Zach Zukowski (R2 revision)" w:date="2026-05-17T00:00:00Z">
        <w:r>
          <w:t xml:space="preserve"> </w:t>
        </w:r>
      </w:ins>
      <w:ins w:id="7844" w:author="Zach Zukowski (R2 revision)" w:date="2026-05-17T00:00:00Z">
        <w:r>
          <w:t xml:space="preserve">Wang, Y. (2026). Future of algorithmic organization: Large-scale</w:t>
        </w:r>
      </w:ins>
      <w:ins w:id="7845" w:author="Zach Zukowski (R2 revision)" w:date="2026-05-17T00:00:00Z">
        <w:r>
          <w:t xml:space="preserve"> </w:t>
        </w:r>
      </w:ins>
      <w:ins w:id="7846" w:author="Zach Zukowski (R2 revision)" w:date="2026-05-17T00:00:00Z">
        <w:r>
          <w:t xml:space="preserve">analysis of decentralized autonomous organizations (DAOs). ACM</w:t>
        </w:r>
      </w:ins>
      <w:ins w:id="7847" w:author="Zach Zukowski (R2 revision)" w:date="2026-05-17T00:00:00Z">
        <w:r>
          <w:t xml:space="preserve"> </w:t>
        </w:r>
      </w:ins>
      <w:ins w:id="7848" w:author="Zach Zukowski (R2 revision)" w:date="2026-05-17T00:00:00Z">
        <w:r>
          <w:t xml:space="preserve">Transactions on the Web. https://doi.org/10.1145/3796547</w:t>
        </w:r>
      </w:ins>
    </w:p>
    <w:p>
      <w:pPr>
        <w:pStyle w:val="BodyText"/>
      </w:pPr>
      <w:ins w:id="7849" w:author="Zach Zukowski (R2 revision)" w:date="2026-05-17T00:00:00Z">
        <w:r>
          <w:t xml:space="preserve">Skinner, Q. (1998). Liberty before liberalism. Cambridge University</w:t>
        </w:r>
      </w:ins>
      <w:ins w:id="7850" w:author="Zach Zukowski (R2 revision)" w:date="2026-05-17T00:00:00Z">
        <w:r>
          <w:t xml:space="preserve"> </w:t>
        </w:r>
      </w:ins>
      <w:ins w:id="7851" w:author="Zach Zukowski (R2 revision)" w:date="2026-05-17T00:00:00Z">
        <w:r>
          <w:t xml:space="preserve">Press.</w:t>
        </w:r>
      </w:ins>
    </w:p>
    <w:p>
      <w:pPr>
        <w:pStyle w:val="BodyText"/>
      </w:pPr>
      <w:ins w:id="7852" w:author="Zach Zukowski (R2 revision)" w:date="2026-05-17T00:00:00Z">
        <w:r>
          <w:t xml:space="preserve">Theil, H. (1967). Economics and information theory. North-Holland.</w:t>
        </w:r>
      </w:ins>
    </w:p>
    <w:p>
      <w:pPr>
        <w:pStyle w:val="BodyText"/>
      </w:pPr>
      <w:ins w:id="7853" w:author="Zach Zukowski (R2 revision)" w:date="2026-05-17T00:00:00Z">
        <w:r>
          <w:t xml:space="preserve">Tirole, J. (2001). Corporate governance. Econometrica, 69(1), 1-35.</w:t>
        </w:r>
      </w:ins>
      <w:ins w:id="7854" w:author="Zach Zukowski (R2 revision)" w:date="2026-05-17T00:00:00Z">
        <w:r>
          <w:t xml:space="preserve"> </w:t>
        </w:r>
      </w:ins>
      <w:ins w:id="7855" w:author="Zach Zukowski (R2 revision)" w:date="2026-05-17T00:00:00Z">
        <w:r>
          <w:t xml:space="preserve">https://doi.org/10.1111/1468-0262.00177</w:t>
        </w:r>
      </w:ins>
    </w:p>
    <w:p>
      <w:pPr>
        <w:pStyle w:val="BodyText"/>
      </w:pPr>
      <w:ins w:id="7856" w:author="Zach Zukowski (R2 revision)" w:date="2026-05-17T00:00:00Z">
        <w:r>
          <w:t xml:space="preserve">Tchuente, G. (2025). Too big to monitor? Network scale and the breakdown</w:t>
        </w:r>
      </w:ins>
      <w:ins w:id="7857" w:author="Zach Zukowski (R2 revision)" w:date="2026-05-17T00:00:00Z">
        <w:r>
          <w:t xml:space="preserve"> </w:t>
        </w:r>
      </w:ins>
      <w:ins w:id="7858" w:author="Zach Zukowski (R2 revision)" w:date="2026-05-17T00:00:00Z">
        <w:r>
          <w:t xml:space="preserve">of decentralized monitoring. arXiv:2511.23320.</w:t>
        </w:r>
      </w:ins>
      <w:ins w:id="7859" w:author="Zach Zukowski (R2 revision)" w:date="2026-05-17T00:00:00Z">
        <w:r>
          <w:t xml:space="preserve"> </w:t>
        </w:r>
      </w:ins>
      <w:ins w:id="7860" w:author="Zach Zukowski (R2 revision)" w:date="2026-05-17T00:00:00Z">
        <w:r>
          <w:t xml:space="preserve">https://doi.org/10.48550/arXiv.2511.23320</w:t>
        </w:r>
      </w:ins>
    </w:p>
    <w:p>
      <w:pPr>
        <w:pStyle w:val="BodyText"/>
      </w:pPr>
      <w:ins w:id="7861" w:author="Zach Zukowski (R2 revision)" w:date="2026-05-17T00:00:00Z">
        <w:r>
          <w:t xml:space="preserve">Van Vulpen, L., &amp; Jansen, S. (2023). Decentralized autonomous</w:t>
        </w:r>
      </w:ins>
      <w:ins w:id="7862" w:author="Zach Zukowski (R2 revision)" w:date="2026-05-17T00:00:00Z">
        <w:r>
          <w:t xml:space="preserve"> </w:t>
        </w:r>
      </w:ins>
      <w:ins w:id="7863" w:author="Zach Zukowski (R2 revision)" w:date="2026-05-17T00:00:00Z">
        <w:r>
          <w:t xml:space="preserve">organization design for the commons and the common good. Frontiers in</w:t>
        </w:r>
      </w:ins>
      <w:ins w:id="7864" w:author="Zach Zukowski (R2 revision)" w:date="2026-05-17T00:00:00Z">
        <w:r>
          <w:t xml:space="preserve"> </w:t>
        </w:r>
      </w:ins>
      <w:ins w:id="7865" w:author="Zach Zukowski (R2 revision)" w:date="2026-05-17T00:00:00Z">
        <w:r>
          <w:t xml:space="preserve">Blockchain, 6, 1257313. https://doi.org/10.3389/fbloc.2023.1257313</w:t>
        </w:r>
      </w:ins>
    </w:p>
    <w:p>
      <w:pPr>
        <w:pStyle w:val="BodyText"/>
      </w:pPr>
      <w:ins w:id="7866" w:author="Zach Zukowski (R2 revision)" w:date="2026-05-17T00:00:00Z">
        <w:r>
          <w:t xml:space="preserve">Voshmgir, S. (2020). Token economy: How the web3 reinvents the internet</w:t>
        </w:r>
      </w:ins>
      <w:ins w:id="7867" w:author="Zach Zukowski (R2 revision)" w:date="2026-05-17T00:00:00Z">
        <w:r>
          <w:t xml:space="preserve"> </w:t>
        </w:r>
      </w:ins>
      <w:ins w:id="7868" w:author="Zach Zukowski (R2 revision)" w:date="2026-05-17T00:00:00Z">
        <w:r>
          <w:t xml:space="preserve">(2nd ed.). Token Kitchen.</w:t>
        </w:r>
      </w:ins>
    </w:p>
    <w:p>
      <w:pPr>
        <w:pStyle w:val="BodyText"/>
      </w:pPr>
      <w:ins w:id="7869" w:author="Zach Zukowski (R2 revision)" w:date="2026-05-17T00:00:00Z">
        <w:r>
          <w:t xml:space="preserve">Weidener, L., Anwar, A., Richter, T., Pournader, P., &amp; Kartal, A. B.</w:t>
        </w:r>
      </w:ins>
      <w:ins w:id="7870" w:author="Zach Zukowski (R2 revision)" w:date="2026-05-17T00:00:00Z">
        <w:r>
          <w:t xml:space="preserve"> </w:t>
        </w:r>
      </w:ins>
      <w:ins w:id="7871" w:author="Zach Zukowski (R2 revision)" w:date="2026-05-17T00:00:00Z">
        <w:r>
          <w:t xml:space="preserve">(2025). Delegated voting in decentralized autonomous organizations: A</w:t>
        </w:r>
      </w:ins>
      <w:ins w:id="7872" w:author="Zach Zukowski (R2 revision)" w:date="2026-05-17T00:00:00Z">
        <w:r>
          <w:t xml:space="preserve"> </w:t>
        </w:r>
      </w:ins>
      <w:ins w:id="7873" w:author="Zach Zukowski (R2 revision)" w:date="2026-05-17T00:00:00Z">
        <w:r>
          <w:t xml:space="preserve">scoping review. Frontiers in Blockchain, 8, 1533405.</w:t>
        </w:r>
      </w:ins>
      <w:ins w:id="7874" w:author="Zach Zukowski (R2 revision)" w:date="2026-05-17T00:00:00Z">
        <w:r>
          <w:t xml:space="preserve"> </w:t>
        </w:r>
      </w:ins>
      <w:ins w:id="7875" w:author="Zach Zukowski (R2 revision)" w:date="2026-05-17T00:00:00Z">
        <w:r>
          <w:t xml:space="preserve">https://doi.org/10.3389/fbloc.2025.1533405</w:t>
        </w:r>
      </w:ins>
    </w:p>
    <w:p>
      <w:pPr>
        <w:pStyle w:val="BodyText"/>
      </w:pPr>
      <w:ins w:id="7876" w:author="Zach Zukowski (R2 revision)" w:date="2026-05-17T00:00:00Z">
        <w:r>
          <w:t xml:space="preserve">Wasserstein, R. L., &amp; Lazar, N. A. (2016). The ASA statement on</w:t>
        </w:r>
      </w:ins>
      <w:ins w:id="7877" w:author="Zach Zukowski (R2 revision)" w:date="2026-05-17T00:00:00Z">
        <w:r>
          <w:t xml:space="preserve"> </w:t>
        </w:r>
      </w:ins>
      <w:ins w:id="7878" w:author="Zach Zukowski (R2 revision)" w:date="2026-05-17T00:00:00Z">
        <w:r>
          <w:t xml:space="preserve">p-values: Context, process, and purpose. The American Statistician,</w:t>
        </w:r>
      </w:ins>
      <w:ins w:id="7879" w:author="Zach Zukowski (R2 revision)" w:date="2026-05-17T00:00:00Z">
        <w:r>
          <w:t xml:space="preserve"> </w:t>
        </w:r>
      </w:ins>
      <w:ins w:id="7880" w:author="Zach Zukowski (R2 revision)" w:date="2026-05-17T00:00:00Z">
        <w:r>
          <w:t xml:space="preserve">70(2), 129-133. https://doi.org/10.1080/00031305.2016.1154108</w:t>
        </w:r>
      </w:ins>
    </w:p>
    <w:p>
      <w:pPr>
        <w:pStyle w:val="BodyText"/>
      </w:pPr>
      <w:ins w:id="7881" w:author="Zach Zukowski (R2 revision)" w:date="2026-05-17T00:00:00Z">
        <w:r>
          <w:t xml:space="preserve">Werbach, K. (2018). The blockchain and the new architecture of trust.</w:t>
        </w:r>
      </w:ins>
      <w:ins w:id="7882" w:author="Zach Zukowski (R2 revision)" w:date="2026-05-17T00:00:00Z">
        <w:r>
          <w:t xml:space="preserve"> </w:t>
        </w:r>
      </w:ins>
      <w:ins w:id="7883" w:author="Zach Zukowski (R2 revision)" w:date="2026-05-17T00:00:00Z">
        <w:r>
          <w:t xml:space="preserve">MIT Press. https://doi.org/10.7551/mitpress/11449.001.0001</w:t>
        </w:r>
      </w:ins>
    </w:p>
    <w:p>
      <w:pPr>
        <w:pStyle w:val="BodyText"/>
      </w:pPr>
      <w:ins w:id="7884" w:author="Zach Zukowski (R2 revision)" w:date="2026-05-17T00:00:00Z">
        <w:r>
          <w:t xml:space="preserve">Werner, S. M., Perez, D., Gudgeon, L., Klages-Mundt, A., Harz, D., &amp;</w:t>
        </w:r>
      </w:ins>
      <w:ins w:id="7885" w:author="Zach Zukowski (R2 revision)" w:date="2026-05-17T00:00:00Z">
        <w:r>
          <w:t xml:space="preserve"> </w:t>
        </w:r>
      </w:ins>
      <w:ins w:id="7886" w:author="Zach Zukowski (R2 revision)" w:date="2026-05-17T00:00:00Z">
        <w:r>
          <w:t xml:space="preserve">Knottenbelt, W. J. (2022). SoK: Decentralized finance (DeFi). In</w:t>
        </w:r>
      </w:ins>
      <w:ins w:id="7887" w:author="Zach Zukowski (R2 revision)" w:date="2026-05-17T00:00:00Z">
        <w:r>
          <w:t xml:space="preserve"> </w:t>
        </w:r>
      </w:ins>
      <w:ins w:id="7888" w:author="Zach Zukowski (R2 revision)" w:date="2026-05-17T00:00:00Z">
        <w:r>
          <w:t xml:space="preserve">Proceedings of the 4th ACM Conference on Advances in Financial</w:t>
        </w:r>
      </w:ins>
      <w:ins w:id="7889" w:author="Zach Zukowski (R2 revision)" w:date="2026-05-17T00:00:00Z">
        <w:r>
          <w:t xml:space="preserve"> </w:t>
        </w:r>
      </w:ins>
      <w:ins w:id="7890" w:author="Zach Zukowski (R2 revision)" w:date="2026-05-17T00:00:00Z">
        <w:r>
          <w:t xml:space="preserve">Technologies (pp. 30–46). ACM. https://doi.org/10.1145/3558535.3559780</w:t>
        </w:r>
      </w:ins>
    </w:p>
    <w:p>
      <w:pPr>
        <w:pStyle w:val="BodyText"/>
      </w:pPr>
      <w:ins w:id="7891" w:author="Zach Zukowski (R2 revision)" w:date="2026-05-17T00:00:00Z">
        <w:r>
          <w:t xml:space="preserve">Williamson, O. E. (1999). Public and private bureaucracies: A</w:t>
        </w:r>
      </w:ins>
      <w:ins w:id="7892" w:author="Zach Zukowski (R2 revision)" w:date="2026-05-17T00:00:00Z">
        <w:r>
          <w:t xml:space="preserve"> </w:t>
        </w:r>
      </w:ins>
      <w:ins w:id="7893" w:author="Zach Zukowski (R2 revision)" w:date="2026-05-17T00:00:00Z">
        <w:r>
          <w:t xml:space="preserve">transaction cost economics perspective. Journal of Law, Economics, and</w:t>
        </w:r>
      </w:ins>
      <w:ins w:id="7894" w:author="Zach Zukowski (R2 revision)" w:date="2026-05-17T00:00:00Z">
        <w:r>
          <w:t xml:space="preserve"> </w:t>
        </w:r>
      </w:ins>
      <w:ins w:id="7895" w:author="Zach Zukowski (R2 revision)" w:date="2026-05-17T00:00:00Z">
        <w:r>
          <w:t xml:space="preserve">Organization, 15(1), 306–342.</w:t>
        </w:r>
      </w:ins>
    </w:p>
    <w:p>
      <w:pPr>
        <w:pStyle w:val="BodyText"/>
      </w:pPr>
      <w:ins w:id="7896" w:author="Zach Zukowski (R2 revision)" w:date="2026-05-17T00:00:00Z">
        <w:r>
          <w:t xml:space="preserve">Yanaka, H., &amp; Heeks, R. (2023). Analysing the development impact of the</w:t>
        </w:r>
      </w:ins>
      <w:ins w:id="7897" w:author="Zach Zukowski (R2 revision)" w:date="2026-05-17T00:00:00Z">
        <w:r>
          <w:t xml:space="preserve"> </w:t>
        </w:r>
      </w:ins>
      <w:ins w:id="7898" w:author="Zach Zukowski (R2 revision)" w:date="2026-05-17T00:00:00Z">
        <w:r>
          <w:t xml:space="preserve">gig economy using Sen’s capability approach (Digital Development Working</w:t>
        </w:r>
      </w:ins>
      <w:ins w:id="7899" w:author="Zach Zukowski (R2 revision)" w:date="2026-05-17T00:00:00Z">
        <w:r>
          <w:t xml:space="preserve"> </w:t>
        </w:r>
      </w:ins>
      <w:ins w:id="7900" w:author="Zach Zukowski (R2 revision)" w:date="2026-05-17T00:00:00Z">
        <w:r>
          <w:t xml:space="preserve">Paper No. 101). University of Manchester.</w:t>
        </w:r>
      </w:ins>
      <w:ins w:id="7901" w:author="Zach Zukowski (R2 revision)" w:date="2026-05-17T00:00:00Z">
        <w:r>
          <w:t xml:space="preserve"> </w:t>
        </w:r>
      </w:ins>
      <w:ins w:id="7902" w:author="Zach Zukowski (R2 revision)" w:date="2026-05-17T00:00:00Z">
        <w:r>
          <w:t xml:space="preserve">https://hummedia.manchester.ac.uk/institutes/gdi/publications/workingpapers/di/dd_wp101.pdf</w:t>
        </w:r>
      </w:ins>
    </w:p>
    <w:p>
      <w:pPr>
        <w:pStyle w:val="BodyText"/>
      </w:pPr>
      <w:ins w:id="7903" w:author="Zach Zukowski (R2 revision)" w:date="2026-05-17T00:00:00Z">
        <w:r>
          <w:t xml:space="preserve">Zukowski, Z. (2026a). Who burns the tokens? Fiscal sustainability and</w:t>
        </w:r>
      </w:ins>
      <w:ins w:id="7904" w:author="Zach Zukowski (R2 revision)" w:date="2026-05-17T00:00:00Z">
        <w:r>
          <w:t xml:space="preserve"> </w:t>
        </w:r>
      </w:ins>
      <w:ins w:id="7905" w:author="Zach Zukowski (R2 revision)" w:date="2026-05-17T00:00:00Z">
        <w:r>
          <w:t xml:space="preserve">demand concentration in GeoDePIN networks. SSRN Working Paper.</w:t>
        </w:r>
      </w:ins>
      <w:ins w:id="7906" w:author="Zach Zukowski (R2 revision)" w:date="2026-05-17T00:00:00Z">
        <w:r>
          <w:t xml:space="preserve"> </w:t>
        </w:r>
      </w:ins>
      <w:ins w:id="7907" w:author="Zach Zukowski (R2 revision)" w:date="2026-05-17T00:00:00Z">
        <w:r>
          <w:t xml:space="preserve">https://papers.ssrn.com/sol3/papers.cfm?abstract_id=6483619</w:t>
        </w:r>
      </w:ins>
    </w:p>
    <w:p>
      <w:pPr>
        <w:pStyle w:val="BodyText"/>
      </w:pPr>
      <w:ins w:id="7908" w:author="Zach Zukowski (R2 revision)" w:date="2026-05-17T00:00:00Z">
        <w:r>
          <w:t xml:space="preserve">Zukowski, Z. (2026c). Routing the Dollar: Gateway infrastructure,</w:t>
        </w:r>
      </w:ins>
      <w:ins w:id="7909" w:author="Zach Zukowski (R2 revision)" w:date="2026-05-17T00:00:00Z">
        <w:r>
          <w:t xml:space="preserve"> </w:t>
        </w:r>
      </w:ins>
      <w:ins w:id="7910" w:author="Zach Zukowski (R2 revision)" w:date="2026-05-17T00:00:00Z">
        <w:r>
          <w:t xml:space="preserve">monetary policy transmission, and the Dollar’s international functions</w:t>
        </w:r>
      </w:ins>
      <w:ins w:id="7911" w:author="Zach Zukowski (R2 revision)" w:date="2026-05-17T00:00:00Z">
        <w:r>
          <w:t xml:space="preserve"> </w:t>
        </w:r>
      </w:ins>
      <w:ins w:id="7912" w:author="Zach Zukowski (R2 revision)" w:date="2026-05-17T00:00:00Z">
        <w:r>
          <w:t xml:space="preserve">in digital markets. SSRN Working Paper No. 6267698.</w:t>
        </w:r>
      </w:ins>
      <w:ins w:id="7913" w:author="Zach Zukowski (R2 revision)" w:date="2026-05-17T00:00:00Z">
        <w:r>
          <w:t xml:space="preserve"> </w:t>
        </w:r>
      </w:ins>
      <w:ins w:id="7914" w:author="Zach Zukowski (R2 revision)" w:date="2026-05-17T00:00:00Z">
        <w:r>
          <w:t xml:space="preserve">https://papers.ssrn.com/sol3/papers.cfm?abstract_id=6267698</w:t>
        </w:r>
      </w:ins>
    </w:p>
    <w:p>
      <w:pPr>
        <w:pStyle w:val="BodyText"/>
      </w:pPr>
      <w:ins w:id="7915" w:author="Zach Zukowski (R2 revision)" w:date="2026-05-17T00:00:00Z">
        <w:r>
          <w:t xml:space="preserve">Zukowski, Z. (2026d). Seven Dollars: Legal Structure, Operator Risk, and</w:t>
        </w:r>
      </w:ins>
      <w:ins w:id="7916" w:author="Zach Zukowski (R2 revision)" w:date="2026-05-17T00:00:00Z">
        <w:r>
          <w:t xml:space="preserve"> </w:t>
        </w:r>
      </w:ins>
      <w:ins w:id="7917" w:author="Zach Zukowski (R2 revision)" w:date="2026-05-17T00:00:00Z">
        <w:r>
          <w:t xml:space="preserve">Diligence Divergence Across Dollar-Denominated Digital Products. SSRN</w:t>
        </w:r>
      </w:ins>
      <w:ins w:id="7918" w:author="Zach Zukowski (R2 revision)" w:date="2026-05-17T00:00:00Z">
        <w:r>
          <w:t xml:space="preserve"> </w:t>
        </w:r>
      </w:ins>
      <w:ins w:id="7919" w:author="Zach Zukowski (R2 revision)" w:date="2026-05-17T00:00:00Z">
        <w:r>
          <w:t xml:space="preserve">Working Paper [forthcoming].</w:t>
        </w:r>
      </w:ins>
    </w:p>
    <w:p>
      <w:pPr>
        <w:pStyle w:val="BodyText"/>
      </w:pPr>
      <w:ins w:id="7920" w:author="Zach Zukowski (R2 revision)" w:date="2026-05-17T00:00:00Z">
        <w:r>
          <w:t xml:space="preserve">Zukowski, Z. (2026b). Adaptive Tokenomics: A Systems Engineering</w:t>
        </w:r>
      </w:ins>
      <w:ins w:id="7921" w:author="Zach Zukowski (R2 revision)" w:date="2026-05-17T00:00:00Z">
        <w:r>
          <w:t xml:space="preserve"> </w:t>
        </w:r>
      </w:ins>
      <w:ins w:id="7922" w:author="Zach Zukowski (R2 revision)" w:date="2026-05-17T00:00:00Z">
        <w:r>
          <w:t xml:space="preserve">Approach to Programmable Incentive Design. SSRN Working Paper</w:t>
        </w:r>
      </w:ins>
      <w:ins w:id="7923" w:author="Zach Zukowski (R2 revision)" w:date="2026-05-17T00:00:00Z">
        <w:r>
          <w:t xml:space="preserve"> </w:t>
        </w:r>
      </w:ins>
      <w:ins w:id="7924" w:author="Zach Zukowski (R2 revision)" w:date="2026-05-17T00:00:00Z">
        <w:r>
          <w:t xml:space="preserve">No. 6364158. https://papers.ssrn.com/sol3/papers.cfm?abstract_id=6364158</w:t>
        </w:r>
      </w:ins>
    </w:p>
    <w:bookmarkEnd w:id="123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ambria" w:hAnsi="Cambria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5" Target="numbering.xml" /><Relationship Type="http://schemas.openxmlformats.org/officeDocument/2006/relationships/styles" Id="rId24" Target="styles.xml" /><Relationship Type="http://schemas.openxmlformats.org/officeDocument/2006/relationships/settings" Id="rId23" Target="settings.xml" /><Relationship Type="http://schemas.openxmlformats.org/officeDocument/2006/relationships/webSettings" Id="rId22" Target="webSettings.xml" /><Relationship Type="http://schemas.openxmlformats.org/officeDocument/2006/relationships/fontTable" Id="rId21" Target="fontTable.xml" /><Relationship Type="http://schemas.openxmlformats.org/officeDocument/2006/relationships/theme" Id="rId20" Target="theme/theme1.xml" /><Relationship Type="http://schemas.openxmlformats.org/officeDocument/2006/relationships/footnotes" Id="rId19" Target="footnotes.xml" /><Relationship Type="http://schemas.openxmlformats.org/officeDocument/2006/relationships/comments" Id="rId18" Target="comments.xml" /><Relationship Id="rId9" Target="media/image1.png" Type="http://schemas.openxmlformats.org/officeDocument/2006/relationships/image" /><Relationship Id="rId10" Target="media/image2.png" Type="http://schemas.openxmlformats.org/officeDocument/2006/relationships/image" /><Relationship Id="rId11" Target="media/image3.png" Type="http://schemas.openxmlformats.org/officeDocument/2006/relationships/image" /><Relationship Id="rId12" Target="media/exhibit_initial_allocation.png" Type="http://schemas.openxmlformats.org/officeDocument/2006/relationships/image" /><Relationship Id="rId13" Target="media/exhibit_delegation_adjusted.png" Type="http://schemas.openxmlformats.org/officeDocument/2006/relationships/image" /><Relationship Id="rId14" Target="media/exhibit_concentration_participation.png" Type="http://schemas.openxmlformats.org/officeDocument/2006/relationships/image" /><Relationship Id="rId15" Target="media/exhibit_concentration_participation.png" Type="http://schemas.openxmlformats.org/officeDocument/2006/relationships/image" /><Relationship Id="rId16" Target="media/exhibit_sector_comparison.png" Type="http://schemas.openxmlformats.org/officeDocument/2006/relationships/image" /><Relationship Id="rId17" Target="media/exhibit_subsidy_vs_hhi.png" Type="http://schemas.openxmlformats.org/officeDocument/2006/relationships/image" /><Relationship Type="http://schemas.openxmlformats.org/officeDocument/2006/relationships/image" Id="rId104" Target="media/rId104.png" /><Relationship Type="http://schemas.openxmlformats.org/officeDocument/2006/relationships/image" Id="rId92" Target="media/rId92.png" /><Relationship Type="http://schemas.openxmlformats.org/officeDocument/2006/relationships/image" Id="rId88" Target="media/rId88.png" /><Relationship Type="http://schemas.openxmlformats.org/officeDocument/2006/relationships/image" Id="rId84" Target="media/rId84.png" /><Relationship Type="http://schemas.openxmlformats.org/officeDocument/2006/relationships/image" Id="rId101" Target="media/rId101.png" /><Relationship Type="http://schemas.openxmlformats.org/officeDocument/2006/relationships/image" Id="rId64" Target="media/rId64.png" /><Relationship Type="http://schemas.openxmlformats.org/officeDocument/2006/relationships/image" Id="rId57" Target="media/rId57.png" /><Relationship Type="http://schemas.openxmlformats.org/officeDocument/2006/relationships/image" Id="rId51" Target="media/rId51.png" /><Relationship Type="http://schemas.openxmlformats.org/officeDocument/2006/relationships/hyperlink" Id="rId69" Target="https://github.com/Research-Publications-and-Data/Tokenomics-As-Institutional_Design/blob/main/b2/paper/supplements/S1_metric_definitions.md" TargetMode="External" /><Relationship Type="http://schemas.openxmlformats.org/officeDocument/2006/relationships/hyperlink" Id="rId71" Target="https://github.com/Research-Publications-and-Data/Tokenomics-As-Institutional_Design/blob/main/b2/paper/supplements/S2_scoring_rubric.md" TargetMode="External" /><Relationship Type="http://schemas.openxmlformats.org/officeDocument/2006/relationships/hyperlink" Id="rId72" Target="https://github.com/Research-Publications-and-Data/Tokenomics-As-Institutional_Design/blob/main/b2/paper/supplements/S3_scoring_tables.md" TargetMode="External" /><Relationship Type="http://schemas.openxmlformats.org/officeDocument/2006/relationships/hyperlink" Id="rId120" Target="https://github.com/Research-Publications-and-Data/Tokenomics-As-Institutional_Design/blob/main/b2/paper/supplements/S4_events_table.md" TargetMode="External" /><Relationship Type="http://schemas.openxmlformats.org/officeDocument/2006/relationships/hyperlink" Id="rId75" Target="https://github.com/Research-Publications-and-Data/Tokenomics-As-Institutional_Design/blob/main/b2/paper/supplements/S5_pipeline_specification.md" TargetMode="External" /><Relationship Type="http://schemas.openxmlformats.org/officeDocument/2006/relationships/hyperlink" Id="rId63" Target="https://github.com/Research-Publications-and-Data/Tokenomics-As-Institutional_Design/blob/main/b2/paper/supplements/S6_revenue_standardization.md" TargetMode="External" /><Relationship Type="http://schemas.openxmlformats.org/officeDocument/2006/relationships/hyperlink" Id="rId100" Target="https://github.com/Research-Publications-and-Data/Tokenomics-As-Institutional_Design/blob/main/b2/paper/supplements/S8_tt_expansion.md" TargetMode="External" /><Relationship Type="http://schemas.openxmlformats.org/officeDocument/2006/relationships/hyperlink" Id="rId117" Target="https://github.com/Research-Publications-and-Data/Tokenomics-As-Institutional_Design/tree/main/b2/paper/supplements/S7_hhi_pan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github.com/Research-Publications-and-Data/Tokenomics-As-Institutional_Design/blob/main/b2/paper/supplements/S1_metric_definitions.md" TargetMode="External" /><Relationship Type="http://schemas.openxmlformats.org/officeDocument/2006/relationships/hyperlink" Id="rId71" Target="https://github.com/Research-Publications-and-Data/Tokenomics-As-Institutional_Design/blob/main/b2/paper/supplements/S2_scoring_rubric.md" TargetMode="External" /><Relationship Type="http://schemas.openxmlformats.org/officeDocument/2006/relationships/hyperlink" Id="rId72" Target="https://github.com/Research-Publications-and-Data/Tokenomics-As-Institutional_Design/blob/main/b2/paper/supplements/S3_scoring_tables.md" TargetMode="External" /><Relationship Type="http://schemas.openxmlformats.org/officeDocument/2006/relationships/hyperlink" Id="rId120" Target="https://github.com/Research-Publications-and-Data/Tokenomics-As-Institutional_Design/blob/main/b2/paper/supplements/S4_events_table.md" TargetMode="External" /><Relationship Type="http://schemas.openxmlformats.org/officeDocument/2006/relationships/hyperlink" Id="rId75" Target="https://github.com/Research-Publications-and-Data/Tokenomics-As-Institutional_Design/blob/main/b2/paper/supplements/S5_pipeline_specification.md" TargetMode="External" /><Relationship Type="http://schemas.openxmlformats.org/officeDocument/2006/relationships/hyperlink" Id="rId63" Target="https://github.com/Research-Publications-and-Data/Tokenomics-As-Institutional_Design/blob/main/b2/paper/supplements/S6_revenue_standardization.md" TargetMode="External" /><Relationship Type="http://schemas.openxmlformats.org/officeDocument/2006/relationships/hyperlink" Id="rId100" Target="https://github.com/Research-Publications-and-Data/Tokenomics-As-Institutional_Design/blob/main/b2/paper/supplements/S8_tt_expansion.md" TargetMode="External" /><Relationship Type="http://schemas.openxmlformats.org/officeDocument/2006/relationships/hyperlink" Id="rId117" Target="https://github.com/Research-Publications-and-Data/Tokenomics-As-Institutional_Design/tree/main/b2/paper/supplements/S7_hhi_pan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2026-05-17T22:59:22Z</dcterms:created>
  <dcterms:modified xsi:type="dcterms:W3CDTF">2026-05-17T22:59:22Z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